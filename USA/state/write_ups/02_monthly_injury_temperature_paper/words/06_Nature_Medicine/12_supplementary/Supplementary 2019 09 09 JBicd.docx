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51F0B" w14:textId="6660C134" w:rsidR="00DF04F9" w:rsidRPr="00490A1D" w:rsidRDefault="00DF04F9" w:rsidP="00490A1D">
      <w:pPr>
        <w:spacing w:line="480" w:lineRule="auto"/>
        <w:rPr>
          <w:szCs w:val="24"/>
          <w:lang w:val="en-GB"/>
        </w:rPr>
      </w:pPr>
      <w:bookmarkStart w:id="0" w:name="_GoBack"/>
      <w:bookmarkEnd w:id="0"/>
      <w:r w:rsidRPr="004C3A2F">
        <w:rPr>
          <w:b/>
          <w:color w:val="000000" w:themeColor="text1"/>
          <w:lang w:val="en-GB"/>
        </w:rPr>
        <w:t>Anomalously warm temperatures are associated with increased injury deaths</w:t>
      </w:r>
      <w:r w:rsidR="00490A1D">
        <w:rPr>
          <w:b/>
          <w:color w:val="000000" w:themeColor="text1"/>
          <w:lang w:val="en-GB"/>
        </w:rPr>
        <w:t>: supplem</w:t>
      </w:r>
      <w:r w:rsidR="005A5826">
        <w:rPr>
          <w:b/>
          <w:color w:val="000000" w:themeColor="text1"/>
          <w:lang w:val="en-GB"/>
        </w:rPr>
        <w:t>entary information</w:t>
      </w:r>
    </w:p>
    <w:p w14:paraId="5D35915F" w14:textId="77777777" w:rsidR="00490A1D" w:rsidRPr="00866E93" w:rsidRDefault="00490A1D" w:rsidP="00490A1D">
      <w:pPr>
        <w:spacing w:line="480" w:lineRule="auto"/>
        <w:jc w:val="both"/>
        <w:outlineLvl w:val="0"/>
        <w:rPr>
          <w:color w:val="000000" w:themeColor="text1"/>
          <w:lang w:val="it-IT"/>
        </w:rPr>
      </w:pPr>
      <w:r w:rsidRPr="00866E93">
        <w:rPr>
          <w:color w:val="000000" w:themeColor="text1"/>
          <w:lang w:val="it-IT"/>
        </w:rPr>
        <w:t>Robbie M Parks</w:t>
      </w:r>
      <w:r w:rsidRPr="00866E93">
        <w:rPr>
          <w:color w:val="000000" w:themeColor="text1"/>
          <w:vertAlign w:val="superscript"/>
          <w:lang w:val="it-IT"/>
        </w:rPr>
        <w:t>1,2</w:t>
      </w:r>
      <w:r w:rsidRPr="00866E93">
        <w:rPr>
          <w:color w:val="000000" w:themeColor="text1"/>
          <w:lang w:val="it-IT"/>
        </w:rPr>
        <w:t>, James E Bennett</w:t>
      </w:r>
      <w:r w:rsidRPr="00866E93">
        <w:rPr>
          <w:color w:val="000000" w:themeColor="text1"/>
          <w:vertAlign w:val="superscript"/>
          <w:lang w:val="it-IT"/>
        </w:rPr>
        <w:t>1,2</w:t>
      </w:r>
      <w:r w:rsidRPr="00866E93">
        <w:rPr>
          <w:color w:val="000000" w:themeColor="text1"/>
          <w:lang w:val="it-IT"/>
        </w:rPr>
        <w:t>, Helen Tamura-Wicks</w:t>
      </w:r>
      <w:r w:rsidRPr="00866E93">
        <w:rPr>
          <w:color w:val="000000" w:themeColor="text1"/>
          <w:vertAlign w:val="superscript"/>
          <w:lang w:val="it-IT"/>
        </w:rPr>
        <w:t>1,2</w:t>
      </w:r>
      <w:r w:rsidRPr="00866E93">
        <w:rPr>
          <w:color w:val="000000" w:themeColor="text1"/>
          <w:lang w:val="it-IT"/>
        </w:rPr>
        <w:t>, Vasilis Kontis</w:t>
      </w:r>
      <w:r w:rsidRPr="00866E93">
        <w:rPr>
          <w:color w:val="000000" w:themeColor="text1"/>
          <w:vertAlign w:val="superscript"/>
          <w:lang w:val="it-IT"/>
        </w:rPr>
        <w:t>1,2</w:t>
      </w:r>
      <w:r w:rsidRPr="00866E93">
        <w:rPr>
          <w:color w:val="000000" w:themeColor="text1"/>
          <w:lang w:val="it-IT"/>
        </w:rPr>
        <w:t>, Ralf Toumi</w:t>
      </w:r>
      <w:r w:rsidRPr="00866E93">
        <w:rPr>
          <w:color w:val="000000" w:themeColor="text1"/>
          <w:vertAlign w:val="superscript"/>
          <w:lang w:val="it-IT"/>
        </w:rPr>
        <w:t>3</w:t>
      </w:r>
      <w:r w:rsidRPr="00866E93">
        <w:rPr>
          <w:color w:val="000000" w:themeColor="text1"/>
          <w:lang w:val="it-IT"/>
        </w:rPr>
        <w:t>, Goodarz Danaei</w:t>
      </w:r>
      <w:r w:rsidRPr="00866E93">
        <w:rPr>
          <w:color w:val="000000" w:themeColor="text1"/>
          <w:vertAlign w:val="superscript"/>
          <w:lang w:val="it-IT"/>
        </w:rPr>
        <w:t>4</w:t>
      </w:r>
      <w:r>
        <w:rPr>
          <w:color w:val="000000" w:themeColor="text1"/>
          <w:lang w:val="it-IT"/>
        </w:rPr>
        <w:t>,</w:t>
      </w:r>
      <w:r w:rsidRPr="00D54740">
        <w:rPr>
          <w:color w:val="000000" w:themeColor="text1"/>
          <w:lang w:val="it-IT"/>
        </w:rPr>
        <w:t xml:space="preserve"> </w:t>
      </w:r>
      <w:r w:rsidRPr="00866E93">
        <w:rPr>
          <w:color w:val="000000" w:themeColor="text1"/>
          <w:lang w:val="it-IT"/>
        </w:rPr>
        <w:t>Majid Ezzati</w:t>
      </w:r>
      <w:r w:rsidRPr="00866E93">
        <w:rPr>
          <w:color w:val="000000" w:themeColor="text1"/>
          <w:vertAlign w:val="superscript"/>
          <w:lang w:val="it-IT"/>
        </w:rPr>
        <w:t>1,2,5*</w:t>
      </w:r>
    </w:p>
    <w:p w14:paraId="6B16BF14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  <w:vertAlign w:val="superscript"/>
        </w:rPr>
        <w:t>1</w:t>
      </w:r>
      <w:r w:rsidRPr="00866E93">
        <w:rPr>
          <w:color w:val="000000" w:themeColor="text1"/>
        </w:rPr>
        <w:t>MRC-PHE Centre for Environment and Health, Imperial College London, London, United Kingdom</w:t>
      </w:r>
    </w:p>
    <w:p w14:paraId="62AD63BD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  <w:vertAlign w:val="superscript"/>
        </w:rPr>
        <w:t>2</w:t>
      </w:r>
      <w:r w:rsidRPr="00866E93">
        <w:rPr>
          <w:color w:val="000000" w:themeColor="text1"/>
        </w:rPr>
        <w:t>Department of Epidemiology and Biostatistics, School of Public Health, Imperial College London, London, United Kingdom</w:t>
      </w:r>
    </w:p>
    <w:p w14:paraId="30D84511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  <w:vertAlign w:val="superscript"/>
        </w:rPr>
        <w:t>3</w:t>
      </w:r>
      <w:r w:rsidRPr="00866E93">
        <w:rPr>
          <w:color w:val="000000" w:themeColor="text1"/>
        </w:rPr>
        <w:t>Space and Atmospheric Physics, Imperial College London, London, United Kingdom</w:t>
      </w:r>
    </w:p>
    <w:p w14:paraId="73DE7D3B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  <w:vertAlign w:val="superscript"/>
          <w:lang w:val="it-IT"/>
        </w:rPr>
        <w:t>4</w:t>
      </w:r>
      <w:r w:rsidRPr="00866E93">
        <w:rPr>
          <w:color w:val="000000" w:themeColor="text1"/>
        </w:rPr>
        <w:t>Harvard T.H. Chan School of Public Health, Boston, Massachusetts, USA.</w:t>
      </w:r>
    </w:p>
    <w:p w14:paraId="39773B64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  <w:vertAlign w:val="superscript"/>
        </w:rPr>
        <w:t>5</w:t>
      </w:r>
      <w:r w:rsidRPr="00866E93">
        <w:rPr>
          <w:color w:val="000000" w:themeColor="text1"/>
        </w:rPr>
        <w:t>WHO Collaborating Centre on NCD Surveillance and Epidemiology, Imperial College London, London, United Kingdom</w:t>
      </w:r>
    </w:p>
    <w:p w14:paraId="2E2E4804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</w:p>
    <w:p w14:paraId="408D8F61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Robbie M Parks: robbie.parks@imperial.ac.uk</w:t>
      </w:r>
    </w:p>
    <w:p w14:paraId="11C2527C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James E Bennett: j.e.bennett@imperial.ac.uk</w:t>
      </w:r>
    </w:p>
    <w:p w14:paraId="66E31525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Helen Tamura-Wicks: helen.tamura-wicks07@imperial.ac.uk</w:t>
      </w:r>
    </w:p>
    <w:p w14:paraId="30AF0BD4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Vasilis Kontis: v.kontis@imperial.ac.uk</w:t>
      </w:r>
    </w:p>
    <w:p w14:paraId="46658042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Ralf Toumi: r.toumi@imperial.ac.uk</w:t>
      </w:r>
    </w:p>
    <w:p w14:paraId="3EF63F51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proofErr w:type="spellStart"/>
      <w:r w:rsidRPr="00866E93">
        <w:rPr>
          <w:color w:val="000000" w:themeColor="text1"/>
        </w:rPr>
        <w:t>Goodarz</w:t>
      </w:r>
      <w:proofErr w:type="spellEnd"/>
      <w:r w:rsidRPr="00866E93">
        <w:rPr>
          <w:color w:val="000000" w:themeColor="text1"/>
        </w:rPr>
        <w:t xml:space="preserve"> </w:t>
      </w:r>
      <w:proofErr w:type="spellStart"/>
      <w:r w:rsidRPr="00866E93">
        <w:rPr>
          <w:color w:val="000000" w:themeColor="text1"/>
        </w:rPr>
        <w:t>Danaei</w:t>
      </w:r>
      <w:proofErr w:type="spellEnd"/>
      <w:r w:rsidRPr="00866E93">
        <w:rPr>
          <w:color w:val="000000" w:themeColor="text1"/>
        </w:rPr>
        <w:t>: gdanaei@hsph.harvard.edu</w:t>
      </w:r>
    </w:p>
    <w:p w14:paraId="07E7CA04" w14:textId="77777777" w:rsidR="00490A1D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Majid Ezzati: majid.ezzati@imperial.ac.uk</w:t>
      </w:r>
    </w:p>
    <w:p w14:paraId="623DA8C8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</w:p>
    <w:p w14:paraId="7280FCBC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*corresponding author:</w:t>
      </w:r>
    </w:p>
    <w:p w14:paraId="596CB0B5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Majid Ezzati</w:t>
      </w:r>
    </w:p>
    <w:p w14:paraId="39C3E5B3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Imperial College London</w:t>
      </w:r>
      <w:r>
        <w:rPr>
          <w:color w:val="000000" w:themeColor="text1"/>
        </w:rPr>
        <w:t xml:space="preserve">, </w:t>
      </w:r>
      <w:r w:rsidRPr="00866E93">
        <w:rPr>
          <w:color w:val="000000" w:themeColor="text1"/>
        </w:rPr>
        <w:t>Norfolk Place</w:t>
      </w:r>
      <w:r>
        <w:rPr>
          <w:color w:val="000000" w:themeColor="text1"/>
        </w:rPr>
        <w:t xml:space="preserve">, </w:t>
      </w:r>
      <w:r w:rsidRPr="00866E93">
        <w:rPr>
          <w:color w:val="000000" w:themeColor="text1"/>
        </w:rPr>
        <w:t>London W2 1PG, UK</w:t>
      </w:r>
    </w:p>
    <w:p w14:paraId="36AECE60" w14:textId="28E0CC25" w:rsidR="007C2862" w:rsidRPr="00795C72" w:rsidRDefault="00490A1D" w:rsidP="005A5826">
      <w:pPr>
        <w:spacing w:line="480" w:lineRule="auto"/>
        <w:jc w:val="both"/>
        <w:rPr>
          <w:szCs w:val="24"/>
          <w:lang w:val="en-GB"/>
        </w:rPr>
      </w:pPr>
      <w:r w:rsidRPr="00866E93">
        <w:rPr>
          <w:color w:val="000000" w:themeColor="text1"/>
        </w:rPr>
        <w:t>Tel: +44 (0)20 7594 0767</w:t>
      </w:r>
      <w:r w:rsidR="007C2862" w:rsidRPr="00795C72">
        <w:rPr>
          <w:lang w:val="en-GB"/>
        </w:rPr>
        <w:br w:type="page"/>
      </w:r>
    </w:p>
    <w:p w14:paraId="43D4EC61" w14:textId="77777777" w:rsidR="00601D49" w:rsidRDefault="009F4DA1" w:rsidP="00601D49">
      <w:pPr>
        <w:pStyle w:val="Heading1"/>
        <w:spacing w:line="480" w:lineRule="auto"/>
        <w:rPr>
          <w:lang w:val="en-GB"/>
        </w:rPr>
      </w:pPr>
      <w:r>
        <w:rPr>
          <w:lang w:val="en-GB"/>
        </w:rPr>
        <w:lastRenderedPageBreak/>
        <w:t xml:space="preserve">Supplementary </w:t>
      </w:r>
      <w:r w:rsidR="00732676" w:rsidRPr="00795C72">
        <w:rPr>
          <w:lang w:val="en-GB"/>
        </w:rPr>
        <w:t>Figure 1</w:t>
      </w:r>
      <w:r w:rsidR="00C762A3" w:rsidRPr="00795C72">
        <w:rPr>
          <w:lang w:val="en-GB"/>
        </w:rPr>
        <w:t xml:space="preserve">. </w:t>
      </w:r>
      <w:r w:rsidR="00732676" w:rsidRPr="00795C72">
        <w:rPr>
          <w:b w:val="0"/>
          <w:color w:val="000000" w:themeColor="text1"/>
          <w:lang w:val="en-GB"/>
        </w:rPr>
        <w:t>Percent change in death rates in year in which each month was +</w:t>
      </w:r>
      <w:r w:rsidR="00732676" w:rsidRPr="00795C72">
        <w:rPr>
          <w:b w:val="0"/>
          <w:color w:val="222222"/>
          <w:shd w:val="clear" w:color="auto" w:fill="FFFFFF"/>
          <w:lang w:val="en-GB"/>
        </w:rPr>
        <w:t>1</w:t>
      </w:r>
      <w:r w:rsidR="00732676" w:rsidRPr="00795C72">
        <w:rPr>
          <w:b w:val="0"/>
          <w:color w:val="000000" w:themeColor="text1"/>
          <w:lang w:val="en-GB"/>
        </w:rPr>
        <w:t>°C compared with 1980-2009 norm temperatures by type of injury, sex and age group.</w:t>
      </w:r>
      <w:r w:rsidR="00601D49">
        <w:rPr>
          <w:lang w:val="en-GB"/>
        </w:rPr>
        <w:t xml:space="preserve"> </w:t>
      </w:r>
    </w:p>
    <w:p w14:paraId="0C5A9CBC" w14:textId="77777777" w:rsidR="00601D49" w:rsidRDefault="00601D49">
      <w:pPr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227D63CC" w14:textId="5A7D19FB" w:rsidR="00601D49" w:rsidRDefault="0015062B" w:rsidP="00601D49">
      <w:pPr>
        <w:pStyle w:val="Heading1"/>
        <w:spacing w:line="480" w:lineRule="auto"/>
        <w:rPr>
          <w:color w:val="000000" w:themeColor="text1"/>
          <w:lang w:val="en-GB"/>
        </w:rPr>
      </w:pPr>
      <w:r>
        <w:rPr>
          <w:lang w:val="en-GB"/>
        </w:rPr>
        <w:lastRenderedPageBreak/>
        <w:t xml:space="preserve">Supplementary </w:t>
      </w:r>
      <w:r w:rsidRPr="00795C72">
        <w:rPr>
          <w:lang w:val="en-GB"/>
        </w:rPr>
        <w:t xml:space="preserve">Figure </w:t>
      </w:r>
      <w:r>
        <w:rPr>
          <w:lang w:val="en-GB"/>
        </w:rPr>
        <w:t>2</w:t>
      </w:r>
      <w:r w:rsidR="00C762A3" w:rsidRPr="00795C72">
        <w:rPr>
          <w:lang w:val="en-GB"/>
        </w:rPr>
        <w:t xml:space="preserve">. </w:t>
      </w:r>
      <w:r w:rsidR="00732676" w:rsidRPr="00795C72">
        <w:rPr>
          <w:b w:val="0"/>
          <w:color w:val="000000" w:themeColor="text1"/>
          <w:lang w:val="en-GB"/>
        </w:rPr>
        <w:t>Percent change in death rates in year in which each month was +</w:t>
      </w:r>
      <w:r w:rsidR="00732676" w:rsidRPr="00795C72">
        <w:rPr>
          <w:b w:val="0"/>
          <w:color w:val="222222"/>
          <w:shd w:val="clear" w:color="auto" w:fill="FFFFFF"/>
          <w:lang w:val="en-GB"/>
        </w:rPr>
        <w:t>1</w:t>
      </w:r>
      <w:r w:rsidR="00732676" w:rsidRPr="00795C72">
        <w:rPr>
          <w:b w:val="0"/>
          <w:color w:val="000000" w:themeColor="text1"/>
          <w:lang w:val="en-GB"/>
        </w:rPr>
        <w:t>°C compared with 1980-2009 norm temperatures by type of injury, sex and month</w:t>
      </w:r>
      <w:r w:rsidR="00601D49">
        <w:rPr>
          <w:color w:val="000000" w:themeColor="text1"/>
          <w:lang w:val="en-GB"/>
        </w:rPr>
        <w:br w:type="page"/>
      </w:r>
    </w:p>
    <w:p w14:paraId="397F8585" w14:textId="04BEB5F9" w:rsidR="00F7368F" w:rsidRDefault="0015062B" w:rsidP="00601D49">
      <w:pPr>
        <w:pStyle w:val="Heading1"/>
        <w:spacing w:line="480" w:lineRule="auto"/>
        <w:rPr>
          <w:ins w:id="1" w:author="Bennett, James E" w:date="2019-09-09T11:46:00Z"/>
          <w:b w:val="0"/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1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Injury groups used in the analysis with ICD-9 and ICD-10 codes.</w:t>
      </w:r>
    </w:p>
    <w:p w14:paraId="2357C2E9" w14:textId="3CDA5D87" w:rsidR="00D72B54" w:rsidRDefault="00D72B54" w:rsidP="00D72B54">
      <w:pPr>
        <w:rPr>
          <w:ins w:id="2" w:author="Bennett, James E" w:date="2019-09-09T11:46:00Z"/>
          <w:lang w:val="en-GB"/>
        </w:rPr>
      </w:pPr>
    </w:p>
    <w:p w14:paraId="2042D890" w14:textId="66F7919F" w:rsidR="00D72B54" w:rsidRDefault="00D72B54" w:rsidP="00D72B54">
      <w:pPr>
        <w:rPr>
          <w:ins w:id="3" w:author="Bennett, James E" w:date="2019-09-09T11:46:00Z"/>
          <w:lang w:val="en-GB"/>
        </w:rPr>
      </w:pPr>
    </w:p>
    <w:p w14:paraId="429A6671" w14:textId="448E6CE7" w:rsidR="00D72B54" w:rsidRDefault="00D72B54" w:rsidP="00D72B54">
      <w:pPr>
        <w:rPr>
          <w:ins w:id="4" w:author="Bennett, James E" w:date="2019-09-09T11:46:00Z"/>
          <w:lang w:val="en-GB"/>
        </w:rPr>
      </w:pPr>
    </w:p>
    <w:p w14:paraId="26F4A6B9" w14:textId="77777777" w:rsidR="00D72B54" w:rsidRPr="00D72B54" w:rsidRDefault="00D72B54" w:rsidP="00353FE7">
      <w:pPr>
        <w:rPr>
          <w:ins w:id="5" w:author="Bennett, James E" w:date="2019-09-09T11:37:00Z"/>
          <w:lang w:val="en-GB"/>
        </w:rPr>
      </w:pPr>
    </w:p>
    <w:p w14:paraId="116423FF" w14:textId="6B4F609D" w:rsidR="00B9340D" w:rsidRDefault="00ED414F" w:rsidP="00B9340D">
      <w:pPr>
        <w:rPr>
          <w:ins w:id="6" w:author="Bennett, James E" w:date="2019-09-09T11:53:00Z"/>
          <w:lang w:val="en-GB"/>
        </w:rPr>
      </w:pPr>
      <w:ins w:id="7" w:author="Bennett, James E" w:date="2019-09-09T11:44:00Z">
        <w:r>
          <w:rPr>
            <w:lang w:val="en-GB"/>
          </w:rPr>
          <w:t xml:space="preserve">We included deaths </w:t>
        </w:r>
      </w:ins>
      <w:ins w:id="8" w:author="Bennett, James E" w:date="2019-09-09T11:47:00Z">
        <w:r w:rsidR="00D72B54">
          <w:rPr>
            <w:lang w:val="en-GB"/>
          </w:rPr>
          <w:t>in which</w:t>
        </w:r>
      </w:ins>
      <w:ins w:id="9" w:author="Bennett, James E" w:date="2019-09-09T11:44:00Z">
        <w:r>
          <w:rPr>
            <w:lang w:val="en-GB"/>
          </w:rPr>
          <w:t xml:space="preserve"> behavioural or environmental </w:t>
        </w:r>
      </w:ins>
      <w:ins w:id="10" w:author="Bennett, James E" w:date="2019-09-09T11:45:00Z">
        <w:r w:rsidR="00D72B54">
          <w:rPr>
            <w:lang w:val="en-GB"/>
          </w:rPr>
          <w:t xml:space="preserve">changes resulting from </w:t>
        </w:r>
      </w:ins>
      <w:ins w:id="11" w:author="Bennett, James E" w:date="2019-09-09T11:46:00Z">
        <w:r w:rsidR="00D72B54">
          <w:rPr>
            <w:lang w:val="en-GB"/>
          </w:rPr>
          <w:t xml:space="preserve">ambient </w:t>
        </w:r>
      </w:ins>
      <w:ins w:id="12" w:author="Bennett, James E" w:date="2019-09-09T11:45:00Z">
        <w:r w:rsidR="00D72B54">
          <w:rPr>
            <w:lang w:val="en-GB"/>
          </w:rPr>
          <w:t>temperature</w:t>
        </w:r>
      </w:ins>
      <w:ins w:id="13" w:author="Bennett, James E" w:date="2019-09-09T11:47:00Z">
        <w:r w:rsidR="00D72B54">
          <w:rPr>
            <w:lang w:val="en-GB"/>
          </w:rPr>
          <w:t xml:space="preserve"> may have played a part</w:t>
        </w:r>
      </w:ins>
      <w:ins w:id="14" w:author="Bennett, James E" w:date="2019-09-09T11:45:00Z">
        <w:r w:rsidR="00D72B54">
          <w:rPr>
            <w:lang w:val="en-GB"/>
          </w:rPr>
          <w:t>.</w:t>
        </w:r>
      </w:ins>
      <w:ins w:id="15" w:author="Bennett, James E" w:date="2019-09-09T11:47:00Z">
        <w:r w:rsidR="00D72B54">
          <w:rPr>
            <w:lang w:val="en-GB"/>
          </w:rPr>
          <w:t xml:space="preserve"> </w:t>
        </w:r>
      </w:ins>
      <w:ins w:id="16" w:author="Bennett, James E" w:date="2019-09-09T11:49:00Z">
        <w:r w:rsidR="00D72B54">
          <w:rPr>
            <w:lang w:val="en-GB"/>
          </w:rPr>
          <w:t xml:space="preserve">We therefore exclude deaths </w:t>
        </w:r>
      </w:ins>
      <w:ins w:id="17" w:author="Bennett, James E" w:date="2019-09-09T11:50:00Z">
        <w:r w:rsidR="00D72B54">
          <w:rPr>
            <w:lang w:val="en-GB"/>
          </w:rPr>
          <w:t xml:space="preserve">from legal intervention and war, all sequelae and complications of medical </w:t>
        </w:r>
      </w:ins>
      <w:ins w:id="18" w:author="Bennett, James E" w:date="2019-09-09T11:51:00Z">
        <w:r w:rsidR="00D72B54">
          <w:rPr>
            <w:lang w:val="en-GB"/>
          </w:rPr>
          <w:t xml:space="preserve">and surgical </w:t>
        </w:r>
      </w:ins>
      <w:ins w:id="19" w:author="Bennett, James E" w:date="2019-09-09T11:50:00Z">
        <w:r w:rsidR="00D72B54">
          <w:rPr>
            <w:lang w:val="en-GB"/>
          </w:rPr>
          <w:t>care.</w:t>
        </w:r>
      </w:ins>
      <w:ins w:id="20" w:author="Bennett, James E" w:date="2019-09-09T11:53:00Z">
        <w:r w:rsidR="00852E38">
          <w:rPr>
            <w:lang w:val="en-GB"/>
          </w:rPr>
          <w:t xml:space="preserve"> </w:t>
        </w:r>
      </w:ins>
    </w:p>
    <w:p w14:paraId="5F3A55DA" w14:textId="5641E6AF" w:rsidR="00852E38" w:rsidRDefault="0046642F" w:rsidP="00B9340D">
      <w:pPr>
        <w:rPr>
          <w:ins w:id="21" w:author="Bennett, James E" w:date="2019-09-09T12:19:00Z"/>
          <w:lang w:val="en-GB"/>
        </w:rPr>
      </w:pPr>
      <w:ins w:id="22" w:author="Bennett, James E" w:date="2019-09-09T11:56:00Z">
        <w:r>
          <w:rPr>
            <w:lang w:val="en-GB"/>
          </w:rPr>
          <w:t>The group a</w:t>
        </w:r>
      </w:ins>
      <w:ins w:id="23" w:author="Bennett, James E" w:date="2019-09-09T11:53:00Z">
        <w:r w:rsidR="00852E38">
          <w:rPr>
            <w:lang w:val="en-GB"/>
          </w:rPr>
          <w:t>ll other injuries includes</w:t>
        </w:r>
      </w:ins>
      <w:ins w:id="24" w:author="Bennett, James E" w:date="2019-09-09T11:55:00Z">
        <w:r w:rsidR="00F528B3">
          <w:rPr>
            <w:lang w:val="en-GB"/>
          </w:rPr>
          <w:t xml:space="preserve"> </w:t>
        </w:r>
        <w:r>
          <w:rPr>
            <w:lang w:val="en-GB"/>
          </w:rPr>
          <w:t xml:space="preserve">other unintentional injuries </w:t>
        </w:r>
      </w:ins>
      <w:ins w:id="25" w:author="Bennett, James E" w:date="2019-09-09T11:56:00Z">
        <w:r>
          <w:rPr>
            <w:lang w:val="en-GB"/>
          </w:rPr>
          <w:t>as well as</w:t>
        </w:r>
      </w:ins>
      <w:ins w:id="26" w:author="Bennett, James E" w:date="2019-09-09T11:55:00Z">
        <w:r>
          <w:rPr>
            <w:lang w:val="en-GB"/>
          </w:rPr>
          <w:t xml:space="preserve"> injuries of undetermined int</w:t>
        </w:r>
      </w:ins>
      <w:ins w:id="27" w:author="Bennett, James E" w:date="2019-09-09T11:56:00Z">
        <w:r>
          <w:rPr>
            <w:lang w:val="en-GB"/>
          </w:rPr>
          <w:t>ent. This is a heterogenous group…</w:t>
        </w:r>
      </w:ins>
    </w:p>
    <w:p w14:paraId="393BBD96" w14:textId="77777777" w:rsidR="00FE6628" w:rsidRPr="00B9340D" w:rsidRDefault="00FE6628" w:rsidP="00353FE7">
      <w:pPr>
        <w:rPr>
          <w:lang w:val="en-GB"/>
        </w:rPr>
      </w:pPr>
    </w:p>
    <w:tbl>
      <w:tblPr>
        <w:tblpPr w:leftFromText="180" w:rightFromText="180" w:horzAnchor="margin" w:tblpXSpec="center" w:tblpY="105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1"/>
        <w:gridCol w:w="2927"/>
        <w:gridCol w:w="4662"/>
      </w:tblGrid>
      <w:tr w:rsidR="00732676" w:rsidRPr="00795C72" w14:paraId="5B489691" w14:textId="77777777" w:rsidTr="005973D4">
        <w:trPr>
          <w:trHeight w:val="320"/>
        </w:trPr>
        <w:tc>
          <w:tcPr>
            <w:tcW w:w="2941" w:type="dxa"/>
            <w:shd w:val="clear" w:color="auto" w:fill="auto"/>
            <w:noWrap/>
            <w:vAlign w:val="bottom"/>
            <w:hideMark/>
          </w:tcPr>
          <w:p w14:paraId="46A59254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Injury type</w:t>
            </w:r>
          </w:p>
        </w:tc>
        <w:tc>
          <w:tcPr>
            <w:tcW w:w="2927" w:type="dxa"/>
            <w:shd w:val="clear" w:color="auto" w:fill="auto"/>
            <w:noWrap/>
            <w:vAlign w:val="bottom"/>
            <w:hideMark/>
          </w:tcPr>
          <w:p w14:paraId="58EB8E0F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ICD-9</w:t>
            </w:r>
          </w:p>
        </w:tc>
        <w:tc>
          <w:tcPr>
            <w:tcW w:w="4662" w:type="dxa"/>
            <w:shd w:val="clear" w:color="auto" w:fill="auto"/>
            <w:noWrap/>
            <w:vAlign w:val="bottom"/>
            <w:hideMark/>
          </w:tcPr>
          <w:p w14:paraId="5FB5C4B7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ICD-10</w:t>
            </w:r>
          </w:p>
        </w:tc>
      </w:tr>
      <w:tr w:rsidR="00732676" w:rsidRPr="00795C72" w14:paraId="35D453C1" w14:textId="77777777" w:rsidTr="005973D4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AC51CB5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All injuries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46EB1209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E800-E999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431FCBA5" w14:textId="754E7F1D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V0</w:t>
            </w:r>
            <w:ins w:id="28" w:author="Bennett, James E" w:date="2019-09-09T11:15:00Z">
              <w:r w:rsidR="00071CEF">
                <w:rPr>
                  <w:color w:val="000000"/>
                  <w:lang w:val="en-GB"/>
                </w:rPr>
                <w:t>1</w:t>
              </w:r>
            </w:ins>
            <w:r w:rsidRPr="00795C72">
              <w:rPr>
                <w:color w:val="000000"/>
                <w:lang w:val="en-GB"/>
              </w:rPr>
              <w:t>-Y89</w:t>
            </w:r>
          </w:p>
        </w:tc>
      </w:tr>
      <w:tr w:rsidR="00732676" w:rsidRPr="00795C72" w14:paraId="58D8DDF2" w14:textId="77777777" w:rsidTr="005973D4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D9DF2A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Unintentional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1F72947C" w14:textId="5F6F6C4E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E800-E949</w:t>
            </w:r>
            <w:del w:id="29" w:author="Bennett, James E" w:date="2019-09-09T11:15:00Z">
              <w:r w:rsidRPr="00795C72" w:rsidDel="00071CEF">
                <w:rPr>
                  <w:color w:val="000000"/>
                  <w:lang w:val="en-GB"/>
                </w:rPr>
                <w:delText>, E980-E989</w:delText>
              </w:r>
            </w:del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9B72C25" w14:textId="538F7CFB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V0</w:t>
            </w:r>
            <w:ins w:id="30" w:author="Bennett, James E" w:date="2019-09-09T11:11:00Z">
              <w:r w:rsidR="00071CEF">
                <w:rPr>
                  <w:color w:val="000000"/>
                  <w:lang w:val="en-GB"/>
                </w:rPr>
                <w:t>1</w:t>
              </w:r>
            </w:ins>
            <w:r w:rsidRPr="00795C72">
              <w:rPr>
                <w:color w:val="000000"/>
                <w:lang w:val="en-GB"/>
              </w:rPr>
              <w:t>-V99, W0</w:t>
            </w:r>
            <w:ins w:id="31" w:author="Bennett, James E" w:date="2019-09-09T11:11:00Z">
              <w:r w:rsidR="00071CEF">
                <w:rPr>
                  <w:color w:val="000000"/>
                  <w:lang w:val="en-GB"/>
                </w:rPr>
                <w:t>0</w:t>
              </w:r>
            </w:ins>
            <w:r w:rsidRPr="00795C72">
              <w:rPr>
                <w:color w:val="000000"/>
                <w:lang w:val="en-GB"/>
              </w:rPr>
              <w:t xml:space="preserve">-99, </w:t>
            </w:r>
            <w:commentRangeStart w:id="32"/>
            <w:r w:rsidRPr="00795C72">
              <w:rPr>
                <w:color w:val="000000"/>
                <w:lang w:val="en-GB"/>
              </w:rPr>
              <w:t>X0</w:t>
            </w:r>
            <w:ins w:id="33" w:author="Bennett, James E" w:date="2019-09-09T11:11:00Z">
              <w:r w:rsidR="00071CEF">
                <w:rPr>
                  <w:color w:val="000000"/>
                  <w:lang w:val="en-GB"/>
                </w:rPr>
                <w:t>0</w:t>
              </w:r>
            </w:ins>
            <w:r w:rsidRPr="00795C72">
              <w:rPr>
                <w:color w:val="000000"/>
                <w:lang w:val="en-GB"/>
              </w:rPr>
              <w:t>-X59</w:t>
            </w:r>
            <w:commentRangeEnd w:id="32"/>
            <w:r w:rsidR="00071CEF">
              <w:rPr>
                <w:rStyle w:val="CommentReference"/>
              </w:rPr>
              <w:commentReference w:id="32"/>
            </w:r>
            <w:r w:rsidRPr="00795C72">
              <w:rPr>
                <w:color w:val="000000"/>
                <w:lang w:val="en-GB"/>
              </w:rPr>
              <w:t xml:space="preserve">, </w:t>
            </w:r>
          </w:p>
          <w:p w14:paraId="53254BC6" w14:textId="6DFDD64D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commentRangeStart w:id="34"/>
            <w:del w:id="35" w:author="Bennett, James E" w:date="2019-09-09T11:12:00Z">
              <w:r w:rsidRPr="00795C72" w:rsidDel="00071CEF">
                <w:rPr>
                  <w:color w:val="000000"/>
                  <w:lang w:val="en-GB"/>
                </w:rPr>
                <w:delText>Y10-Y34</w:delText>
              </w:r>
            </w:del>
            <w:commentRangeEnd w:id="34"/>
            <w:r w:rsidR="00071CEF">
              <w:rPr>
                <w:rStyle w:val="CommentReference"/>
              </w:rPr>
              <w:commentReference w:id="34"/>
            </w:r>
            <w:r w:rsidRPr="00795C72">
              <w:rPr>
                <w:color w:val="000000"/>
                <w:lang w:val="en-GB"/>
              </w:rPr>
              <w:t xml:space="preserve">, </w:t>
            </w:r>
            <w:commentRangeStart w:id="36"/>
            <w:r w:rsidRPr="00795C72">
              <w:rPr>
                <w:color w:val="000000"/>
                <w:lang w:val="en-GB"/>
              </w:rPr>
              <w:t>Y40-Y89</w:t>
            </w:r>
            <w:commentRangeEnd w:id="36"/>
            <w:r w:rsidR="00071CEF">
              <w:rPr>
                <w:rStyle w:val="CommentReference"/>
              </w:rPr>
              <w:commentReference w:id="36"/>
            </w:r>
          </w:p>
        </w:tc>
      </w:tr>
      <w:tr w:rsidR="00732676" w:rsidRPr="00795C72" w14:paraId="06B2E284" w14:textId="77777777" w:rsidTr="005973D4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2C75FCA" w14:textId="77777777" w:rsidR="00732676" w:rsidRPr="00795C72" w:rsidRDefault="00732676" w:rsidP="005973D4">
            <w:pPr>
              <w:jc w:val="right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Transport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5B277D1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E800-E807, E810-E838, E840-E849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2AAB3F94" w14:textId="092FDB99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V0</w:t>
            </w:r>
            <w:ins w:id="37" w:author="Bennett, James E" w:date="2019-09-09T11:11:00Z">
              <w:r w:rsidR="00071CEF">
                <w:rPr>
                  <w:color w:val="000000"/>
                  <w:lang w:val="en-GB"/>
                </w:rPr>
                <w:t>1</w:t>
              </w:r>
            </w:ins>
            <w:r w:rsidRPr="00795C72">
              <w:rPr>
                <w:color w:val="000000"/>
                <w:lang w:val="en-GB"/>
              </w:rPr>
              <w:t>-V99</w:t>
            </w:r>
          </w:p>
        </w:tc>
      </w:tr>
      <w:tr w:rsidR="00732676" w:rsidRPr="00795C72" w14:paraId="71CF5863" w14:textId="77777777" w:rsidTr="005973D4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7A89BF3" w14:textId="77777777" w:rsidR="00732676" w:rsidRPr="00795C72" w:rsidRDefault="00732676" w:rsidP="005973D4">
            <w:pPr>
              <w:jc w:val="right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Falls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A738362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E880-E888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7C8412BA" w14:textId="0C082798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W0</w:t>
            </w:r>
            <w:ins w:id="38" w:author="Bennett, James E" w:date="2019-09-09T11:11:00Z">
              <w:r w:rsidR="00071CEF">
                <w:rPr>
                  <w:color w:val="000000"/>
                  <w:lang w:val="en-GB"/>
                </w:rPr>
                <w:t>0</w:t>
              </w:r>
            </w:ins>
            <w:r w:rsidRPr="00795C72">
              <w:rPr>
                <w:color w:val="000000"/>
                <w:lang w:val="en-GB"/>
              </w:rPr>
              <w:t>-W19</w:t>
            </w:r>
          </w:p>
        </w:tc>
      </w:tr>
      <w:tr w:rsidR="00732676" w:rsidRPr="00795C72" w14:paraId="19C7DFD6" w14:textId="77777777" w:rsidTr="005973D4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3A7EC0AE" w14:textId="77777777" w:rsidR="00732676" w:rsidRPr="00795C72" w:rsidRDefault="00732676" w:rsidP="005973D4">
            <w:pPr>
              <w:jc w:val="right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Drowning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2BB2B0A6" w14:textId="509AC4FA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E910</w:t>
            </w:r>
            <w:del w:id="39" w:author="Bennett, James E" w:date="2019-09-09T11:15:00Z">
              <w:r w:rsidRPr="00795C72" w:rsidDel="00071CEF">
                <w:rPr>
                  <w:color w:val="000000"/>
                  <w:lang w:val="en-GB"/>
                </w:rPr>
                <w:delText>-E910</w:delText>
              </w:r>
            </w:del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12F9731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W65-W74</w:t>
            </w:r>
          </w:p>
        </w:tc>
      </w:tr>
      <w:tr w:rsidR="00732676" w:rsidRPr="00795C72" w14:paraId="13BE041D" w14:textId="77777777" w:rsidTr="005973D4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3E2CE97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4F1C3E8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E950-E979.9,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9977DB3" w14:textId="3B719D85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X60-X99, Y0</w:t>
            </w:r>
            <w:ins w:id="40" w:author="Bennett, James E" w:date="2019-09-09T11:16:00Z">
              <w:r w:rsidR="00071CEF">
                <w:rPr>
                  <w:color w:val="000000"/>
                  <w:lang w:val="en-GB"/>
                </w:rPr>
                <w:t>0</w:t>
              </w:r>
            </w:ins>
            <w:r w:rsidRPr="00795C72">
              <w:rPr>
                <w:color w:val="000000"/>
                <w:lang w:val="en-GB"/>
              </w:rPr>
              <w:t>-Y</w:t>
            </w:r>
            <w:ins w:id="41" w:author="Bennett, James E" w:date="2019-09-09T11:16:00Z">
              <w:r w:rsidR="00071CEF">
                <w:rPr>
                  <w:color w:val="000000"/>
                  <w:lang w:val="en-GB"/>
                </w:rPr>
                <w:t>0</w:t>
              </w:r>
            </w:ins>
            <w:r w:rsidRPr="00795C72">
              <w:rPr>
                <w:color w:val="000000"/>
                <w:lang w:val="en-GB"/>
              </w:rPr>
              <w:t>9</w:t>
            </w:r>
            <w:del w:id="42" w:author="Bennett, James E" w:date="2019-09-09T11:16:00Z">
              <w:r w:rsidRPr="00795C72" w:rsidDel="00071CEF">
                <w:rPr>
                  <w:color w:val="000000"/>
                  <w:lang w:val="en-GB"/>
                </w:rPr>
                <w:delText xml:space="preserve">, </w:delText>
              </w:r>
              <w:commentRangeStart w:id="43"/>
              <w:r w:rsidRPr="00795C72" w:rsidDel="00071CEF">
                <w:rPr>
                  <w:color w:val="000000"/>
                  <w:lang w:val="en-GB"/>
                </w:rPr>
                <w:delText>Y35-Y39</w:delText>
              </w:r>
            </w:del>
            <w:commentRangeEnd w:id="43"/>
            <w:r w:rsidR="00071CEF">
              <w:rPr>
                <w:rStyle w:val="CommentReference"/>
              </w:rPr>
              <w:commentReference w:id="43"/>
            </w:r>
          </w:p>
        </w:tc>
      </w:tr>
      <w:tr w:rsidR="00732676" w:rsidRPr="00795C72" w14:paraId="1129187E" w14:textId="77777777" w:rsidTr="005973D4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BB075F8" w14:textId="77777777" w:rsidR="00732676" w:rsidRPr="00795C72" w:rsidRDefault="00732676" w:rsidP="005973D4">
            <w:pPr>
              <w:jc w:val="right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Suicide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BAA961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E950-E959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1A4CD8E2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X60-X84</w:t>
            </w:r>
          </w:p>
        </w:tc>
      </w:tr>
      <w:tr w:rsidR="00732676" w:rsidRPr="00795C72" w14:paraId="47A2966F" w14:textId="77777777" w:rsidTr="005973D4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09D4AB3" w14:textId="77777777" w:rsidR="00732676" w:rsidRPr="00795C72" w:rsidRDefault="00732676" w:rsidP="005973D4">
            <w:pPr>
              <w:jc w:val="right"/>
              <w:rPr>
                <w:color w:val="000000"/>
                <w:lang w:val="en-GB"/>
              </w:rPr>
            </w:pPr>
          </w:p>
          <w:p w14:paraId="5D47A651" w14:textId="77777777" w:rsidR="00732676" w:rsidRPr="00795C72" w:rsidRDefault="00732676" w:rsidP="005973D4">
            <w:pPr>
              <w:jc w:val="right"/>
              <w:rPr>
                <w:color w:val="000000"/>
                <w:lang w:val="en-GB"/>
              </w:rPr>
            </w:pPr>
          </w:p>
          <w:p w14:paraId="20C463D8" w14:textId="77777777" w:rsidR="00732676" w:rsidRPr="00795C72" w:rsidRDefault="00732676" w:rsidP="005973D4">
            <w:pPr>
              <w:jc w:val="right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Assault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293716F5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E960-E979,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41788567" w14:textId="35F99C65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 xml:space="preserve">X85-X99, </w:t>
            </w:r>
            <w:commentRangeStart w:id="44"/>
            <w:r w:rsidRPr="00795C72">
              <w:rPr>
                <w:color w:val="000000"/>
                <w:lang w:val="en-GB"/>
              </w:rPr>
              <w:t>Y0</w:t>
            </w:r>
            <w:ins w:id="45" w:author="Bennett, James E" w:date="2019-09-09T11:33:00Z">
              <w:r w:rsidR="00A641C1">
                <w:rPr>
                  <w:color w:val="000000"/>
                  <w:lang w:val="en-GB"/>
                </w:rPr>
                <w:t>0</w:t>
              </w:r>
            </w:ins>
            <w:r w:rsidRPr="00795C72">
              <w:rPr>
                <w:color w:val="000000"/>
                <w:lang w:val="en-GB"/>
              </w:rPr>
              <w:t>-Y</w:t>
            </w:r>
            <w:ins w:id="46" w:author="Bennett, James E" w:date="2019-09-09T11:34:00Z">
              <w:r w:rsidR="00A641C1">
                <w:rPr>
                  <w:color w:val="000000"/>
                  <w:lang w:val="en-GB"/>
                </w:rPr>
                <w:t>0</w:t>
              </w:r>
            </w:ins>
            <w:r w:rsidRPr="00795C72">
              <w:rPr>
                <w:color w:val="000000"/>
                <w:lang w:val="en-GB"/>
              </w:rPr>
              <w:t>9</w:t>
            </w:r>
            <w:commentRangeEnd w:id="44"/>
            <w:r w:rsidR="00A641C1">
              <w:rPr>
                <w:rStyle w:val="CommentReference"/>
              </w:rPr>
              <w:commentReference w:id="44"/>
            </w:r>
            <w:commentRangeStart w:id="47"/>
            <w:del w:id="48" w:author="Bennett, James E" w:date="2019-09-09T11:34:00Z">
              <w:r w:rsidRPr="00795C72" w:rsidDel="00A641C1">
                <w:rPr>
                  <w:color w:val="000000"/>
                  <w:lang w:val="en-GB"/>
                </w:rPr>
                <w:delText>, Y35-Y39</w:delText>
              </w:r>
            </w:del>
            <w:commentRangeEnd w:id="47"/>
            <w:r w:rsidR="00A641C1">
              <w:rPr>
                <w:rStyle w:val="CommentReference"/>
              </w:rPr>
              <w:commentReference w:id="47"/>
            </w:r>
          </w:p>
        </w:tc>
      </w:tr>
    </w:tbl>
    <w:p w14:paraId="43720E3E" w14:textId="5CE0FF5B" w:rsidR="00732676" w:rsidRDefault="00732676" w:rsidP="00732676">
      <w:pPr>
        <w:suppressLineNumbers/>
        <w:rPr>
          <w:ins w:id="49" w:author="Bennett, James E" w:date="2019-09-09T11:53:00Z"/>
          <w:color w:val="000000" w:themeColor="text1"/>
          <w:lang w:val="en-GB"/>
        </w:rPr>
      </w:pPr>
      <w:r w:rsidRPr="00795C72">
        <w:rPr>
          <w:color w:val="000000" w:themeColor="text1"/>
          <w:lang w:val="en-GB"/>
        </w:rPr>
        <w:br w:type="page"/>
      </w:r>
    </w:p>
    <w:p w14:paraId="3EB121B2" w14:textId="77777777" w:rsidR="00852E38" w:rsidRPr="00795C72" w:rsidRDefault="00852E38" w:rsidP="00732676">
      <w:pPr>
        <w:suppressLineNumbers/>
        <w:rPr>
          <w:color w:val="000000" w:themeColor="text1"/>
          <w:lang w:val="en-GB"/>
        </w:rPr>
      </w:pPr>
    </w:p>
    <w:p w14:paraId="09994C46" w14:textId="41BAF767" w:rsidR="00732676" w:rsidRPr="00795C72" w:rsidRDefault="0015062B" w:rsidP="00C762A3">
      <w:pPr>
        <w:pStyle w:val="Heading1"/>
        <w:spacing w:line="480" w:lineRule="auto"/>
        <w:jc w:val="both"/>
        <w:rPr>
          <w:b w:val="0"/>
          <w:lang w:val="en-GB"/>
        </w:rPr>
      </w:pPr>
      <w:r>
        <w:rPr>
          <w:lang w:val="en-GB"/>
        </w:rPr>
        <w:t>Supplementary Table</w:t>
      </w:r>
      <w:r w:rsidRPr="00795C72">
        <w:rPr>
          <w:lang w:val="en-GB"/>
        </w:rPr>
        <w:t xml:space="preserve"> </w:t>
      </w:r>
      <w:r>
        <w:rPr>
          <w:lang w:val="en-GB"/>
        </w:rPr>
        <w:t>2</w:t>
      </w:r>
      <w:r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monthly anomalies generated from daily mean temperature and daily maximum and minimum temperatures. Each correlation coefficient was calculated in each state for each month for 1980-2016, then averaged over all states for each month.</w:t>
      </w:r>
    </w:p>
    <w:p w14:paraId="590FD48C" w14:textId="77777777" w:rsidR="00732676" w:rsidRPr="00795C72" w:rsidRDefault="00732676" w:rsidP="00732676">
      <w:pPr>
        <w:suppressLineNumbers/>
        <w:jc w:val="both"/>
        <w:rPr>
          <w:b/>
          <w:color w:val="000000" w:themeColor="text1"/>
          <w:lang w:val="en-GB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732676" w:rsidRPr="00795C72" w14:paraId="52D641E9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9E4C3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E7E1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7F3170CF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26C1BFBE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maximum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B051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13A9FA88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7AFCE47B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minimum daily temperature</w:t>
            </w:r>
            <w:r w:rsidRPr="00795C72" w:rsidDel="00E66F72">
              <w:rPr>
                <w:b/>
                <w:bCs/>
                <w:color w:val="000000"/>
                <w:lang w:val="en-GB"/>
              </w:rPr>
              <w:t xml:space="preserve"> </w:t>
            </w:r>
          </w:p>
        </w:tc>
      </w:tr>
      <w:tr w:rsidR="00732676" w:rsidRPr="00795C72" w14:paraId="3C77FB18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71F9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00744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A32E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5CADC31E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8AA53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0D7E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15E5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288A9724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2B9F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D1E7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D14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20B0444B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0DB4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931F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7F935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0.96</w:t>
            </w:r>
          </w:p>
        </w:tc>
      </w:tr>
      <w:tr w:rsidR="00732676" w:rsidRPr="00795C72" w14:paraId="7C3166F4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A326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7C199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C76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42E6BFB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78DFD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D36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ACF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0.92</w:t>
            </w:r>
          </w:p>
        </w:tc>
      </w:tr>
      <w:tr w:rsidR="00732676" w:rsidRPr="00795C72" w14:paraId="213761BD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3B6C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83C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AE6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88B4A33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4B9A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38C5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D80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6249D096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3F8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58D6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D81E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0.91</w:t>
            </w:r>
          </w:p>
        </w:tc>
      </w:tr>
      <w:tr w:rsidR="00732676" w:rsidRPr="00795C72" w14:paraId="32721543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F497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B267D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056E3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4A91B7B1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7A2A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7A65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461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46B200A2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E002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9D57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7130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</w:tbl>
    <w:p w14:paraId="35CF21D1" w14:textId="77777777" w:rsidR="00732676" w:rsidRPr="00795C72" w:rsidRDefault="00732676" w:rsidP="00732676">
      <w:pPr>
        <w:suppressLineNumbers/>
        <w:rPr>
          <w:b/>
          <w:color w:val="000000" w:themeColor="text1"/>
          <w:lang w:val="en-GB"/>
        </w:rPr>
      </w:pPr>
      <w:r w:rsidRPr="00795C72">
        <w:rPr>
          <w:b/>
          <w:color w:val="000000" w:themeColor="text1"/>
          <w:lang w:val="en-GB"/>
        </w:rPr>
        <w:br w:type="page"/>
      </w:r>
    </w:p>
    <w:p w14:paraId="4FC71935" w14:textId="0942EDAB" w:rsidR="00732676" w:rsidRPr="00795C72" w:rsidRDefault="0015062B" w:rsidP="00B73E6D">
      <w:pPr>
        <w:pStyle w:val="Heading1"/>
        <w:spacing w:line="480" w:lineRule="auto"/>
        <w:jc w:val="both"/>
        <w:rPr>
          <w:b w:val="0"/>
          <w:color w:val="000000" w:themeColor="text1"/>
          <w:lang w:val="en-GB"/>
        </w:rPr>
      </w:pPr>
      <w:r>
        <w:rPr>
          <w:lang w:val="en-GB"/>
        </w:rPr>
        <w:lastRenderedPageBreak/>
        <w:t>Supplementary Table 3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anomaly of mean daily temperature and measures of extreme anomalous temperature described in Methods. Each correlation coefficient was calculated in each state for each month for 1980-2016, then averaged over all states for each month.</w:t>
      </w:r>
      <w:r w:rsidR="00B73E6D" w:rsidRPr="00795C72">
        <w:rPr>
          <w:b w:val="0"/>
          <w:color w:val="000000" w:themeColor="text1"/>
          <w:lang w:val="en-GB"/>
        </w:rPr>
        <w:t xml:space="preserve"> 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732676" w:rsidRPr="00795C72" w14:paraId="692673E4" w14:textId="77777777" w:rsidTr="005973D4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DA1A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D4BC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Anomaly of mean (main analysis)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B2077" w14:textId="77777777" w:rsidR="00732676" w:rsidRPr="00795C72" w:rsidRDefault="00732676" w:rsidP="005973D4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75C94BD8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9CC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42DE22C9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0576B" w14:textId="5A6420AA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</w:tr>
      <w:tr w:rsidR="00732676" w:rsidRPr="00795C72" w14:paraId="511CB717" w14:textId="77777777" w:rsidTr="005973D4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F1B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 xml:space="preserve">Anomaly of mean (main analysis)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E6F19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8D598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0BF3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23A21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</w:tr>
      <w:tr w:rsidR="00732676" w:rsidRPr="00795C72" w14:paraId="311A928E" w14:textId="77777777" w:rsidTr="005973D4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C28C" w14:textId="77777777" w:rsidR="00732676" w:rsidRPr="00795C72" w:rsidRDefault="00732676" w:rsidP="005973D4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463C62DB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937EA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C302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E3A5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CE219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</w:tr>
      <w:tr w:rsidR="00732676" w:rsidRPr="00795C72" w14:paraId="35E3DFFC" w14:textId="77777777" w:rsidTr="005973D4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5114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1D24936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7C29E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E5F7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01E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5FE9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</w:tr>
      <w:tr w:rsidR="00732676" w:rsidRPr="00795C72" w14:paraId="580C53DE" w14:textId="77777777" w:rsidTr="005973D4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488" w14:textId="2C904CEC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67EFC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5168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9BDAD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E66D9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</w:p>
        </w:tc>
      </w:tr>
    </w:tbl>
    <w:p w14:paraId="6B56F317" w14:textId="6B4D5D87" w:rsidR="0047031B" w:rsidRPr="00795C72" w:rsidRDefault="0047031B" w:rsidP="00570D0B">
      <w:pPr>
        <w:widowControl w:val="0"/>
        <w:suppressLineNumbers/>
        <w:autoSpaceDE w:val="0"/>
        <w:autoSpaceDN w:val="0"/>
        <w:adjustRightInd w:val="0"/>
        <w:jc w:val="both"/>
        <w:rPr>
          <w:b/>
          <w:lang w:val="en-GB"/>
        </w:rPr>
      </w:pPr>
    </w:p>
    <w:sectPr w:rsidR="0047031B" w:rsidRPr="00795C72" w:rsidSect="00B73E6D">
      <w:headerReference w:type="default" r:id="rId11"/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32" w:author="Bennett, James E" w:date="2019-09-09T11:11:00Z" w:initials="BJE">
    <w:p w14:paraId="0849EE78" w14:textId="3083A863" w:rsidR="00071CEF" w:rsidRDefault="00071CEF">
      <w:pPr>
        <w:pStyle w:val="CommentText"/>
      </w:pPr>
      <w:r>
        <w:rPr>
          <w:rStyle w:val="CommentReference"/>
        </w:rPr>
        <w:annotationRef/>
      </w:r>
      <w:r>
        <w:t>Includes “force of nature” e.g. flood/earthquake</w:t>
      </w:r>
      <w:r w:rsidR="0063703E">
        <w:t>/volcano</w:t>
      </w:r>
    </w:p>
  </w:comment>
  <w:comment w:id="34" w:author="Bennett, James E" w:date="2019-09-09T11:12:00Z" w:initials="BJE">
    <w:p w14:paraId="3E134301" w14:textId="02574973" w:rsidR="00071CEF" w:rsidRDefault="00071CEF">
      <w:pPr>
        <w:pStyle w:val="CommentText"/>
      </w:pPr>
      <w:r>
        <w:rPr>
          <w:rStyle w:val="CommentReference"/>
        </w:rPr>
        <w:annotationRef/>
      </w:r>
      <w:r>
        <w:t>Undetermined intent – should be in “All other injuries”</w:t>
      </w:r>
    </w:p>
  </w:comment>
  <w:comment w:id="36" w:author="Bennett, James E" w:date="2019-09-09T11:13:00Z" w:initials="BJE">
    <w:p w14:paraId="6BFD1385" w14:textId="77777777" w:rsidR="00A23464" w:rsidRDefault="00071CEF">
      <w:pPr>
        <w:pStyle w:val="CommentText"/>
      </w:pPr>
      <w:r>
        <w:rPr>
          <w:rStyle w:val="CommentReference"/>
        </w:rPr>
        <w:annotationRef/>
      </w:r>
      <w:r>
        <w:t>Y40-Y84 Complications of medical care</w:t>
      </w:r>
    </w:p>
    <w:p w14:paraId="0C60D2FF" w14:textId="4AD206CB" w:rsidR="00071CEF" w:rsidRDefault="00797B0D">
      <w:pPr>
        <w:pStyle w:val="CommentText"/>
      </w:pPr>
      <w:r>
        <w:t>[</w:t>
      </w:r>
      <w:r w:rsidR="00A23464">
        <w:t>EXCLUDE via “All other injuries”]</w:t>
      </w:r>
    </w:p>
    <w:p w14:paraId="2EE5380E" w14:textId="77777777" w:rsidR="00905030" w:rsidRDefault="00905030">
      <w:pPr>
        <w:pStyle w:val="CommentText"/>
      </w:pPr>
    </w:p>
    <w:p w14:paraId="54954529" w14:textId="77777777" w:rsidR="00071CEF" w:rsidRDefault="00071CEF">
      <w:pPr>
        <w:pStyle w:val="CommentText"/>
      </w:pPr>
      <w:r>
        <w:t xml:space="preserve">Y85-Y89 Sequelae </w:t>
      </w:r>
    </w:p>
    <w:p w14:paraId="69A9603F" w14:textId="036BAB3F" w:rsidR="00071CEF" w:rsidRDefault="00071CEF">
      <w:pPr>
        <w:pStyle w:val="CommentText"/>
      </w:pPr>
      <w:r>
        <w:t>[EXCLUDE via “All other injuries”]</w:t>
      </w:r>
    </w:p>
  </w:comment>
  <w:comment w:id="43" w:author="Bennett, James E" w:date="2019-09-09T11:16:00Z" w:initials="BJE">
    <w:p w14:paraId="72D57EBA" w14:textId="77777777" w:rsidR="00071CEF" w:rsidRDefault="00071CEF">
      <w:pPr>
        <w:pStyle w:val="CommentText"/>
      </w:pPr>
      <w:r>
        <w:rPr>
          <w:rStyle w:val="CommentReference"/>
        </w:rPr>
        <w:annotationRef/>
      </w:r>
      <w:r>
        <w:t xml:space="preserve">Y35-Y36 Legal int. and War </w:t>
      </w:r>
    </w:p>
    <w:p w14:paraId="10B4CDA3" w14:textId="1193EC1B" w:rsidR="00071CEF" w:rsidRDefault="00071CEF">
      <w:pPr>
        <w:pStyle w:val="CommentText"/>
      </w:pPr>
      <w:r>
        <w:t>[EXCLUDE via “All other injuries”]</w:t>
      </w:r>
    </w:p>
  </w:comment>
  <w:comment w:id="44" w:author="Bennett, James E" w:date="2019-09-09T11:34:00Z" w:initials="BJE">
    <w:p w14:paraId="2B390DB8" w14:textId="3DD1D588" w:rsidR="00A641C1" w:rsidRDefault="00A641C1">
      <w:pPr>
        <w:pStyle w:val="CommentText"/>
      </w:pPr>
      <w:r>
        <w:rPr>
          <w:rStyle w:val="CommentReference"/>
        </w:rPr>
        <w:annotationRef/>
      </w:r>
      <w:r>
        <w:t>This is the only reason for reviewer’s comment 4b.</w:t>
      </w:r>
    </w:p>
  </w:comment>
  <w:comment w:id="47" w:author="Bennett, James E" w:date="2019-09-09T11:35:00Z" w:initials="BJE">
    <w:p w14:paraId="7FA299C0" w14:textId="77777777" w:rsidR="00A641C1" w:rsidRDefault="00A641C1" w:rsidP="00A641C1">
      <w:pPr>
        <w:pStyle w:val="CommentText"/>
      </w:pPr>
      <w:r>
        <w:rPr>
          <w:rStyle w:val="CommentReference"/>
        </w:rPr>
        <w:annotationRef/>
      </w:r>
      <w:r>
        <w:t xml:space="preserve">Y35-Y36 Legal int. and War </w:t>
      </w:r>
    </w:p>
    <w:p w14:paraId="43F1AE4D" w14:textId="1BF15243" w:rsidR="00A641C1" w:rsidRDefault="00A641C1" w:rsidP="00A641C1">
      <w:pPr>
        <w:pStyle w:val="CommentText"/>
      </w:pPr>
      <w:r>
        <w:t>[EXCLUDE via “All other injuries”]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849EE78" w15:done="0"/>
  <w15:commentEx w15:paraId="3E134301" w15:done="0"/>
  <w15:commentEx w15:paraId="69A9603F" w15:done="0"/>
  <w15:commentEx w15:paraId="10B4CDA3" w15:done="0"/>
  <w15:commentEx w15:paraId="2B390DB8" w15:done="0"/>
  <w15:commentEx w15:paraId="43F1AE4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849EE78" w16cid:durableId="2120B1ED"/>
  <w16cid:commentId w16cid:paraId="3E134301" w16cid:durableId="2120B21A"/>
  <w16cid:commentId w16cid:paraId="69A9603F" w16cid:durableId="2120B24F"/>
  <w16cid:commentId w16cid:paraId="10B4CDA3" w16cid:durableId="2120B324"/>
  <w16cid:commentId w16cid:paraId="2B390DB8" w16cid:durableId="2120B734"/>
  <w16cid:commentId w16cid:paraId="43F1AE4D" w16cid:durableId="2120B76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A78D44" w14:textId="77777777" w:rsidR="00000563" w:rsidRDefault="00000563">
      <w:r>
        <w:separator/>
      </w:r>
    </w:p>
  </w:endnote>
  <w:endnote w:type="continuationSeparator" w:id="0">
    <w:p w14:paraId="14D99AB7" w14:textId="77777777" w:rsidR="00000563" w:rsidRDefault="00000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859147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A42725" w14:textId="49073998" w:rsidR="00947C72" w:rsidRDefault="00947C72" w:rsidP="00B37C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0C9B07" w14:textId="77777777" w:rsidR="00947C72" w:rsidRDefault="00947C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49560921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BF4178" w14:textId="728F8F7D" w:rsidR="00947C72" w:rsidRDefault="00947C72" w:rsidP="00B37C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726A470D" w14:textId="104BB083" w:rsidR="009B5137" w:rsidRDefault="00000563">
    <w:pPr>
      <w:pStyle w:val="Footer"/>
      <w:jc w:val="right"/>
    </w:pPr>
  </w:p>
  <w:p w14:paraId="7234AC77" w14:textId="77777777" w:rsidR="009B5137" w:rsidRDefault="000005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D52D1A" w14:textId="77777777" w:rsidR="00000563" w:rsidRDefault="00000563">
      <w:r>
        <w:separator/>
      </w:r>
    </w:p>
  </w:footnote>
  <w:footnote w:type="continuationSeparator" w:id="0">
    <w:p w14:paraId="58E985A1" w14:textId="77777777" w:rsidR="00000563" w:rsidRDefault="000005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F3418" w14:textId="77777777" w:rsidR="009B5137" w:rsidRPr="005001AC" w:rsidRDefault="00000563" w:rsidP="005001AC">
    <w:pPr>
      <w:jc w:val="right"/>
      <w:rPr>
        <w:sz w:val="20"/>
      </w:rPr>
    </w:pPr>
  </w:p>
  <w:p w14:paraId="46BE4DB7" w14:textId="77777777" w:rsidR="009B5137" w:rsidRDefault="000005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AA5"/>
    <w:multiLevelType w:val="hybridMultilevel"/>
    <w:tmpl w:val="DF0A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40010"/>
    <w:multiLevelType w:val="hybridMultilevel"/>
    <w:tmpl w:val="147E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C705F"/>
    <w:multiLevelType w:val="hybridMultilevel"/>
    <w:tmpl w:val="8E222FC4"/>
    <w:lvl w:ilvl="0" w:tplc="03ECACF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677"/>
    <w:multiLevelType w:val="hybridMultilevel"/>
    <w:tmpl w:val="0CE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D4B83"/>
    <w:multiLevelType w:val="hybridMultilevel"/>
    <w:tmpl w:val="57A4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21CBE"/>
    <w:multiLevelType w:val="hybridMultilevel"/>
    <w:tmpl w:val="CF1E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ennett, James E">
    <w15:presenceInfo w15:providerId="AD" w15:userId="S::umahx99@ic.ac.uk::69b75617-9440-4f3c-8dd3-68616e7e15e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New England J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46&lt;/item&gt;&lt;item&gt;354&lt;/item&gt;&lt;item&gt;365&lt;/item&gt;&lt;item&gt;368&lt;/item&gt;&lt;item&gt;378&lt;/item&gt;&lt;item&gt;379&lt;/item&gt;&lt;item&gt;380&lt;/item&gt;&lt;item&gt;385&lt;/item&gt;&lt;item&gt;386&lt;/item&gt;&lt;item&gt;387&lt;/item&gt;&lt;item&gt;408&lt;/item&gt;&lt;item&gt;429&lt;/item&gt;&lt;item&gt;431&lt;/item&gt;&lt;item&gt;433&lt;/item&gt;&lt;item&gt;444&lt;/item&gt;&lt;item&gt;449&lt;/item&gt;&lt;/record-ids&gt;&lt;/item&gt;&lt;/Libraries&gt;"/>
  </w:docVars>
  <w:rsids>
    <w:rsidRoot w:val="0047031B"/>
    <w:rsid w:val="00000563"/>
    <w:rsid w:val="00007EB4"/>
    <w:rsid w:val="00045858"/>
    <w:rsid w:val="00071CEF"/>
    <w:rsid w:val="0007231A"/>
    <w:rsid w:val="000B2A95"/>
    <w:rsid w:val="000B429E"/>
    <w:rsid w:val="000D3A2F"/>
    <w:rsid w:val="000E3107"/>
    <w:rsid w:val="000E4507"/>
    <w:rsid w:val="00104EF6"/>
    <w:rsid w:val="00115D5B"/>
    <w:rsid w:val="001206E0"/>
    <w:rsid w:val="001343FA"/>
    <w:rsid w:val="00136216"/>
    <w:rsid w:val="0015062B"/>
    <w:rsid w:val="001855C4"/>
    <w:rsid w:val="001B24D1"/>
    <w:rsid w:val="001C5FB8"/>
    <w:rsid w:val="00272117"/>
    <w:rsid w:val="002E6AE7"/>
    <w:rsid w:val="00353FE7"/>
    <w:rsid w:val="0036071B"/>
    <w:rsid w:val="0038719B"/>
    <w:rsid w:val="003A3DD2"/>
    <w:rsid w:val="00407850"/>
    <w:rsid w:val="00413BE3"/>
    <w:rsid w:val="00431E4B"/>
    <w:rsid w:val="00435042"/>
    <w:rsid w:val="00446A57"/>
    <w:rsid w:val="00450B52"/>
    <w:rsid w:val="0046056D"/>
    <w:rsid w:val="0046642F"/>
    <w:rsid w:val="0047031B"/>
    <w:rsid w:val="00481E4E"/>
    <w:rsid w:val="004843BF"/>
    <w:rsid w:val="00490A1D"/>
    <w:rsid w:val="004C26F0"/>
    <w:rsid w:val="004F3AEA"/>
    <w:rsid w:val="005313BD"/>
    <w:rsid w:val="00533657"/>
    <w:rsid w:val="0053437D"/>
    <w:rsid w:val="0054329F"/>
    <w:rsid w:val="00570D0B"/>
    <w:rsid w:val="0059449F"/>
    <w:rsid w:val="005A5826"/>
    <w:rsid w:val="005C4AC3"/>
    <w:rsid w:val="00601D49"/>
    <w:rsid w:val="00616A65"/>
    <w:rsid w:val="00625E7E"/>
    <w:rsid w:val="0063151D"/>
    <w:rsid w:val="00632991"/>
    <w:rsid w:val="0063703E"/>
    <w:rsid w:val="006503B3"/>
    <w:rsid w:val="0066163A"/>
    <w:rsid w:val="00680F44"/>
    <w:rsid w:val="00685B1E"/>
    <w:rsid w:val="006924AB"/>
    <w:rsid w:val="006B3A70"/>
    <w:rsid w:val="006B3FC0"/>
    <w:rsid w:val="0070673A"/>
    <w:rsid w:val="007321BC"/>
    <w:rsid w:val="00732676"/>
    <w:rsid w:val="00736B61"/>
    <w:rsid w:val="00782F5D"/>
    <w:rsid w:val="00795C72"/>
    <w:rsid w:val="00796FC3"/>
    <w:rsid w:val="00797B0D"/>
    <w:rsid w:val="007A7681"/>
    <w:rsid w:val="007C2862"/>
    <w:rsid w:val="007D7204"/>
    <w:rsid w:val="007E6CF4"/>
    <w:rsid w:val="007F3793"/>
    <w:rsid w:val="00805A09"/>
    <w:rsid w:val="00852E38"/>
    <w:rsid w:val="008D72FF"/>
    <w:rsid w:val="008F54CB"/>
    <w:rsid w:val="00905030"/>
    <w:rsid w:val="00910C82"/>
    <w:rsid w:val="0092749B"/>
    <w:rsid w:val="00933A7C"/>
    <w:rsid w:val="00934E07"/>
    <w:rsid w:val="0094718E"/>
    <w:rsid w:val="00947C72"/>
    <w:rsid w:val="009B2DC4"/>
    <w:rsid w:val="009E7926"/>
    <w:rsid w:val="009F4DA1"/>
    <w:rsid w:val="00A00F28"/>
    <w:rsid w:val="00A23464"/>
    <w:rsid w:val="00A373C5"/>
    <w:rsid w:val="00A52822"/>
    <w:rsid w:val="00A641C1"/>
    <w:rsid w:val="00A8081B"/>
    <w:rsid w:val="00AB1D74"/>
    <w:rsid w:val="00AC32CC"/>
    <w:rsid w:val="00AD2E1B"/>
    <w:rsid w:val="00AD59A0"/>
    <w:rsid w:val="00B20B9D"/>
    <w:rsid w:val="00B2773C"/>
    <w:rsid w:val="00B45027"/>
    <w:rsid w:val="00B64436"/>
    <w:rsid w:val="00B73E6D"/>
    <w:rsid w:val="00B9340D"/>
    <w:rsid w:val="00BD4DF0"/>
    <w:rsid w:val="00BF39FE"/>
    <w:rsid w:val="00C046E1"/>
    <w:rsid w:val="00C20FE5"/>
    <w:rsid w:val="00C44A70"/>
    <w:rsid w:val="00C51EA1"/>
    <w:rsid w:val="00C568C1"/>
    <w:rsid w:val="00C67587"/>
    <w:rsid w:val="00C70D65"/>
    <w:rsid w:val="00C762A3"/>
    <w:rsid w:val="00CC0278"/>
    <w:rsid w:val="00CE2884"/>
    <w:rsid w:val="00D2420B"/>
    <w:rsid w:val="00D320E7"/>
    <w:rsid w:val="00D72B54"/>
    <w:rsid w:val="00D93238"/>
    <w:rsid w:val="00D976AC"/>
    <w:rsid w:val="00DA2DC4"/>
    <w:rsid w:val="00DA7D6D"/>
    <w:rsid w:val="00DE6658"/>
    <w:rsid w:val="00DF04F9"/>
    <w:rsid w:val="00E1350D"/>
    <w:rsid w:val="00E365C1"/>
    <w:rsid w:val="00E418F8"/>
    <w:rsid w:val="00E440E1"/>
    <w:rsid w:val="00E574F8"/>
    <w:rsid w:val="00E72EBE"/>
    <w:rsid w:val="00E90A22"/>
    <w:rsid w:val="00ED2F84"/>
    <w:rsid w:val="00ED414F"/>
    <w:rsid w:val="00ED462A"/>
    <w:rsid w:val="00F30C4A"/>
    <w:rsid w:val="00F528B3"/>
    <w:rsid w:val="00F57C68"/>
    <w:rsid w:val="00F7368F"/>
    <w:rsid w:val="00FA1029"/>
    <w:rsid w:val="00FA6331"/>
    <w:rsid w:val="00FA772E"/>
    <w:rsid w:val="00FD4B69"/>
    <w:rsid w:val="00FD7EB1"/>
    <w:rsid w:val="00FE5A50"/>
    <w:rsid w:val="00FE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B37AF"/>
  <w15:chartTrackingRefBased/>
  <w15:docId w15:val="{6972AC8D-C20A-412E-8139-3B3801C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uiPriority="99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uiPriority="99"/>
    <w:lsdException w:name="Balloon Text" w:semiHidden="1" w:unhideWhenUsed="1"/>
    <w:lsdException w:name="Table Theme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7031B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47031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47031B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47031B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4703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47031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47031B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47031B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47031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1B"/>
    <w:rPr>
      <w:rFonts w:ascii="Times New Roman" w:eastAsia="Times New Roman" w:hAnsi="Times New Roman" w:cs="Times New Roman"/>
      <w:b/>
      <w:bCs/>
      <w:kern w:val="32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47031B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47031B"/>
    <w:rPr>
      <w:rFonts w:ascii="Times" w:eastAsia="Times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47031B"/>
    <w:rPr>
      <w:rFonts w:ascii="Times" w:eastAsia="Times New Roman" w:hAnsi="Times" w:cs="Times New Roman"/>
      <w:b/>
      <w:color w:val="0000FF"/>
      <w:sz w:val="4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7031B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47031B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47031B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47031B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47031B"/>
    <w:rPr>
      <w:rFonts w:ascii="Cambria" w:eastAsia="Times New Roman" w:hAnsi="Cambria" w:cs="Times New Roman"/>
      <w:lang w:val="en-US"/>
    </w:rPr>
  </w:style>
  <w:style w:type="character" w:styleId="PageNumber">
    <w:name w:val="page number"/>
    <w:basedOn w:val="DefaultParagraphFont"/>
    <w:uiPriority w:val="99"/>
    <w:semiHidden/>
    <w:rsid w:val="0047031B"/>
  </w:style>
  <w:style w:type="paragraph" w:customStyle="1" w:styleId="SMHeading">
    <w:name w:val="SM Heading"/>
    <w:basedOn w:val="Heading1"/>
    <w:qFormat/>
    <w:rsid w:val="0047031B"/>
  </w:style>
  <w:style w:type="paragraph" w:customStyle="1" w:styleId="SMSubheading">
    <w:name w:val="SM Subheading"/>
    <w:basedOn w:val="Normal"/>
    <w:link w:val="SMSubheadingChar"/>
    <w:qFormat/>
    <w:rsid w:val="0047031B"/>
    <w:rPr>
      <w:u w:val="words"/>
    </w:rPr>
  </w:style>
  <w:style w:type="paragraph" w:customStyle="1" w:styleId="SMText">
    <w:name w:val="SM Text"/>
    <w:basedOn w:val="Normal"/>
    <w:qFormat/>
    <w:rsid w:val="0047031B"/>
    <w:pPr>
      <w:ind w:firstLine="480"/>
    </w:pPr>
  </w:style>
  <w:style w:type="paragraph" w:customStyle="1" w:styleId="SMcaption">
    <w:name w:val="SM caption"/>
    <w:basedOn w:val="SMText"/>
    <w:qFormat/>
    <w:rsid w:val="0047031B"/>
    <w:pPr>
      <w:ind w:firstLine="0"/>
    </w:pPr>
  </w:style>
  <w:style w:type="paragraph" w:styleId="BalloonText">
    <w:name w:val="Balloon Text"/>
    <w:basedOn w:val="Normal"/>
    <w:link w:val="BalloonTextChar"/>
    <w:semiHidden/>
    <w:rsid w:val="00470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rsid w:val="0047031B"/>
  </w:style>
  <w:style w:type="paragraph" w:styleId="BlockText">
    <w:name w:val="Block Text"/>
    <w:basedOn w:val="Normal"/>
    <w:semiHidden/>
    <w:rsid w:val="0047031B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703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4703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703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rsid w:val="0047031B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703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rsid w:val="0047031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7031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47031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aption">
    <w:name w:val="caption"/>
    <w:basedOn w:val="Normal"/>
    <w:next w:val="Normal"/>
    <w:semiHidden/>
    <w:qFormat/>
    <w:rsid w:val="0047031B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7031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47031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031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47031B"/>
  </w:style>
  <w:style w:type="character" w:customStyle="1" w:styleId="DateChar">
    <w:name w:val="Date Char"/>
    <w:basedOn w:val="DefaultParagraphFont"/>
    <w:link w:val="Dat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4703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rsid w:val="0047031B"/>
  </w:style>
  <w:style w:type="character" w:customStyle="1" w:styleId="E-mailSignatureChar">
    <w:name w:val="E-mail Signature Char"/>
    <w:basedOn w:val="DefaultParagraphFont"/>
    <w:link w:val="E-mail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EndnoteText">
    <w:name w:val="endnote text"/>
    <w:basedOn w:val="Normal"/>
    <w:link w:val="EndnoteTextChar"/>
    <w:semiHidden/>
    <w:rsid w:val="0047031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semiHidden/>
    <w:rsid w:val="0047031B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7031B"/>
    <w:rPr>
      <w:rFonts w:ascii="Cambria" w:hAnsi="Cambria"/>
      <w:sz w:val="20"/>
    </w:rPr>
  </w:style>
  <w:style w:type="paragraph" w:styleId="Footer">
    <w:name w:val="footer"/>
    <w:basedOn w:val="Normal"/>
    <w:link w:val="FooterChar"/>
    <w:uiPriority w:val="99"/>
    <w:rsid w:val="00470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47031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470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TMLAddress">
    <w:name w:val="HTML Address"/>
    <w:basedOn w:val="Normal"/>
    <w:link w:val="HTMLAddressChar"/>
    <w:semiHidden/>
    <w:rsid w:val="0047031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7031B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47031B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rsid w:val="0047031B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7031B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7031B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7031B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7031B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7031B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7031B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7031B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7031B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7031B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1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1B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val="en-US"/>
    </w:rPr>
  </w:style>
  <w:style w:type="paragraph" w:styleId="List">
    <w:name w:val="List"/>
    <w:basedOn w:val="Normal"/>
    <w:semiHidden/>
    <w:rsid w:val="0047031B"/>
    <w:pPr>
      <w:ind w:left="360" w:hanging="360"/>
      <w:contextualSpacing/>
    </w:pPr>
  </w:style>
  <w:style w:type="paragraph" w:styleId="List2">
    <w:name w:val="List 2"/>
    <w:basedOn w:val="Normal"/>
    <w:semiHidden/>
    <w:rsid w:val="0047031B"/>
    <w:pPr>
      <w:ind w:left="720" w:hanging="360"/>
      <w:contextualSpacing/>
    </w:pPr>
  </w:style>
  <w:style w:type="paragraph" w:styleId="List3">
    <w:name w:val="List 3"/>
    <w:basedOn w:val="Normal"/>
    <w:semiHidden/>
    <w:rsid w:val="0047031B"/>
    <w:pPr>
      <w:ind w:left="1080" w:hanging="360"/>
      <w:contextualSpacing/>
    </w:pPr>
  </w:style>
  <w:style w:type="paragraph" w:styleId="List4">
    <w:name w:val="List 4"/>
    <w:basedOn w:val="Normal"/>
    <w:semiHidden/>
    <w:rsid w:val="0047031B"/>
    <w:pPr>
      <w:ind w:left="1440" w:hanging="360"/>
      <w:contextualSpacing/>
    </w:pPr>
  </w:style>
  <w:style w:type="paragraph" w:styleId="List5">
    <w:name w:val="List 5"/>
    <w:basedOn w:val="Normal"/>
    <w:semiHidden/>
    <w:rsid w:val="0047031B"/>
    <w:pPr>
      <w:ind w:left="1800" w:hanging="360"/>
      <w:contextualSpacing/>
    </w:pPr>
  </w:style>
  <w:style w:type="paragraph" w:styleId="ListBullet">
    <w:name w:val="List Bullet"/>
    <w:basedOn w:val="Normal"/>
    <w:semiHidden/>
    <w:rsid w:val="0047031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7031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7031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7031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7031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7031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7031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7031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7031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7031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7031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7031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7031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7031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7031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7031B"/>
    <w:pPr>
      <w:ind w:left="720"/>
    </w:pPr>
  </w:style>
  <w:style w:type="paragraph" w:styleId="MacroText">
    <w:name w:val="macro"/>
    <w:link w:val="MacroTextChar"/>
    <w:semiHidden/>
    <w:rsid w:val="00470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4703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7031B"/>
    <w:rPr>
      <w:rFonts w:ascii="Cambria" w:eastAsia="Times New Roman" w:hAnsi="Cambria" w:cs="Times New Roman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rsid w:val="0047031B"/>
    <w:rPr>
      <w:szCs w:val="24"/>
    </w:rPr>
  </w:style>
  <w:style w:type="paragraph" w:styleId="NormalIndent">
    <w:name w:val="Normal Indent"/>
    <w:basedOn w:val="Normal"/>
    <w:semiHidden/>
    <w:rsid w:val="0047031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7031B"/>
  </w:style>
  <w:style w:type="character" w:customStyle="1" w:styleId="NoteHeadingChar">
    <w:name w:val="Note Heading Char"/>
    <w:basedOn w:val="DefaultParagraphFont"/>
    <w:link w:val="NoteHead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PlainText">
    <w:name w:val="Plain Text"/>
    <w:basedOn w:val="Normal"/>
    <w:link w:val="PlainTextChar"/>
    <w:semiHidden/>
    <w:rsid w:val="0047031B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31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47031B"/>
    <w:rPr>
      <w:rFonts w:ascii="Times New Roman" w:eastAsia="Times New Roman" w:hAnsi="Times New Roman" w:cs="Times New Roman"/>
      <w:i/>
      <w:iCs/>
      <w:color w:val="000000"/>
      <w:sz w:val="24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47031B"/>
  </w:style>
  <w:style w:type="character" w:customStyle="1" w:styleId="SalutationChar">
    <w:name w:val="Salutation Char"/>
    <w:basedOn w:val="DefaultParagraphFont"/>
    <w:link w:val="Salutation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47031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qFormat/>
    <w:rsid w:val="0047031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47031B"/>
    <w:rPr>
      <w:rFonts w:ascii="Cambria" w:eastAsia="Times New Roman" w:hAnsi="Cambria" w:cs="Times New Roman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47031B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7031B"/>
  </w:style>
  <w:style w:type="paragraph" w:styleId="Title">
    <w:name w:val="Title"/>
    <w:basedOn w:val="Normal"/>
    <w:next w:val="Normal"/>
    <w:link w:val="TitleChar"/>
    <w:qFormat/>
    <w:rsid w:val="004703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7031B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OAHeading">
    <w:name w:val="toa heading"/>
    <w:basedOn w:val="Normal"/>
    <w:next w:val="Normal"/>
    <w:semiHidden/>
    <w:rsid w:val="0047031B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53437D"/>
    <w:pPr>
      <w:tabs>
        <w:tab w:val="right" w:leader="dot" w:pos="9010"/>
      </w:tabs>
    </w:pPr>
  </w:style>
  <w:style w:type="paragraph" w:styleId="TOC2">
    <w:name w:val="toc 2"/>
    <w:basedOn w:val="Normal"/>
    <w:next w:val="Normal"/>
    <w:autoRedefine/>
    <w:semiHidden/>
    <w:rsid w:val="0047031B"/>
    <w:pPr>
      <w:ind w:left="240"/>
    </w:pPr>
  </w:style>
  <w:style w:type="paragraph" w:styleId="TOC3">
    <w:name w:val="toc 3"/>
    <w:basedOn w:val="Normal"/>
    <w:next w:val="Normal"/>
    <w:autoRedefine/>
    <w:semiHidden/>
    <w:rsid w:val="0047031B"/>
    <w:pPr>
      <w:ind w:left="480"/>
    </w:pPr>
  </w:style>
  <w:style w:type="paragraph" w:styleId="TOC4">
    <w:name w:val="toc 4"/>
    <w:basedOn w:val="Normal"/>
    <w:next w:val="Normal"/>
    <w:autoRedefine/>
    <w:semiHidden/>
    <w:rsid w:val="0047031B"/>
    <w:pPr>
      <w:ind w:left="720"/>
    </w:pPr>
  </w:style>
  <w:style w:type="paragraph" w:styleId="TOC5">
    <w:name w:val="toc 5"/>
    <w:basedOn w:val="Normal"/>
    <w:next w:val="Normal"/>
    <w:autoRedefine/>
    <w:semiHidden/>
    <w:rsid w:val="0047031B"/>
    <w:pPr>
      <w:ind w:left="960"/>
    </w:pPr>
  </w:style>
  <w:style w:type="paragraph" w:styleId="TOC6">
    <w:name w:val="toc 6"/>
    <w:basedOn w:val="Normal"/>
    <w:next w:val="Normal"/>
    <w:autoRedefine/>
    <w:semiHidden/>
    <w:rsid w:val="0047031B"/>
    <w:pPr>
      <w:ind w:left="1200"/>
    </w:pPr>
  </w:style>
  <w:style w:type="paragraph" w:styleId="TOC7">
    <w:name w:val="toc 7"/>
    <w:basedOn w:val="Normal"/>
    <w:next w:val="Normal"/>
    <w:autoRedefine/>
    <w:semiHidden/>
    <w:rsid w:val="0047031B"/>
    <w:pPr>
      <w:ind w:left="1440"/>
    </w:pPr>
  </w:style>
  <w:style w:type="paragraph" w:styleId="TOC8">
    <w:name w:val="toc 8"/>
    <w:basedOn w:val="Normal"/>
    <w:next w:val="Normal"/>
    <w:autoRedefine/>
    <w:semiHidden/>
    <w:rsid w:val="0047031B"/>
    <w:pPr>
      <w:ind w:left="1680"/>
    </w:pPr>
  </w:style>
  <w:style w:type="paragraph" w:styleId="TOC9">
    <w:name w:val="toc 9"/>
    <w:basedOn w:val="Normal"/>
    <w:next w:val="Normal"/>
    <w:autoRedefine/>
    <w:semiHidden/>
    <w:rsid w:val="0047031B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47031B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47031B"/>
    <w:rPr>
      <w:color w:val="0000FF"/>
      <w:u w:val="single"/>
    </w:rPr>
  </w:style>
  <w:style w:type="character" w:styleId="FollowedHyperlink">
    <w:name w:val="FollowedHyperlink"/>
    <w:semiHidden/>
    <w:unhideWhenUsed/>
    <w:rsid w:val="0047031B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47031B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31B"/>
    <w:rPr>
      <w:color w:val="808080"/>
      <w:shd w:val="clear" w:color="auto" w:fill="E6E6E6"/>
    </w:rPr>
  </w:style>
  <w:style w:type="table" w:styleId="TableGrid">
    <w:name w:val="Table Grid"/>
    <w:basedOn w:val="TableNormal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7031B"/>
    <w:rPr>
      <w:color w:val="808080"/>
    </w:rPr>
  </w:style>
  <w:style w:type="character" w:styleId="FootnoteReference">
    <w:name w:val="footnote reference"/>
    <w:basedOn w:val="DefaultParagraphFont"/>
    <w:semiHidden/>
    <w:unhideWhenUsed/>
    <w:rsid w:val="0047031B"/>
    <w:rPr>
      <w:vertAlign w:val="superscript"/>
    </w:rPr>
  </w:style>
  <w:style w:type="paragraph" w:customStyle="1" w:styleId="Teaser">
    <w:name w:val="Teaser"/>
    <w:basedOn w:val="Normal"/>
    <w:link w:val="TeaserChar"/>
    <w:rsid w:val="0047031B"/>
    <w:pPr>
      <w:spacing w:before="120"/>
    </w:pPr>
    <w:rPr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47031B"/>
    <w:pPr>
      <w:jc w:val="center"/>
    </w:pPr>
    <w:rPr>
      <w:noProof/>
      <w:u w:val="words"/>
    </w:rPr>
  </w:style>
  <w:style w:type="character" w:customStyle="1" w:styleId="SMSubheadingChar">
    <w:name w:val="SM Subheading Char"/>
    <w:basedOn w:val="DefaultParagraphFont"/>
    <w:link w:val="SMSubheading"/>
    <w:rsid w:val="0047031B"/>
    <w:rPr>
      <w:rFonts w:ascii="Times New Roman" w:eastAsia="Times New Roman" w:hAnsi="Times New Roman" w:cs="Times New Roman"/>
      <w:sz w:val="24"/>
      <w:szCs w:val="20"/>
      <w:u w:val="words"/>
      <w:lang w:val="en-US"/>
    </w:rPr>
  </w:style>
  <w:style w:type="character" w:customStyle="1" w:styleId="EndNoteBibliographyTitleChar">
    <w:name w:val="EndNote Bibliography Title Char"/>
    <w:basedOn w:val="SMSubheadingChar"/>
    <w:link w:val="EndNoteBibliographyTitle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7031B"/>
    <w:rPr>
      <w:noProof/>
      <w:u w:val="words"/>
    </w:rPr>
  </w:style>
  <w:style w:type="character" w:customStyle="1" w:styleId="EndNoteBibliographyChar">
    <w:name w:val="EndNote Bibliography Char"/>
    <w:basedOn w:val="SMSubheadingChar"/>
    <w:link w:val="EndNoteBibliography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character" w:customStyle="1" w:styleId="gnkrckgcgsb">
    <w:name w:val="gnkrckgcgsb"/>
    <w:basedOn w:val="DefaultParagraphFont"/>
    <w:rsid w:val="0047031B"/>
  </w:style>
  <w:style w:type="paragraph" w:customStyle="1" w:styleId="Authors">
    <w:name w:val="Authors"/>
    <w:basedOn w:val="Normal"/>
    <w:rsid w:val="0047031B"/>
    <w:pPr>
      <w:spacing w:before="120" w:after="360"/>
      <w:jc w:val="center"/>
    </w:pPr>
    <w:rPr>
      <w:szCs w:val="24"/>
    </w:rPr>
  </w:style>
  <w:style w:type="paragraph" w:customStyle="1" w:styleId="Paragraph">
    <w:name w:val="Paragraph"/>
    <w:basedOn w:val="Normal"/>
    <w:rsid w:val="0047031B"/>
    <w:pPr>
      <w:spacing w:before="120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47031B"/>
    <w:rPr>
      <w:b/>
      <w:bCs/>
    </w:rPr>
  </w:style>
  <w:style w:type="paragraph" w:customStyle="1" w:styleId="SOMContent">
    <w:name w:val="SOMContent"/>
    <w:basedOn w:val="Normal"/>
    <w:rsid w:val="0047031B"/>
    <w:pPr>
      <w:spacing w:before="120"/>
    </w:pPr>
    <w:rPr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031B"/>
    <w:rPr>
      <w:color w:val="605E5C"/>
      <w:shd w:val="clear" w:color="auto" w:fill="E1DFDD"/>
    </w:rPr>
  </w:style>
  <w:style w:type="character" w:customStyle="1" w:styleId="TeaserChar">
    <w:name w:val="Teaser Char"/>
    <w:basedOn w:val="DefaultParagraphFont"/>
    <w:link w:val="Teaser"/>
    <w:rsid w:val="004703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1D9CCE14-F03C-AB48-BC8A-F1E87C054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Tamura-Wicks, Helen M</dc:creator>
  <cp:keywords/>
  <dc:description/>
  <cp:lastModifiedBy>Robbie Parks</cp:lastModifiedBy>
  <cp:revision>2</cp:revision>
  <dcterms:created xsi:type="dcterms:W3CDTF">2019-09-09T13:13:00Z</dcterms:created>
  <dcterms:modified xsi:type="dcterms:W3CDTF">2019-09-09T13:13:00Z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http://www.zotero.org/styles/elsevier-vancouver</vt:lpwstr>
  </property>
  <property fmtid="{D5CDD505-2E9C-101B-9397-08002B2CF9AE}" pid="7" name="Mendeley Recent Style Name 2_1">
    <vt:lpwstr>Elsevier - Vancouver</vt:lpwstr>
  </property>
  <property fmtid="{D5CDD505-2E9C-101B-9397-08002B2CF9AE}" pid="8" name="Mendeley Recent Style Id 3_1">
    <vt:lpwstr>http://www.zotero.org/styles/harvard1</vt:lpwstr>
  </property>
  <property fmtid="{D5CDD505-2E9C-101B-9397-08002B2CF9AE}" pid="9" name="Mendeley Recent Style Name 3_1">
    <vt:lpwstr>Harvard reference format 1 (deprecated)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http://www.zotero.org/styles/the-new-england-journal-of-medicine</vt:lpwstr>
  </property>
  <property fmtid="{D5CDD505-2E9C-101B-9397-08002B2CF9AE}" pid="19" name="Mendeley Recent Style Name 8_1">
    <vt:lpwstr>The New England Journal of Medicine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