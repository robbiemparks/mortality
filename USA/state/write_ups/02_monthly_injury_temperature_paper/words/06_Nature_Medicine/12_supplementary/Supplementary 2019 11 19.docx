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B5250A" w14:textId="77777777" w:rsidR="00231177" w:rsidRPr="00A06140" w:rsidRDefault="00DF04F9" w:rsidP="00490A1D">
      <w:pPr>
        <w:spacing w:line="480" w:lineRule="auto"/>
        <w:rPr>
          <w:b/>
          <w:color w:val="000000" w:themeColor="text1"/>
          <w:lang w:val="en-GB"/>
        </w:rPr>
      </w:pPr>
      <w:r w:rsidRPr="00A06140">
        <w:rPr>
          <w:b/>
          <w:color w:val="000000" w:themeColor="text1"/>
          <w:lang w:val="en-GB"/>
        </w:rPr>
        <w:t>Anomalously warm temperatures are associated with increased injury deaths</w:t>
      </w:r>
      <w:r w:rsidR="00490A1D" w:rsidRPr="00A06140">
        <w:rPr>
          <w:b/>
          <w:color w:val="000000" w:themeColor="text1"/>
          <w:lang w:val="en-GB"/>
        </w:rPr>
        <w:t>:</w:t>
      </w:r>
      <w:r w:rsidR="00650CBE" w:rsidRPr="00A06140">
        <w:rPr>
          <w:b/>
          <w:color w:val="000000" w:themeColor="text1"/>
          <w:lang w:val="en-GB"/>
        </w:rPr>
        <w:t xml:space="preserve"> </w:t>
      </w:r>
    </w:p>
    <w:p w14:paraId="2D651F0B" w14:textId="46296930" w:rsidR="00DF04F9" w:rsidRPr="00A06140" w:rsidRDefault="00231177" w:rsidP="00490A1D">
      <w:pPr>
        <w:spacing w:line="480" w:lineRule="auto"/>
        <w:rPr>
          <w:szCs w:val="24"/>
          <w:lang w:val="en-GB"/>
        </w:rPr>
      </w:pPr>
      <w:r w:rsidRPr="00A06140">
        <w:rPr>
          <w:b/>
          <w:color w:val="000000" w:themeColor="text1"/>
          <w:lang w:val="en-GB"/>
        </w:rPr>
        <w:t>Extended Data</w:t>
      </w:r>
    </w:p>
    <w:p w14:paraId="27346AAF" w14:textId="77777777" w:rsidR="008710B9" w:rsidRPr="00A06140" w:rsidRDefault="008710B9" w:rsidP="008710B9">
      <w:pPr>
        <w:spacing w:line="480" w:lineRule="auto"/>
        <w:jc w:val="both"/>
        <w:outlineLvl w:val="0"/>
        <w:rPr>
          <w:color w:val="000000" w:themeColor="text1"/>
          <w:vertAlign w:val="superscript"/>
          <w:lang w:val="en-GB"/>
        </w:rPr>
      </w:pPr>
      <w:r w:rsidRPr="00A06140">
        <w:rPr>
          <w:color w:val="000000" w:themeColor="text1"/>
          <w:lang w:val="en-GB"/>
        </w:rPr>
        <w:t>Robbie M Parks</w:t>
      </w:r>
      <w:r w:rsidRPr="00A06140">
        <w:rPr>
          <w:color w:val="000000" w:themeColor="text1"/>
          <w:vertAlign w:val="superscript"/>
          <w:lang w:val="en-GB"/>
        </w:rPr>
        <w:t>1,2</w:t>
      </w:r>
      <w:r w:rsidRPr="00A06140">
        <w:rPr>
          <w:color w:val="000000" w:themeColor="text1"/>
          <w:lang w:val="en-GB"/>
        </w:rPr>
        <w:t>, James E Bennett</w:t>
      </w:r>
      <w:r w:rsidRPr="00A06140">
        <w:rPr>
          <w:color w:val="000000" w:themeColor="text1"/>
          <w:vertAlign w:val="superscript"/>
          <w:lang w:val="en-GB"/>
        </w:rPr>
        <w:t>1,2</w:t>
      </w:r>
      <w:r w:rsidRPr="00A06140">
        <w:rPr>
          <w:color w:val="000000" w:themeColor="text1"/>
          <w:lang w:val="en-GB"/>
        </w:rPr>
        <w:t>, Helen Tamura-Wicks</w:t>
      </w:r>
      <w:r w:rsidRPr="00A06140">
        <w:rPr>
          <w:color w:val="000000" w:themeColor="text1"/>
          <w:vertAlign w:val="superscript"/>
          <w:lang w:val="en-GB"/>
        </w:rPr>
        <w:t>1,2</w:t>
      </w:r>
      <w:r w:rsidRPr="00A06140">
        <w:rPr>
          <w:color w:val="000000" w:themeColor="text1"/>
          <w:lang w:val="en-GB"/>
        </w:rPr>
        <w:t>, Vasilis Kontis</w:t>
      </w:r>
      <w:r w:rsidRPr="00A06140">
        <w:rPr>
          <w:color w:val="000000" w:themeColor="text1"/>
          <w:vertAlign w:val="superscript"/>
          <w:lang w:val="en-GB"/>
        </w:rPr>
        <w:t>1,2</w:t>
      </w:r>
      <w:r w:rsidRPr="00A06140">
        <w:rPr>
          <w:color w:val="000000" w:themeColor="text1"/>
          <w:lang w:val="en-GB"/>
        </w:rPr>
        <w:t>, Ralf Toumi</w:t>
      </w:r>
      <w:r w:rsidRPr="00A06140">
        <w:rPr>
          <w:color w:val="000000" w:themeColor="text1"/>
          <w:vertAlign w:val="superscript"/>
          <w:lang w:val="en-GB"/>
        </w:rPr>
        <w:t>3</w:t>
      </w:r>
      <w:r w:rsidRPr="00A06140">
        <w:rPr>
          <w:color w:val="000000" w:themeColor="text1"/>
          <w:lang w:val="en-GB"/>
        </w:rPr>
        <w:t>, Goodarz Danaei</w:t>
      </w:r>
      <w:r w:rsidRPr="00A06140">
        <w:rPr>
          <w:color w:val="000000" w:themeColor="text1"/>
          <w:vertAlign w:val="superscript"/>
          <w:lang w:val="en-GB"/>
        </w:rPr>
        <w:t>4</w:t>
      </w:r>
      <w:r w:rsidRPr="00A06140">
        <w:rPr>
          <w:color w:val="000000" w:themeColor="text1"/>
          <w:lang w:val="en-GB"/>
        </w:rPr>
        <w:t>, Majid Ezzati</w:t>
      </w:r>
      <w:r w:rsidRPr="00A06140">
        <w:rPr>
          <w:color w:val="000000" w:themeColor="text1"/>
          <w:vertAlign w:val="superscript"/>
          <w:lang w:val="en-GB"/>
        </w:rPr>
        <w:t>1,2,5*</w:t>
      </w:r>
    </w:p>
    <w:p w14:paraId="20ED7A84" w14:textId="77777777" w:rsidR="008710B9" w:rsidRPr="00A06140" w:rsidRDefault="008710B9" w:rsidP="008710B9">
      <w:pPr>
        <w:spacing w:line="480" w:lineRule="auto"/>
        <w:jc w:val="both"/>
        <w:outlineLvl w:val="0"/>
        <w:rPr>
          <w:color w:val="000000" w:themeColor="text1"/>
          <w:lang w:val="en-GB"/>
        </w:rPr>
      </w:pPr>
    </w:p>
    <w:p w14:paraId="5181E39B" w14:textId="77777777" w:rsidR="008710B9" w:rsidRPr="00A06140" w:rsidRDefault="008710B9" w:rsidP="008710B9">
      <w:pPr>
        <w:spacing w:line="480" w:lineRule="auto"/>
        <w:jc w:val="both"/>
        <w:rPr>
          <w:color w:val="000000" w:themeColor="text1"/>
          <w:lang w:val="en-GB"/>
        </w:rPr>
      </w:pPr>
      <w:r w:rsidRPr="00A06140">
        <w:rPr>
          <w:color w:val="000000" w:themeColor="text1"/>
          <w:vertAlign w:val="superscript"/>
          <w:lang w:val="en-GB"/>
        </w:rPr>
        <w:t>1</w:t>
      </w:r>
      <w:r w:rsidRPr="00A06140">
        <w:rPr>
          <w:color w:val="000000" w:themeColor="text1"/>
          <w:lang w:val="en-GB"/>
        </w:rPr>
        <w:t>MRC-PHE Centre for Environment and Health, Imperial College London, London, United Kingdom</w:t>
      </w:r>
    </w:p>
    <w:p w14:paraId="7F05A059" w14:textId="77777777" w:rsidR="008710B9" w:rsidRPr="00A06140" w:rsidRDefault="008710B9" w:rsidP="008710B9">
      <w:pPr>
        <w:spacing w:line="480" w:lineRule="auto"/>
        <w:jc w:val="both"/>
        <w:rPr>
          <w:color w:val="000000" w:themeColor="text1"/>
          <w:lang w:val="en-GB"/>
        </w:rPr>
      </w:pPr>
      <w:r w:rsidRPr="00A06140">
        <w:rPr>
          <w:color w:val="000000" w:themeColor="text1"/>
          <w:vertAlign w:val="superscript"/>
          <w:lang w:val="en-GB"/>
        </w:rPr>
        <w:t>2</w:t>
      </w:r>
      <w:r w:rsidRPr="00A06140">
        <w:rPr>
          <w:color w:val="000000" w:themeColor="text1"/>
          <w:lang w:val="en-GB"/>
        </w:rPr>
        <w:t>Department of Epidemiology and Biostatistics, School of Public Health, Imperial College London, London, United Kingdom</w:t>
      </w:r>
    </w:p>
    <w:p w14:paraId="15E57DE1" w14:textId="77777777" w:rsidR="008710B9" w:rsidRPr="00A06140" w:rsidRDefault="008710B9" w:rsidP="008710B9">
      <w:pPr>
        <w:spacing w:line="480" w:lineRule="auto"/>
        <w:jc w:val="both"/>
        <w:rPr>
          <w:color w:val="000000" w:themeColor="text1"/>
          <w:lang w:val="en-GB"/>
        </w:rPr>
      </w:pPr>
      <w:r w:rsidRPr="00A06140">
        <w:rPr>
          <w:color w:val="000000" w:themeColor="text1"/>
          <w:vertAlign w:val="superscript"/>
          <w:lang w:val="en-GB"/>
        </w:rPr>
        <w:t>3</w:t>
      </w:r>
      <w:r w:rsidRPr="00A06140">
        <w:rPr>
          <w:color w:val="000000" w:themeColor="text1"/>
          <w:lang w:val="en-GB"/>
        </w:rPr>
        <w:t>Space and Atmospheric Physics, Imperial College London, London, United Kingdom</w:t>
      </w:r>
    </w:p>
    <w:p w14:paraId="201AEAD8" w14:textId="77777777" w:rsidR="008710B9" w:rsidRPr="00A06140" w:rsidRDefault="008710B9" w:rsidP="008710B9">
      <w:pPr>
        <w:spacing w:line="480" w:lineRule="auto"/>
        <w:jc w:val="both"/>
        <w:rPr>
          <w:color w:val="000000" w:themeColor="text1"/>
          <w:lang w:val="en-GB"/>
        </w:rPr>
      </w:pPr>
      <w:r w:rsidRPr="00A06140">
        <w:rPr>
          <w:color w:val="000000" w:themeColor="text1"/>
          <w:vertAlign w:val="superscript"/>
          <w:lang w:val="en-GB"/>
        </w:rPr>
        <w:t>4</w:t>
      </w:r>
      <w:r w:rsidRPr="00A06140">
        <w:rPr>
          <w:color w:val="000000" w:themeColor="text1"/>
          <w:lang w:val="en-GB"/>
        </w:rPr>
        <w:t>Harvard T.H. Chan School of Public Health, Boston, Massachusetts, USA</w:t>
      </w:r>
    </w:p>
    <w:p w14:paraId="43B02C99" w14:textId="77777777" w:rsidR="008710B9" w:rsidRPr="00A06140" w:rsidRDefault="008710B9" w:rsidP="008710B9">
      <w:pPr>
        <w:spacing w:line="480" w:lineRule="auto"/>
        <w:jc w:val="both"/>
        <w:rPr>
          <w:color w:val="000000" w:themeColor="text1"/>
          <w:lang w:val="en-GB"/>
        </w:rPr>
      </w:pPr>
      <w:r w:rsidRPr="00A06140">
        <w:rPr>
          <w:color w:val="000000" w:themeColor="text1"/>
          <w:vertAlign w:val="superscript"/>
          <w:lang w:val="en-GB"/>
        </w:rPr>
        <w:t>5</w:t>
      </w:r>
      <w:r w:rsidRPr="00A06140">
        <w:rPr>
          <w:color w:val="000000" w:themeColor="text1"/>
          <w:lang w:val="en-GB"/>
        </w:rPr>
        <w:t>WHO Collaborating Centre on NCD Surveillance and Epidemiology, Imperial College London, London, United Kingdom</w:t>
      </w:r>
    </w:p>
    <w:p w14:paraId="58ABB209" w14:textId="77777777" w:rsidR="008710B9" w:rsidRPr="00A06140" w:rsidRDefault="008710B9" w:rsidP="008710B9">
      <w:pPr>
        <w:spacing w:line="480" w:lineRule="auto"/>
        <w:jc w:val="both"/>
        <w:rPr>
          <w:color w:val="000000" w:themeColor="text1"/>
          <w:lang w:val="en-GB"/>
        </w:rPr>
      </w:pPr>
    </w:p>
    <w:p w14:paraId="36AECE60" w14:textId="4DD9F5E9" w:rsidR="007C2862" w:rsidRPr="00A06140" w:rsidRDefault="008710B9" w:rsidP="008710B9">
      <w:pPr>
        <w:spacing w:line="480" w:lineRule="auto"/>
        <w:jc w:val="both"/>
        <w:rPr>
          <w:szCs w:val="24"/>
          <w:lang w:val="en-GB"/>
        </w:rPr>
      </w:pPr>
      <w:r w:rsidRPr="00A06140">
        <w:rPr>
          <w:lang w:val="en-GB"/>
        </w:rPr>
        <w:t xml:space="preserve">* Correspondence to: </w:t>
      </w:r>
      <w:hyperlink r:id="rId8" w:history="1">
        <w:r w:rsidRPr="00A06140">
          <w:rPr>
            <w:rStyle w:val="Hyperlink"/>
            <w:lang w:val="en-GB"/>
          </w:rPr>
          <w:t>majid.ezzati@imperial.ac.uk</w:t>
        </w:r>
      </w:hyperlink>
      <w:r w:rsidR="007C2862" w:rsidRPr="00A06140">
        <w:rPr>
          <w:lang w:val="en-GB"/>
        </w:rPr>
        <w:br w:type="page"/>
      </w:r>
    </w:p>
    <w:p w14:paraId="227D63CC" w14:textId="09ECD2FE" w:rsidR="00601D49" w:rsidRPr="00A06140" w:rsidRDefault="00EB0AA3" w:rsidP="00AC49D4">
      <w:pPr>
        <w:spacing w:after="160" w:line="480" w:lineRule="auto"/>
        <w:jc w:val="both"/>
        <w:rPr>
          <w:lang w:val="en-GB"/>
        </w:rPr>
      </w:pPr>
      <w:r w:rsidRPr="00A06140">
        <w:rPr>
          <w:b/>
          <w:lang w:val="en-GB"/>
        </w:rPr>
        <w:lastRenderedPageBreak/>
        <w:t>Extended Data</w:t>
      </w:r>
      <w:r w:rsidR="00AC49D4" w:rsidRPr="00A06140">
        <w:rPr>
          <w:b/>
          <w:lang w:val="en-GB"/>
        </w:rPr>
        <w:t xml:space="preserve"> Figure 1. </w:t>
      </w:r>
      <w:r w:rsidR="00AC49D4" w:rsidRPr="00A06140">
        <w:rPr>
          <w:lang w:val="en-GB"/>
        </w:rPr>
        <w:t>Graphic representation of</w:t>
      </w:r>
      <w:r w:rsidR="00AC49D4" w:rsidRPr="00A06140">
        <w:rPr>
          <w:b/>
          <w:lang w:val="en-GB"/>
        </w:rPr>
        <w:t xml:space="preserve"> </w:t>
      </w:r>
      <w:r w:rsidR="00AC49D4" w:rsidRPr="00A06140">
        <w:rPr>
          <w:lang w:val="en-GB"/>
        </w:rPr>
        <w:t>temperature anomaly measure used in the analysis. The graph shows how monthly temperatures in July two example states (Florida in red and Minnesota in blue) (left panel) for 1980-2017 are used to calculate temperature anomalies. As seen, a warmer state like Florida (top right) can have a smaller inter-annual variation in a particular month (here, July) compared with a cooler state like Minnesota (bottom right).</w:t>
      </w:r>
      <w:r w:rsidR="00601D49" w:rsidRPr="00A06140">
        <w:rPr>
          <w:color w:val="000000" w:themeColor="text1"/>
          <w:lang w:val="en-GB"/>
        </w:rPr>
        <w:br w:type="page"/>
      </w:r>
    </w:p>
    <w:p w14:paraId="49F97EEA" w14:textId="05BB1483" w:rsidR="00DF67F4" w:rsidRPr="00A06140" w:rsidRDefault="00DF67F4" w:rsidP="00DF67F4">
      <w:pPr>
        <w:spacing w:after="160" w:line="480" w:lineRule="auto"/>
        <w:jc w:val="both"/>
        <w:rPr>
          <w:b/>
          <w:bCs/>
          <w:kern w:val="32"/>
          <w:szCs w:val="24"/>
          <w:lang w:val="en-GB"/>
        </w:rPr>
      </w:pPr>
      <w:r w:rsidRPr="00A06140">
        <w:rPr>
          <w:b/>
          <w:lang w:val="en-GB"/>
        </w:rPr>
        <w:lastRenderedPageBreak/>
        <w:t xml:space="preserve">Extended </w:t>
      </w:r>
      <w:r w:rsidR="003F6BE2" w:rsidRPr="00A06140">
        <w:rPr>
          <w:b/>
          <w:lang w:val="en-GB"/>
        </w:rPr>
        <w:t>D</w:t>
      </w:r>
      <w:r w:rsidRPr="00A06140">
        <w:rPr>
          <w:b/>
          <w:lang w:val="en-GB"/>
        </w:rPr>
        <w:t xml:space="preserve">ata </w:t>
      </w:r>
      <w:r w:rsidR="003F6BE2" w:rsidRPr="00A06140">
        <w:rPr>
          <w:b/>
          <w:lang w:val="en-GB"/>
        </w:rPr>
        <w:t>F</w:t>
      </w:r>
      <w:r w:rsidRPr="00A06140">
        <w:rPr>
          <w:b/>
          <w:lang w:val="en-GB"/>
        </w:rPr>
        <w:t xml:space="preserve">igure 2. </w:t>
      </w:r>
      <w:r w:rsidRPr="00A06140">
        <w:rPr>
          <w:lang w:val="en-GB"/>
        </w:rPr>
        <w:t>Average size of temperature anomaly (</w:t>
      </w:r>
      <w:r w:rsidRPr="00A06140">
        <w:rPr>
          <w:bCs/>
          <w:lang w:val="en-GB"/>
        </w:rPr>
        <w:t>°C)</w:t>
      </w:r>
      <w:r w:rsidRPr="00A06140">
        <w:rPr>
          <w:lang w:val="en-GB"/>
        </w:rPr>
        <w:t xml:space="preserve"> from 1980 to 2017, by state and month. The value for each state and month is the mean of the absolute size of anomaly, be it cold or warm, and hence gives an indication of the scale of anomalies around the local average temperatures.</w:t>
      </w:r>
      <w:r w:rsidRPr="00A06140">
        <w:rPr>
          <w:lang w:val="en-GB"/>
        </w:rPr>
        <w:br w:type="page"/>
      </w:r>
    </w:p>
    <w:p w14:paraId="262ED697" w14:textId="3099F6F6" w:rsidR="008F191C" w:rsidRPr="00A06140" w:rsidRDefault="008F191C" w:rsidP="000347A4">
      <w:pPr>
        <w:spacing w:line="480" w:lineRule="auto"/>
        <w:jc w:val="both"/>
        <w:rPr>
          <w:bCs/>
          <w:lang w:val="en-GB"/>
        </w:rPr>
      </w:pPr>
      <w:r w:rsidRPr="00A06140">
        <w:rPr>
          <w:b/>
          <w:color w:val="000000" w:themeColor="text1"/>
          <w:lang w:val="en-GB"/>
        </w:rPr>
        <w:lastRenderedPageBreak/>
        <w:t>Extended Data Figure 3.</w:t>
      </w:r>
      <w:r w:rsidRPr="00A06140">
        <w:rPr>
          <w:color w:val="000000" w:themeColor="text1"/>
          <w:lang w:val="en-GB"/>
        </w:rPr>
        <w:t xml:space="preserve"> Additional annual injury deaths for the 2017 US population in year in which each month was +</w:t>
      </w:r>
      <w:r w:rsidR="00A37141" w:rsidRPr="00A06140">
        <w:rPr>
          <w:bCs/>
          <w:color w:val="222222"/>
          <w:shd w:val="clear" w:color="auto" w:fill="FFFFFF"/>
          <w:lang w:val="en-GB"/>
        </w:rPr>
        <w:t>2</w:t>
      </w:r>
      <w:r w:rsidRPr="00A06140">
        <w:rPr>
          <w:bCs/>
          <w:color w:val="000000" w:themeColor="text1"/>
          <w:lang w:val="en-GB"/>
        </w:rPr>
        <w:t>°C</w:t>
      </w:r>
      <w:r w:rsidRPr="00A06140">
        <w:rPr>
          <w:color w:val="000000" w:themeColor="text1"/>
          <w:lang w:val="en-GB"/>
        </w:rPr>
        <w:t xml:space="preserve"> warmer compared with 1980-2017 average temperatures. The top row shows breakdown by type of injury, sex and age group. The bottom row shows the break down by type of injury, sex and month. Black dots represent net changes in deaths for each set of bars.</w:t>
      </w:r>
      <w:r w:rsidRPr="00A06140">
        <w:rPr>
          <w:b/>
          <w:lang w:val="en-GB"/>
        </w:rPr>
        <w:br w:type="page"/>
      </w:r>
    </w:p>
    <w:p w14:paraId="7449AD22" w14:textId="1AC25F4A" w:rsidR="000347A4" w:rsidRPr="00A06140" w:rsidRDefault="000347A4" w:rsidP="000347A4">
      <w:pPr>
        <w:spacing w:after="160" w:line="480" w:lineRule="auto"/>
        <w:rPr>
          <w:b/>
          <w:lang w:val="en-GB"/>
        </w:rPr>
      </w:pPr>
      <w:r w:rsidRPr="00A06140">
        <w:rPr>
          <w:b/>
          <w:bCs/>
          <w:lang w:val="en-GB"/>
        </w:rPr>
        <w:lastRenderedPageBreak/>
        <w:t xml:space="preserve">Extended Data Figure 4. </w:t>
      </w:r>
      <w:r w:rsidRPr="00A06140">
        <w:rPr>
          <w:bCs/>
          <w:lang w:val="en-GB"/>
        </w:rPr>
        <w:t xml:space="preserve">Percent change in death rates in year in which each month was +2°C compared with </w:t>
      </w:r>
      <w:r w:rsidRPr="00A06140">
        <w:rPr>
          <w:color w:val="000000" w:themeColor="text1"/>
          <w:lang w:val="en-GB"/>
        </w:rPr>
        <w:t>1980-2017 average temperatures</w:t>
      </w:r>
      <w:r w:rsidRPr="00A06140">
        <w:rPr>
          <w:bCs/>
          <w:lang w:val="en-GB"/>
        </w:rPr>
        <w:t xml:space="preserve"> by type of injury, sex and (A) age group or (B) month. </w:t>
      </w:r>
      <w:commentRangeStart w:id="0"/>
      <w:ins w:id="1" w:author="Robbie Parks" w:date="2019-11-19T11:59:00Z">
        <w:r w:rsidR="00E2081D" w:rsidRPr="00A06140">
          <w:rPr>
            <w:bCs/>
            <w:lang w:val="en-GB"/>
          </w:rPr>
          <w:t>Coloured dots show the posterior means, obtained at posterior draw level. Error bars represent 95% Credible Intervals.</w:t>
        </w:r>
        <w:bookmarkStart w:id="2" w:name="_GoBack"/>
        <w:r w:rsidR="00E2081D" w:rsidRPr="00A06140">
          <w:rPr>
            <w:bCs/>
            <w:lang w:val="en-GB"/>
          </w:rPr>
          <w:t xml:space="preserve"> </w:t>
        </w:r>
        <w:commentRangeEnd w:id="0"/>
        <w:r w:rsidR="00E2081D" w:rsidRPr="00A06140">
          <w:rPr>
            <w:rStyle w:val="CommentReference"/>
            <w:rFonts w:asciiTheme="minorHAnsi" w:hAnsiTheme="minorHAnsi" w:cstheme="minorBidi"/>
            <w:lang w:val="en-GB"/>
          </w:rPr>
          <w:commentReference w:id="0"/>
        </w:r>
      </w:ins>
      <w:r w:rsidRPr="00A06140">
        <w:rPr>
          <w:b/>
          <w:lang w:val="en-GB"/>
        </w:rPr>
        <w:br w:type="page"/>
      </w:r>
      <w:bookmarkEnd w:id="2"/>
    </w:p>
    <w:p w14:paraId="67DD656B" w14:textId="616C8279" w:rsidR="005F1E6D" w:rsidRPr="00A06140" w:rsidRDefault="005F1E6D" w:rsidP="009A368B">
      <w:pPr>
        <w:spacing w:after="160" w:line="480" w:lineRule="auto"/>
        <w:rPr>
          <w:b/>
          <w:bCs/>
          <w:kern w:val="32"/>
          <w:szCs w:val="24"/>
          <w:lang w:val="en-GB"/>
        </w:rPr>
      </w:pPr>
      <w:r w:rsidRPr="00A06140">
        <w:rPr>
          <w:b/>
          <w:lang w:val="en-GB"/>
        </w:rPr>
        <w:lastRenderedPageBreak/>
        <w:t xml:space="preserve">Extended Data Figure </w:t>
      </w:r>
      <w:r w:rsidR="000347A4" w:rsidRPr="00A06140">
        <w:rPr>
          <w:b/>
          <w:lang w:val="en-GB"/>
        </w:rPr>
        <w:t>5</w:t>
      </w:r>
      <w:r w:rsidR="00BB285D" w:rsidRPr="00A06140">
        <w:rPr>
          <w:b/>
          <w:lang w:val="en-GB"/>
        </w:rPr>
        <w:t xml:space="preserve">. </w:t>
      </w:r>
      <w:r w:rsidR="00BD13CC" w:rsidRPr="00A06140">
        <w:rPr>
          <w:lang w:val="en-GB"/>
        </w:rPr>
        <w:t>Number of deaths by type of transport injury, month, sex and age group in the contiguous United States for 1980-201</w:t>
      </w:r>
      <w:r w:rsidR="005D52A1" w:rsidRPr="00A06140">
        <w:rPr>
          <w:lang w:val="en-GB"/>
        </w:rPr>
        <w:t>7.</w:t>
      </w:r>
      <w:r w:rsidRPr="00A06140">
        <w:rPr>
          <w:lang w:val="en-GB"/>
        </w:rPr>
        <w:br w:type="page"/>
      </w:r>
    </w:p>
    <w:p w14:paraId="397F8585" w14:textId="01E5CC5B" w:rsidR="00F7368F" w:rsidRPr="00A06140" w:rsidRDefault="003B7C71" w:rsidP="00601D49">
      <w:pPr>
        <w:pStyle w:val="Heading1"/>
        <w:spacing w:line="480" w:lineRule="auto"/>
        <w:rPr>
          <w:lang w:val="en-GB"/>
        </w:rPr>
      </w:pPr>
      <w:r w:rsidRPr="00A06140">
        <w:rPr>
          <w:lang w:val="en-GB"/>
        </w:rPr>
        <w:lastRenderedPageBreak/>
        <w:t>Extended Data</w:t>
      </w:r>
      <w:r w:rsidR="0015062B" w:rsidRPr="00A06140">
        <w:rPr>
          <w:lang w:val="en-GB"/>
        </w:rPr>
        <w:t xml:space="preserve"> Table 1</w:t>
      </w:r>
      <w:r w:rsidR="00732676" w:rsidRPr="00A06140">
        <w:rPr>
          <w:lang w:val="en-GB"/>
        </w:rPr>
        <w:t xml:space="preserve">. </w:t>
      </w:r>
      <w:r w:rsidR="00732676" w:rsidRPr="00A06140">
        <w:rPr>
          <w:b w:val="0"/>
          <w:lang w:val="en-GB"/>
        </w:rPr>
        <w:t>Injury groups used in the analysis with ICD-9 and ICD-10 codes.</w:t>
      </w:r>
    </w:p>
    <w:tbl>
      <w:tblPr>
        <w:tblpPr w:leftFromText="180" w:rightFromText="180" w:vertAnchor="page" w:horzAnchor="margin" w:tblpXSpec="center" w:tblpY="2012"/>
        <w:tblW w:w="107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547"/>
        <w:gridCol w:w="2410"/>
        <w:gridCol w:w="2905"/>
        <w:gridCol w:w="2906"/>
      </w:tblGrid>
      <w:tr w:rsidR="00F3299F" w:rsidRPr="00A06140" w14:paraId="769DE415" w14:textId="77777777" w:rsidTr="00F3299F">
        <w:trPr>
          <w:trHeight w:val="320"/>
        </w:trPr>
        <w:tc>
          <w:tcPr>
            <w:tcW w:w="4957" w:type="dxa"/>
            <w:gridSpan w:val="2"/>
            <w:tcBorders>
              <w:bottom w:val="single" w:sz="12" w:space="0" w:color="auto"/>
            </w:tcBorders>
            <w:shd w:val="clear" w:color="auto" w:fill="auto"/>
            <w:noWrap/>
            <w:vAlign w:val="center"/>
            <w:hideMark/>
          </w:tcPr>
          <w:p w14:paraId="7D27C76B" w14:textId="77777777" w:rsidR="00F3299F" w:rsidRPr="00A06140" w:rsidRDefault="00F3299F" w:rsidP="00F3299F">
            <w:pPr>
              <w:jc w:val="center"/>
              <w:rPr>
                <w:b/>
                <w:bCs/>
                <w:color w:val="000000"/>
                <w:lang w:val="en-GB"/>
              </w:rPr>
            </w:pPr>
            <w:r w:rsidRPr="00A06140">
              <w:rPr>
                <w:b/>
                <w:bCs/>
                <w:color w:val="000000"/>
                <w:lang w:val="en-GB"/>
              </w:rPr>
              <w:t>Injury type</w:t>
            </w:r>
          </w:p>
        </w:tc>
        <w:tc>
          <w:tcPr>
            <w:tcW w:w="2905" w:type="dxa"/>
            <w:tcBorders>
              <w:bottom w:val="single" w:sz="12" w:space="0" w:color="auto"/>
            </w:tcBorders>
            <w:shd w:val="clear" w:color="auto" w:fill="auto"/>
            <w:noWrap/>
            <w:vAlign w:val="center"/>
            <w:hideMark/>
          </w:tcPr>
          <w:p w14:paraId="7A1A5E1C" w14:textId="77777777" w:rsidR="00F3299F" w:rsidRPr="00A06140" w:rsidRDefault="00F3299F" w:rsidP="00F3299F">
            <w:pPr>
              <w:jc w:val="center"/>
              <w:rPr>
                <w:b/>
                <w:bCs/>
                <w:color w:val="000000"/>
                <w:lang w:val="en-GB"/>
              </w:rPr>
            </w:pPr>
            <w:r w:rsidRPr="00A06140">
              <w:rPr>
                <w:b/>
                <w:bCs/>
                <w:color w:val="000000"/>
                <w:lang w:val="en-GB"/>
              </w:rPr>
              <w:t>ICD-9</w:t>
            </w:r>
          </w:p>
        </w:tc>
        <w:tc>
          <w:tcPr>
            <w:tcW w:w="2906" w:type="dxa"/>
            <w:tcBorders>
              <w:bottom w:val="single" w:sz="12" w:space="0" w:color="auto"/>
            </w:tcBorders>
            <w:shd w:val="clear" w:color="auto" w:fill="auto"/>
            <w:noWrap/>
            <w:vAlign w:val="center"/>
            <w:hideMark/>
          </w:tcPr>
          <w:p w14:paraId="60995D51" w14:textId="77777777" w:rsidR="00F3299F" w:rsidRPr="00A06140" w:rsidRDefault="00F3299F" w:rsidP="00F3299F">
            <w:pPr>
              <w:jc w:val="center"/>
              <w:rPr>
                <w:b/>
                <w:bCs/>
                <w:color w:val="000000"/>
                <w:lang w:val="en-GB"/>
              </w:rPr>
            </w:pPr>
            <w:r w:rsidRPr="00A06140">
              <w:rPr>
                <w:b/>
                <w:bCs/>
                <w:color w:val="000000"/>
                <w:lang w:val="en-GB"/>
              </w:rPr>
              <w:t>ICD-10</w:t>
            </w:r>
          </w:p>
        </w:tc>
      </w:tr>
      <w:tr w:rsidR="00F3299F" w:rsidRPr="00A06140" w14:paraId="203A76B9" w14:textId="77777777" w:rsidTr="00F3299F">
        <w:trPr>
          <w:trHeight w:val="851"/>
        </w:trPr>
        <w:tc>
          <w:tcPr>
            <w:tcW w:w="2547" w:type="dxa"/>
            <w:vMerge w:val="restart"/>
            <w:tcBorders>
              <w:top w:val="single" w:sz="6" w:space="0" w:color="auto"/>
              <w:left w:val="single" w:sz="12" w:space="0" w:color="auto"/>
            </w:tcBorders>
            <w:shd w:val="clear" w:color="auto" w:fill="auto"/>
            <w:noWrap/>
            <w:vAlign w:val="center"/>
            <w:hideMark/>
          </w:tcPr>
          <w:p w14:paraId="2243FCE8" w14:textId="77777777" w:rsidR="00F3299F" w:rsidRPr="00A06140" w:rsidRDefault="00F3299F" w:rsidP="00F3299F">
            <w:pPr>
              <w:rPr>
                <w:color w:val="000000"/>
                <w:lang w:val="en-GB"/>
              </w:rPr>
            </w:pPr>
            <w:r w:rsidRPr="00A06140">
              <w:rPr>
                <w:color w:val="000000"/>
                <w:lang w:val="en-GB"/>
              </w:rPr>
              <w:t>Unintentional</w:t>
            </w:r>
          </w:p>
        </w:tc>
        <w:tc>
          <w:tcPr>
            <w:tcW w:w="2410" w:type="dxa"/>
            <w:tcBorders>
              <w:top w:val="single" w:sz="6" w:space="0" w:color="auto"/>
              <w:bottom w:val="single" w:sz="6" w:space="0" w:color="auto"/>
            </w:tcBorders>
            <w:vAlign w:val="center"/>
          </w:tcPr>
          <w:p w14:paraId="254A0CC0" w14:textId="77777777" w:rsidR="00F3299F" w:rsidRPr="00A06140" w:rsidRDefault="00F3299F" w:rsidP="00F3299F">
            <w:pPr>
              <w:rPr>
                <w:color w:val="000000"/>
                <w:lang w:val="en-GB"/>
              </w:rPr>
            </w:pPr>
            <w:r w:rsidRPr="00A06140">
              <w:rPr>
                <w:color w:val="000000"/>
                <w:lang w:val="en-GB"/>
              </w:rPr>
              <w:t>Transport</w:t>
            </w:r>
          </w:p>
        </w:tc>
        <w:tc>
          <w:tcPr>
            <w:tcW w:w="2905" w:type="dxa"/>
            <w:tcBorders>
              <w:top w:val="single" w:sz="6" w:space="0" w:color="auto"/>
              <w:bottom w:val="single" w:sz="6" w:space="0" w:color="auto"/>
            </w:tcBorders>
            <w:shd w:val="clear" w:color="auto" w:fill="auto"/>
            <w:noWrap/>
            <w:vAlign w:val="center"/>
            <w:hideMark/>
          </w:tcPr>
          <w:p w14:paraId="24D7EBA2" w14:textId="77777777" w:rsidR="00F3299F" w:rsidRPr="00A06140" w:rsidRDefault="00F3299F" w:rsidP="00F3299F">
            <w:pPr>
              <w:jc w:val="center"/>
              <w:rPr>
                <w:color w:val="000000"/>
                <w:lang w:val="en-GB"/>
              </w:rPr>
            </w:pPr>
            <w:r w:rsidRPr="00A06140">
              <w:rPr>
                <w:color w:val="000000"/>
                <w:lang w:val="en-GB"/>
              </w:rPr>
              <w:t>E800-E84</w:t>
            </w:r>
            <w:r w:rsidRPr="00A06140">
              <w:rPr>
                <w:lang w:val="en-GB"/>
              </w:rPr>
              <w:t>9</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0A775D14" w14:textId="77777777" w:rsidR="00F3299F" w:rsidRPr="00A06140" w:rsidRDefault="00F3299F" w:rsidP="00F3299F">
            <w:pPr>
              <w:jc w:val="center"/>
              <w:rPr>
                <w:color w:val="000000"/>
                <w:lang w:val="en-GB"/>
              </w:rPr>
            </w:pPr>
            <w:r w:rsidRPr="00A06140">
              <w:rPr>
                <w:color w:val="000000"/>
                <w:lang w:val="en-GB"/>
              </w:rPr>
              <w:t>V01-V99</w:t>
            </w:r>
          </w:p>
        </w:tc>
      </w:tr>
      <w:tr w:rsidR="00F3299F" w:rsidRPr="00A06140" w14:paraId="69503CD2" w14:textId="77777777" w:rsidTr="00F3299F">
        <w:trPr>
          <w:trHeight w:val="851"/>
        </w:trPr>
        <w:tc>
          <w:tcPr>
            <w:tcW w:w="2547" w:type="dxa"/>
            <w:vMerge/>
            <w:tcBorders>
              <w:left w:val="single" w:sz="12" w:space="0" w:color="auto"/>
            </w:tcBorders>
            <w:shd w:val="clear" w:color="auto" w:fill="auto"/>
            <w:noWrap/>
            <w:vAlign w:val="center"/>
            <w:hideMark/>
          </w:tcPr>
          <w:p w14:paraId="7DE9625B" w14:textId="77777777" w:rsidR="00F3299F" w:rsidRPr="00A06140" w:rsidRDefault="00F3299F" w:rsidP="00F3299F">
            <w:pPr>
              <w:rPr>
                <w:color w:val="000000"/>
                <w:lang w:val="en-GB"/>
              </w:rPr>
            </w:pPr>
          </w:p>
        </w:tc>
        <w:tc>
          <w:tcPr>
            <w:tcW w:w="2410" w:type="dxa"/>
            <w:tcBorders>
              <w:top w:val="single" w:sz="6" w:space="0" w:color="auto"/>
              <w:bottom w:val="single" w:sz="6" w:space="0" w:color="auto"/>
            </w:tcBorders>
            <w:vAlign w:val="center"/>
          </w:tcPr>
          <w:p w14:paraId="7D6F4460" w14:textId="77777777" w:rsidR="00F3299F" w:rsidRPr="00A06140" w:rsidRDefault="00F3299F" w:rsidP="00F3299F">
            <w:pPr>
              <w:rPr>
                <w:color w:val="000000"/>
                <w:lang w:val="en-GB"/>
              </w:rPr>
            </w:pPr>
            <w:r w:rsidRPr="00A06140">
              <w:rPr>
                <w:color w:val="000000"/>
                <w:lang w:val="en-GB"/>
              </w:rPr>
              <w:t>Falls</w:t>
            </w:r>
          </w:p>
        </w:tc>
        <w:tc>
          <w:tcPr>
            <w:tcW w:w="2905" w:type="dxa"/>
            <w:tcBorders>
              <w:top w:val="single" w:sz="6" w:space="0" w:color="auto"/>
              <w:bottom w:val="single" w:sz="6" w:space="0" w:color="auto"/>
            </w:tcBorders>
            <w:shd w:val="clear" w:color="auto" w:fill="auto"/>
            <w:noWrap/>
            <w:vAlign w:val="center"/>
            <w:hideMark/>
          </w:tcPr>
          <w:p w14:paraId="309F18E0" w14:textId="77777777" w:rsidR="00F3299F" w:rsidRPr="00A06140" w:rsidRDefault="00F3299F" w:rsidP="00F3299F">
            <w:pPr>
              <w:jc w:val="center"/>
              <w:rPr>
                <w:color w:val="000000"/>
                <w:lang w:val="en-GB"/>
              </w:rPr>
            </w:pPr>
            <w:r w:rsidRPr="00A06140">
              <w:rPr>
                <w:color w:val="000000"/>
                <w:lang w:val="en-GB"/>
              </w:rPr>
              <w:t>E880-E888</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628A28E8" w14:textId="77777777" w:rsidR="00F3299F" w:rsidRPr="00A06140" w:rsidRDefault="00F3299F" w:rsidP="00F3299F">
            <w:pPr>
              <w:jc w:val="center"/>
              <w:rPr>
                <w:color w:val="000000"/>
                <w:lang w:val="en-GB"/>
              </w:rPr>
            </w:pPr>
            <w:r w:rsidRPr="00A06140">
              <w:rPr>
                <w:color w:val="000000"/>
                <w:lang w:val="en-GB"/>
              </w:rPr>
              <w:t>W00-W19</w:t>
            </w:r>
          </w:p>
        </w:tc>
      </w:tr>
      <w:tr w:rsidR="00F3299F" w:rsidRPr="00A06140" w14:paraId="31A9345B" w14:textId="77777777" w:rsidTr="00F3299F">
        <w:trPr>
          <w:trHeight w:val="851"/>
        </w:trPr>
        <w:tc>
          <w:tcPr>
            <w:tcW w:w="2547" w:type="dxa"/>
            <w:vMerge/>
            <w:tcBorders>
              <w:left w:val="single" w:sz="12" w:space="0" w:color="auto"/>
            </w:tcBorders>
            <w:shd w:val="clear" w:color="auto" w:fill="auto"/>
            <w:noWrap/>
            <w:vAlign w:val="center"/>
            <w:hideMark/>
          </w:tcPr>
          <w:p w14:paraId="463A3DBF" w14:textId="77777777" w:rsidR="00F3299F" w:rsidRPr="00A06140" w:rsidRDefault="00F3299F" w:rsidP="00F3299F">
            <w:pPr>
              <w:rPr>
                <w:color w:val="000000"/>
                <w:lang w:val="en-GB"/>
              </w:rPr>
            </w:pPr>
          </w:p>
        </w:tc>
        <w:tc>
          <w:tcPr>
            <w:tcW w:w="2410" w:type="dxa"/>
            <w:tcBorders>
              <w:top w:val="single" w:sz="6" w:space="0" w:color="auto"/>
              <w:bottom w:val="single" w:sz="6" w:space="0" w:color="auto"/>
            </w:tcBorders>
            <w:vAlign w:val="center"/>
          </w:tcPr>
          <w:p w14:paraId="435FB316" w14:textId="143DF1F6" w:rsidR="00F3299F" w:rsidRPr="00A06140" w:rsidRDefault="00F3299F" w:rsidP="00F3299F">
            <w:pPr>
              <w:rPr>
                <w:color w:val="000000"/>
                <w:lang w:val="en-GB"/>
              </w:rPr>
            </w:pPr>
            <w:r w:rsidRPr="00A06140">
              <w:rPr>
                <w:color w:val="000000"/>
                <w:lang w:val="en-GB"/>
              </w:rPr>
              <w:t>Drowning</w:t>
            </w:r>
            <w:r w:rsidR="001720A9" w:rsidRPr="00A06140">
              <w:rPr>
                <w:color w:val="000000"/>
                <w:lang w:val="en-GB"/>
              </w:rPr>
              <w:t>s</w:t>
            </w:r>
          </w:p>
        </w:tc>
        <w:tc>
          <w:tcPr>
            <w:tcW w:w="2905" w:type="dxa"/>
            <w:tcBorders>
              <w:top w:val="single" w:sz="6" w:space="0" w:color="auto"/>
              <w:bottom w:val="single" w:sz="6" w:space="0" w:color="auto"/>
            </w:tcBorders>
            <w:shd w:val="clear" w:color="auto" w:fill="auto"/>
            <w:noWrap/>
            <w:vAlign w:val="center"/>
            <w:hideMark/>
          </w:tcPr>
          <w:p w14:paraId="49661FA5" w14:textId="77777777" w:rsidR="00F3299F" w:rsidRPr="00A06140" w:rsidRDefault="00F3299F" w:rsidP="00F3299F">
            <w:pPr>
              <w:jc w:val="center"/>
              <w:rPr>
                <w:color w:val="000000"/>
                <w:lang w:val="en-GB"/>
              </w:rPr>
            </w:pPr>
            <w:r w:rsidRPr="00A06140">
              <w:rPr>
                <w:color w:val="000000"/>
                <w:lang w:val="en-GB"/>
              </w:rPr>
              <w:t>E910</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6DD8CFCF" w14:textId="77777777" w:rsidR="00F3299F" w:rsidRPr="00A06140" w:rsidRDefault="00F3299F" w:rsidP="00F3299F">
            <w:pPr>
              <w:jc w:val="center"/>
              <w:rPr>
                <w:color w:val="000000"/>
                <w:lang w:val="en-GB"/>
              </w:rPr>
            </w:pPr>
            <w:r w:rsidRPr="00A06140">
              <w:rPr>
                <w:color w:val="000000"/>
                <w:lang w:val="en-GB"/>
              </w:rPr>
              <w:t>W65-W74</w:t>
            </w:r>
          </w:p>
        </w:tc>
      </w:tr>
      <w:tr w:rsidR="00F3299F" w:rsidRPr="00A06140" w14:paraId="36B5F4DF" w14:textId="77777777" w:rsidTr="00F3299F">
        <w:trPr>
          <w:trHeight w:val="851"/>
        </w:trPr>
        <w:tc>
          <w:tcPr>
            <w:tcW w:w="2547" w:type="dxa"/>
            <w:vMerge/>
            <w:tcBorders>
              <w:left w:val="single" w:sz="12" w:space="0" w:color="auto"/>
              <w:bottom w:val="single" w:sz="12" w:space="0" w:color="auto"/>
            </w:tcBorders>
            <w:shd w:val="clear" w:color="auto" w:fill="auto"/>
            <w:noWrap/>
            <w:vAlign w:val="center"/>
          </w:tcPr>
          <w:p w14:paraId="434A6026" w14:textId="77777777" w:rsidR="00F3299F" w:rsidRPr="00A06140" w:rsidRDefault="00F3299F" w:rsidP="00F3299F">
            <w:pPr>
              <w:rPr>
                <w:color w:val="000000"/>
                <w:lang w:val="en-GB"/>
              </w:rPr>
            </w:pPr>
          </w:p>
        </w:tc>
        <w:tc>
          <w:tcPr>
            <w:tcW w:w="2410" w:type="dxa"/>
            <w:tcBorders>
              <w:top w:val="single" w:sz="6" w:space="0" w:color="auto"/>
              <w:bottom w:val="single" w:sz="12" w:space="0" w:color="auto"/>
            </w:tcBorders>
            <w:vAlign w:val="center"/>
          </w:tcPr>
          <w:p w14:paraId="17576A86" w14:textId="77777777" w:rsidR="00F3299F" w:rsidRPr="00A06140" w:rsidRDefault="00F3299F" w:rsidP="00F3299F">
            <w:pPr>
              <w:rPr>
                <w:color w:val="000000"/>
                <w:lang w:val="en-GB"/>
              </w:rPr>
            </w:pPr>
            <w:r w:rsidRPr="00A06140">
              <w:rPr>
                <w:color w:val="000000"/>
                <w:lang w:val="en-GB"/>
              </w:rPr>
              <w:t>Other unintentional</w:t>
            </w:r>
          </w:p>
          <w:p w14:paraId="0F9E4C8E" w14:textId="77777777" w:rsidR="00F3299F" w:rsidRPr="00A06140" w:rsidRDefault="00F3299F" w:rsidP="00F3299F">
            <w:pPr>
              <w:rPr>
                <w:color w:val="000000"/>
                <w:lang w:val="en-GB"/>
              </w:rPr>
            </w:pPr>
            <w:r w:rsidRPr="00A06140">
              <w:rPr>
                <w:color w:val="000000"/>
                <w:lang w:val="en-GB"/>
              </w:rPr>
              <w:t>(not analysed)</w:t>
            </w:r>
          </w:p>
        </w:tc>
        <w:tc>
          <w:tcPr>
            <w:tcW w:w="2905" w:type="dxa"/>
            <w:tcBorders>
              <w:top w:val="single" w:sz="6" w:space="0" w:color="auto"/>
              <w:bottom w:val="single" w:sz="12" w:space="0" w:color="auto"/>
            </w:tcBorders>
            <w:shd w:val="clear" w:color="auto" w:fill="auto"/>
            <w:noWrap/>
            <w:vAlign w:val="center"/>
          </w:tcPr>
          <w:p w14:paraId="46EBAE11" w14:textId="77777777" w:rsidR="00F3299F" w:rsidRPr="00A06140" w:rsidRDefault="00F3299F" w:rsidP="00F3299F">
            <w:pPr>
              <w:jc w:val="center"/>
              <w:rPr>
                <w:color w:val="000000"/>
                <w:lang w:val="en-GB"/>
              </w:rPr>
            </w:pPr>
            <w:r w:rsidRPr="00A06140">
              <w:rPr>
                <w:color w:val="000000"/>
                <w:lang w:val="en-GB"/>
              </w:rPr>
              <w:t>E850-E869, E890-E909, E911-E928</w:t>
            </w:r>
          </w:p>
        </w:tc>
        <w:tc>
          <w:tcPr>
            <w:tcW w:w="2906" w:type="dxa"/>
            <w:tcBorders>
              <w:top w:val="single" w:sz="6" w:space="0" w:color="auto"/>
              <w:bottom w:val="single" w:sz="12" w:space="0" w:color="auto"/>
              <w:right w:val="single" w:sz="12" w:space="0" w:color="auto"/>
            </w:tcBorders>
            <w:shd w:val="clear" w:color="auto" w:fill="auto"/>
            <w:noWrap/>
            <w:vAlign w:val="center"/>
          </w:tcPr>
          <w:p w14:paraId="5A818AC8" w14:textId="77777777" w:rsidR="00F3299F" w:rsidRPr="00A06140" w:rsidRDefault="00F3299F" w:rsidP="00F3299F">
            <w:pPr>
              <w:jc w:val="center"/>
              <w:rPr>
                <w:color w:val="000000"/>
                <w:lang w:val="en-GB"/>
              </w:rPr>
            </w:pPr>
            <w:r w:rsidRPr="00A06140">
              <w:rPr>
                <w:color w:val="000000"/>
                <w:lang w:val="en-GB"/>
              </w:rPr>
              <w:t>W20-W64, W75-X59</w:t>
            </w:r>
          </w:p>
        </w:tc>
      </w:tr>
      <w:tr w:rsidR="00F3299F" w:rsidRPr="00A06140" w14:paraId="573AB4E4" w14:textId="77777777" w:rsidTr="00F3299F">
        <w:trPr>
          <w:trHeight w:val="851"/>
        </w:trPr>
        <w:tc>
          <w:tcPr>
            <w:tcW w:w="2547" w:type="dxa"/>
            <w:vMerge w:val="restart"/>
            <w:tcBorders>
              <w:top w:val="single" w:sz="6" w:space="0" w:color="auto"/>
              <w:left w:val="single" w:sz="12" w:space="0" w:color="auto"/>
            </w:tcBorders>
            <w:shd w:val="clear" w:color="auto" w:fill="auto"/>
            <w:noWrap/>
            <w:vAlign w:val="center"/>
            <w:hideMark/>
          </w:tcPr>
          <w:p w14:paraId="7D7FDD29" w14:textId="77777777" w:rsidR="00F3299F" w:rsidRPr="00A06140" w:rsidRDefault="00F3299F" w:rsidP="00F3299F">
            <w:pPr>
              <w:rPr>
                <w:lang w:val="en-GB"/>
              </w:rPr>
            </w:pPr>
            <w:r w:rsidRPr="00A06140">
              <w:rPr>
                <w:color w:val="000000"/>
                <w:lang w:val="en-GB"/>
              </w:rPr>
              <w:t>Intentional</w:t>
            </w:r>
          </w:p>
        </w:tc>
        <w:tc>
          <w:tcPr>
            <w:tcW w:w="2410" w:type="dxa"/>
            <w:tcBorders>
              <w:top w:val="single" w:sz="6" w:space="0" w:color="auto"/>
              <w:bottom w:val="single" w:sz="6" w:space="0" w:color="auto"/>
            </w:tcBorders>
            <w:vAlign w:val="center"/>
          </w:tcPr>
          <w:p w14:paraId="2D54590B" w14:textId="77777777" w:rsidR="00F3299F" w:rsidRPr="00A06140" w:rsidRDefault="00F3299F" w:rsidP="00F3299F">
            <w:pPr>
              <w:rPr>
                <w:color w:val="000000"/>
                <w:lang w:val="en-GB"/>
              </w:rPr>
            </w:pPr>
            <w:r w:rsidRPr="00A06140">
              <w:rPr>
                <w:color w:val="000000"/>
                <w:lang w:val="en-GB"/>
              </w:rPr>
              <w:t>Suicide</w:t>
            </w:r>
          </w:p>
        </w:tc>
        <w:tc>
          <w:tcPr>
            <w:tcW w:w="2905" w:type="dxa"/>
            <w:tcBorders>
              <w:top w:val="single" w:sz="6" w:space="0" w:color="auto"/>
              <w:bottom w:val="single" w:sz="6" w:space="0" w:color="auto"/>
            </w:tcBorders>
            <w:shd w:val="clear" w:color="auto" w:fill="auto"/>
            <w:noWrap/>
            <w:vAlign w:val="center"/>
            <w:hideMark/>
          </w:tcPr>
          <w:p w14:paraId="17E8CB3F" w14:textId="77777777" w:rsidR="00F3299F" w:rsidRPr="00A06140" w:rsidRDefault="00F3299F" w:rsidP="00F3299F">
            <w:pPr>
              <w:jc w:val="center"/>
              <w:rPr>
                <w:color w:val="000000"/>
                <w:lang w:val="en-GB"/>
              </w:rPr>
            </w:pPr>
            <w:r w:rsidRPr="00A06140">
              <w:rPr>
                <w:color w:val="000000"/>
                <w:lang w:val="en-GB"/>
              </w:rPr>
              <w:t>E950-E959</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58C9F7F7" w14:textId="77777777" w:rsidR="00F3299F" w:rsidRPr="00A06140" w:rsidRDefault="00F3299F" w:rsidP="00F3299F">
            <w:pPr>
              <w:jc w:val="center"/>
              <w:rPr>
                <w:color w:val="000000"/>
                <w:lang w:val="en-GB"/>
              </w:rPr>
            </w:pPr>
            <w:r w:rsidRPr="00A06140">
              <w:rPr>
                <w:color w:val="000000"/>
                <w:lang w:val="en-GB"/>
              </w:rPr>
              <w:t>X60-X84</w:t>
            </w:r>
          </w:p>
        </w:tc>
      </w:tr>
      <w:tr w:rsidR="00F3299F" w:rsidRPr="00A06140" w14:paraId="5653AF19" w14:textId="77777777" w:rsidTr="00F3299F">
        <w:trPr>
          <w:trHeight w:val="993"/>
        </w:trPr>
        <w:tc>
          <w:tcPr>
            <w:tcW w:w="2547" w:type="dxa"/>
            <w:vMerge/>
            <w:tcBorders>
              <w:left w:val="single" w:sz="12" w:space="0" w:color="auto"/>
            </w:tcBorders>
            <w:shd w:val="clear" w:color="auto" w:fill="auto"/>
            <w:noWrap/>
            <w:vAlign w:val="center"/>
            <w:hideMark/>
          </w:tcPr>
          <w:p w14:paraId="023A79D4" w14:textId="77777777" w:rsidR="00F3299F" w:rsidRPr="00A06140" w:rsidRDefault="00F3299F" w:rsidP="00F3299F">
            <w:pPr>
              <w:rPr>
                <w:color w:val="000000"/>
                <w:lang w:val="en-GB"/>
              </w:rPr>
            </w:pPr>
          </w:p>
        </w:tc>
        <w:tc>
          <w:tcPr>
            <w:tcW w:w="2410" w:type="dxa"/>
            <w:tcBorders>
              <w:top w:val="single" w:sz="6" w:space="0" w:color="auto"/>
            </w:tcBorders>
            <w:vAlign w:val="center"/>
          </w:tcPr>
          <w:p w14:paraId="18607C2E" w14:textId="77777777" w:rsidR="00F3299F" w:rsidRPr="00A06140" w:rsidRDefault="00F3299F" w:rsidP="00F3299F">
            <w:pPr>
              <w:rPr>
                <w:color w:val="000000"/>
                <w:highlight w:val="yellow"/>
                <w:lang w:val="en-GB"/>
              </w:rPr>
            </w:pPr>
            <w:r w:rsidRPr="00A06140">
              <w:rPr>
                <w:color w:val="000000"/>
                <w:lang w:val="en-GB"/>
              </w:rPr>
              <w:t>Assault</w:t>
            </w:r>
          </w:p>
        </w:tc>
        <w:tc>
          <w:tcPr>
            <w:tcW w:w="2905" w:type="dxa"/>
            <w:tcBorders>
              <w:top w:val="single" w:sz="6" w:space="0" w:color="auto"/>
            </w:tcBorders>
            <w:shd w:val="clear" w:color="auto" w:fill="auto"/>
            <w:noWrap/>
            <w:vAlign w:val="center"/>
            <w:hideMark/>
          </w:tcPr>
          <w:p w14:paraId="4888B319" w14:textId="77777777" w:rsidR="00F3299F" w:rsidRPr="00A06140" w:rsidRDefault="00F3299F" w:rsidP="00F3299F">
            <w:pPr>
              <w:jc w:val="center"/>
              <w:rPr>
                <w:color w:val="000000"/>
                <w:lang w:val="en-GB"/>
              </w:rPr>
            </w:pPr>
            <w:r w:rsidRPr="00A06140">
              <w:rPr>
                <w:color w:val="000000"/>
                <w:lang w:val="en-GB"/>
              </w:rPr>
              <w:t>E960-E969</w:t>
            </w:r>
          </w:p>
        </w:tc>
        <w:tc>
          <w:tcPr>
            <w:tcW w:w="2906" w:type="dxa"/>
            <w:tcBorders>
              <w:top w:val="single" w:sz="6" w:space="0" w:color="auto"/>
              <w:right w:val="single" w:sz="12" w:space="0" w:color="auto"/>
            </w:tcBorders>
            <w:shd w:val="clear" w:color="auto" w:fill="auto"/>
            <w:noWrap/>
            <w:vAlign w:val="center"/>
            <w:hideMark/>
          </w:tcPr>
          <w:p w14:paraId="3F4BB460" w14:textId="77777777" w:rsidR="00F3299F" w:rsidRPr="00A06140" w:rsidRDefault="00F3299F" w:rsidP="00F3299F">
            <w:pPr>
              <w:jc w:val="center"/>
              <w:rPr>
                <w:color w:val="000000"/>
                <w:lang w:val="en-GB"/>
              </w:rPr>
            </w:pPr>
            <w:r w:rsidRPr="00A06140">
              <w:rPr>
                <w:color w:val="000000"/>
                <w:lang w:val="en-GB"/>
              </w:rPr>
              <w:t>X85-Y09</w:t>
            </w:r>
          </w:p>
        </w:tc>
      </w:tr>
      <w:tr w:rsidR="00F3299F" w:rsidRPr="00A06140" w14:paraId="32E25076" w14:textId="77777777" w:rsidTr="00F3299F">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63714552" w14:textId="77777777" w:rsidR="00F3299F" w:rsidRPr="00A06140" w:rsidRDefault="00F3299F" w:rsidP="00F3299F">
            <w:pPr>
              <w:rPr>
                <w:color w:val="000000"/>
                <w:lang w:val="en-GB"/>
              </w:rPr>
            </w:pPr>
            <w:r w:rsidRPr="00A06140">
              <w:rPr>
                <w:color w:val="000000"/>
                <w:lang w:val="en-GB"/>
              </w:rPr>
              <w:t>Intention undetermined</w:t>
            </w:r>
          </w:p>
          <w:p w14:paraId="0B7D4291" w14:textId="77777777" w:rsidR="00F3299F" w:rsidRPr="00A06140" w:rsidRDefault="00F3299F" w:rsidP="00F3299F">
            <w:pPr>
              <w:rPr>
                <w:color w:val="000000"/>
                <w:lang w:val="en-GB"/>
              </w:rPr>
            </w:pPr>
            <w:r w:rsidRPr="00A06140">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5F6F7E1B" w14:textId="77777777" w:rsidR="00F3299F" w:rsidRPr="00A06140" w:rsidRDefault="00F3299F" w:rsidP="00F3299F">
            <w:pPr>
              <w:jc w:val="center"/>
              <w:rPr>
                <w:color w:val="000000"/>
                <w:lang w:val="en-GB"/>
              </w:rPr>
            </w:pPr>
            <w:r w:rsidRPr="00A06140">
              <w:rPr>
                <w:color w:val="000000"/>
                <w:lang w:val="en-GB"/>
              </w:rPr>
              <w:t>E980-E989</w:t>
            </w:r>
          </w:p>
        </w:tc>
        <w:tc>
          <w:tcPr>
            <w:tcW w:w="2906" w:type="dxa"/>
            <w:tcBorders>
              <w:top w:val="single" w:sz="12" w:space="0" w:color="auto"/>
              <w:bottom w:val="single" w:sz="12" w:space="0" w:color="auto"/>
              <w:right w:val="single" w:sz="12" w:space="0" w:color="auto"/>
            </w:tcBorders>
            <w:shd w:val="clear" w:color="auto" w:fill="auto"/>
            <w:noWrap/>
            <w:vAlign w:val="center"/>
          </w:tcPr>
          <w:p w14:paraId="5345ABF2" w14:textId="77777777" w:rsidR="00F3299F" w:rsidRPr="00A06140" w:rsidRDefault="00F3299F" w:rsidP="00F3299F">
            <w:pPr>
              <w:jc w:val="center"/>
              <w:rPr>
                <w:color w:val="000000"/>
                <w:lang w:val="en-GB"/>
              </w:rPr>
            </w:pPr>
            <w:r w:rsidRPr="00A06140">
              <w:rPr>
                <w:color w:val="000000"/>
                <w:lang w:val="en-GB"/>
              </w:rPr>
              <w:t>Y10-Y34</w:t>
            </w:r>
          </w:p>
        </w:tc>
      </w:tr>
      <w:tr w:rsidR="00F3299F" w:rsidRPr="00A06140" w14:paraId="4AA8AC13" w14:textId="77777777" w:rsidTr="00F3299F">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2F3587C6" w14:textId="77777777" w:rsidR="00F3299F" w:rsidRPr="00A06140" w:rsidRDefault="00F3299F" w:rsidP="00F3299F">
            <w:pPr>
              <w:rPr>
                <w:color w:val="000000"/>
                <w:lang w:val="en-GB"/>
              </w:rPr>
            </w:pPr>
            <w:r w:rsidRPr="00A06140">
              <w:rPr>
                <w:color w:val="000000"/>
                <w:lang w:val="en-GB"/>
              </w:rPr>
              <w:t>Legal intervention and operations of war</w:t>
            </w:r>
          </w:p>
          <w:p w14:paraId="33A686A8" w14:textId="77777777" w:rsidR="00F3299F" w:rsidRPr="00A06140" w:rsidRDefault="00F3299F" w:rsidP="00F3299F">
            <w:pPr>
              <w:rPr>
                <w:color w:val="000000"/>
                <w:lang w:val="en-GB"/>
              </w:rPr>
            </w:pPr>
            <w:r w:rsidRPr="00A06140">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168898B3" w14:textId="77777777" w:rsidR="00F3299F" w:rsidRPr="00A06140" w:rsidRDefault="00F3299F" w:rsidP="00F3299F">
            <w:pPr>
              <w:jc w:val="center"/>
              <w:rPr>
                <w:color w:val="000000"/>
                <w:lang w:val="en-GB"/>
              </w:rPr>
            </w:pPr>
            <w:r w:rsidRPr="00A06140">
              <w:rPr>
                <w:color w:val="000000"/>
                <w:lang w:val="en-GB"/>
              </w:rPr>
              <w:t>E970-E979, E990-E999</w:t>
            </w:r>
          </w:p>
        </w:tc>
        <w:tc>
          <w:tcPr>
            <w:tcW w:w="2906" w:type="dxa"/>
            <w:tcBorders>
              <w:top w:val="single" w:sz="12" w:space="0" w:color="auto"/>
              <w:bottom w:val="single" w:sz="12" w:space="0" w:color="auto"/>
              <w:right w:val="single" w:sz="12" w:space="0" w:color="auto"/>
            </w:tcBorders>
            <w:shd w:val="clear" w:color="auto" w:fill="auto"/>
            <w:noWrap/>
            <w:vAlign w:val="center"/>
          </w:tcPr>
          <w:p w14:paraId="1156D150" w14:textId="77777777" w:rsidR="00F3299F" w:rsidRPr="00A06140" w:rsidRDefault="00F3299F" w:rsidP="00F3299F">
            <w:pPr>
              <w:jc w:val="center"/>
              <w:rPr>
                <w:color w:val="000000"/>
                <w:lang w:val="en-GB"/>
              </w:rPr>
            </w:pPr>
            <w:r w:rsidRPr="00A06140">
              <w:rPr>
                <w:color w:val="000000"/>
                <w:lang w:val="en-GB"/>
              </w:rPr>
              <w:t>Y35-Y36</w:t>
            </w:r>
          </w:p>
        </w:tc>
      </w:tr>
      <w:tr w:rsidR="00F3299F" w:rsidRPr="00A06140" w14:paraId="4A71D99D" w14:textId="77777777" w:rsidTr="00F3299F">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43DE2FB7" w14:textId="77777777" w:rsidR="00F3299F" w:rsidRPr="00A06140" w:rsidRDefault="00F3299F" w:rsidP="00F3299F">
            <w:pPr>
              <w:rPr>
                <w:color w:val="000000"/>
                <w:lang w:val="en-GB"/>
              </w:rPr>
            </w:pPr>
            <w:r w:rsidRPr="00A06140">
              <w:rPr>
                <w:color w:val="000000"/>
                <w:lang w:val="en-GB"/>
              </w:rPr>
              <w:t>Complications of medical and surgical care</w:t>
            </w:r>
          </w:p>
          <w:p w14:paraId="3DD95F04" w14:textId="77777777" w:rsidR="00F3299F" w:rsidRPr="00A06140" w:rsidRDefault="00F3299F" w:rsidP="00F3299F">
            <w:pPr>
              <w:rPr>
                <w:color w:val="000000"/>
                <w:lang w:val="en-GB"/>
              </w:rPr>
            </w:pPr>
            <w:r w:rsidRPr="00A06140">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571EE6A2" w14:textId="77777777" w:rsidR="00F3299F" w:rsidRPr="00A06140" w:rsidRDefault="00F3299F" w:rsidP="00F3299F">
            <w:pPr>
              <w:jc w:val="center"/>
              <w:rPr>
                <w:color w:val="000000"/>
                <w:lang w:val="en-GB"/>
              </w:rPr>
            </w:pPr>
            <w:r w:rsidRPr="00A06140">
              <w:rPr>
                <w:color w:val="000000"/>
                <w:lang w:val="en-GB"/>
              </w:rPr>
              <w:t>E870-E879, E930-E949</w:t>
            </w:r>
          </w:p>
        </w:tc>
        <w:tc>
          <w:tcPr>
            <w:tcW w:w="2906" w:type="dxa"/>
            <w:tcBorders>
              <w:top w:val="single" w:sz="12" w:space="0" w:color="auto"/>
              <w:bottom w:val="single" w:sz="12" w:space="0" w:color="auto"/>
              <w:right w:val="single" w:sz="12" w:space="0" w:color="auto"/>
            </w:tcBorders>
            <w:shd w:val="clear" w:color="auto" w:fill="auto"/>
            <w:noWrap/>
            <w:vAlign w:val="center"/>
          </w:tcPr>
          <w:p w14:paraId="5782A7F2" w14:textId="77777777" w:rsidR="00F3299F" w:rsidRPr="00A06140" w:rsidRDefault="00F3299F" w:rsidP="00F3299F">
            <w:pPr>
              <w:jc w:val="center"/>
              <w:rPr>
                <w:color w:val="000000"/>
                <w:lang w:val="en-GB"/>
              </w:rPr>
            </w:pPr>
            <w:r w:rsidRPr="00A06140">
              <w:rPr>
                <w:color w:val="000000"/>
                <w:lang w:val="en-GB"/>
              </w:rPr>
              <w:t>Y40-Y84</w:t>
            </w:r>
          </w:p>
        </w:tc>
      </w:tr>
      <w:tr w:rsidR="00F3299F" w:rsidRPr="00A06140" w14:paraId="6E2F59A1" w14:textId="77777777" w:rsidTr="00F3299F">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0CB628B1" w14:textId="77777777" w:rsidR="00F3299F" w:rsidRPr="00A06140" w:rsidRDefault="00F3299F" w:rsidP="00F3299F">
            <w:pPr>
              <w:rPr>
                <w:color w:val="000000"/>
                <w:lang w:val="en-GB"/>
              </w:rPr>
            </w:pPr>
            <w:r w:rsidRPr="00A06140">
              <w:rPr>
                <w:color w:val="000000"/>
                <w:lang w:val="en-GB"/>
              </w:rPr>
              <w:t>Sequelae of external causes</w:t>
            </w:r>
          </w:p>
          <w:p w14:paraId="4343BACF" w14:textId="77777777" w:rsidR="00F3299F" w:rsidRPr="00A06140" w:rsidRDefault="00F3299F" w:rsidP="00F3299F">
            <w:pPr>
              <w:rPr>
                <w:color w:val="000000"/>
                <w:lang w:val="en-GB"/>
              </w:rPr>
            </w:pPr>
            <w:r w:rsidRPr="00A06140">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18626CFF" w14:textId="77777777" w:rsidR="00F3299F" w:rsidRPr="00A06140" w:rsidRDefault="00F3299F" w:rsidP="00F3299F">
            <w:pPr>
              <w:jc w:val="center"/>
              <w:rPr>
                <w:color w:val="000000"/>
                <w:lang w:val="en-GB"/>
              </w:rPr>
            </w:pPr>
            <w:r w:rsidRPr="00A06140">
              <w:rPr>
                <w:color w:val="000000"/>
                <w:lang w:val="en-GB"/>
              </w:rPr>
              <w:t>E929</w:t>
            </w:r>
          </w:p>
        </w:tc>
        <w:tc>
          <w:tcPr>
            <w:tcW w:w="2906" w:type="dxa"/>
            <w:tcBorders>
              <w:top w:val="single" w:sz="12" w:space="0" w:color="auto"/>
              <w:bottom w:val="single" w:sz="12" w:space="0" w:color="auto"/>
              <w:right w:val="single" w:sz="12" w:space="0" w:color="auto"/>
            </w:tcBorders>
            <w:shd w:val="clear" w:color="auto" w:fill="auto"/>
            <w:noWrap/>
            <w:vAlign w:val="center"/>
          </w:tcPr>
          <w:p w14:paraId="12FC254B" w14:textId="77777777" w:rsidR="00F3299F" w:rsidRPr="00A06140" w:rsidRDefault="00F3299F" w:rsidP="00F3299F">
            <w:pPr>
              <w:jc w:val="center"/>
              <w:rPr>
                <w:color w:val="000000"/>
                <w:lang w:val="en-GB"/>
              </w:rPr>
            </w:pPr>
            <w:r w:rsidRPr="00A06140">
              <w:rPr>
                <w:color w:val="000000"/>
                <w:lang w:val="en-GB"/>
              </w:rPr>
              <w:t>Y85-Y89</w:t>
            </w:r>
          </w:p>
        </w:tc>
      </w:tr>
    </w:tbl>
    <w:p w14:paraId="73BD39A5" w14:textId="119F87E2" w:rsidR="00F3299F" w:rsidRPr="00A06140" w:rsidRDefault="00F3299F" w:rsidP="00C10F29">
      <w:pPr>
        <w:suppressLineNumbers/>
        <w:spacing w:after="160" w:line="259" w:lineRule="auto"/>
        <w:rPr>
          <w:b/>
          <w:bCs/>
          <w:kern w:val="32"/>
          <w:szCs w:val="24"/>
          <w:lang w:val="en-GB"/>
        </w:rPr>
      </w:pPr>
      <w:r w:rsidRPr="00A06140">
        <w:rPr>
          <w:lang w:val="en-GB"/>
        </w:rPr>
        <w:br w:type="page"/>
      </w:r>
    </w:p>
    <w:p w14:paraId="409CE698" w14:textId="6A5E5B1F" w:rsidR="00800032" w:rsidRPr="00A06140" w:rsidRDefault="003B7C71">
      <w:pPr>
        <w:spacing w:after="160" w:line="259" w:lineRule="auto"/>
        <w:rPr>
          <w:lang w:val="en-GB"/>
        </w:rPr>
      </w:pPr>
      <w:r w:rsidRPr="00A06140">
        <w:rPr>
          <w:b/>
          <w:lang w:val="en-GB"/>
        </w:rPr>
        <w:lastRenderedPageBreak/>
        <w:t>Extended Data</w:t>
      </w:r>
      <w:r w:rsidR="00BE5967" w:rsidRPr="00A06140">
        <w:rPr>
          <w:b/>
          <w:lang w:val="en-GB"/>
        </w:rPr>
        <w:t xml:space="preserve"> Table 2. </w:t>
      </w:r>
      <w:r w:rsidR="007652CC" w:rsidRPr="00A06140">
        <w:rPr>
          <w:lang w:val="en-GB"/>
        </w:rPr>
        <w:t xml:space="preserve">Number of </w:t>
      </w:r>
      <w:r w:rsidR="00880B6F" w:rsidRPr="00A06140">
        <w:rPr>
          <w:lang w:val="en-GB"/>
        </w:rPr>
        <w:t>deaths</w:t>
      </w:r>
      <w:r w:rsidR="00E96C50" w:rsidRPr="00A06140">
        <w:rPr>
          <w:lang w:val="en-GB"/>
        </w:rPr>
        <w:t xml:space="preserve"> </w:t>
      </w:r>
      <w:r w:rsidR="00880B6F" w:rsidRPr="00A06140">
        <w:rPr>
          <w:lang w:val="en-GB"/>
        </w:rPr>
        <w:t>and population</w:t>
      </w:r>
      <w:r w:rsidR="00D75CAF" w:rsidRPr="00A06140">
        <w:rPr>
          <w:lang w:val="en-GB"/>
        </w:rPr>
        <w:t xml:space="preserve"> </w:t>
      </w:r>
      <w:r w:rsidR="007652CC" w:rsidRPr="00A06140">
        <w:rPr>
          <w:lang w:val="en-GB"/>
        </w:rPr>
        <w:t xml:space="preserve">over the </w:t>
      </w:r>
      <w:r w:rsidR="00D75CAF" w:rsidRPr="00A06140">
        <w:rPr>
          <w:lang w:val="en-GB"/>
        </w:rPr>
        <w:t>study period (1980-2017)</w:t>
      </w:r>
      <w:r w:rsidR="00880B6F" w:rsidRPr="00A06140">
        <w:rPr>
          <w:lang w:val="en-GB"/>
        </w:rPr>
        <w:t xml:space="preserve"> </w:t>
      </w:r>
      <w:r w:rsidR="00E96C50" w:rsidRPr="00A06140">
        <w:rPr>
          <w:lang w:val="en-GB"/>
        </w:rPr>
        <w:t xml:space="preserve">for </w:t>
      </w:r>
      <w:r w:rsidR="002234EC" w:rsidRPr="00A06140">
        <w:rPr>
          <w:lang w:val="en-GB"/>
        </w:rPr>
        <w:t>injuries</w:t>
      </w:r>
      <w:r w:rsidR="00FD3365" w:rsidRPr="00A06140">
        <w:rPr>
          <w:lang w:val="en-GB"/>
        </w:rPr>
        <w:t xml:space="preserve"> included</w:t>
      </w:r>
      <w:r w:rsidR="002234EC" w:rsidRPr="00A06140">
        <w:rPr>
          <w:lang w:val="en-GB"/>
        </w:rPr>
        <w:t xml:space="preserve"> in </w:t>
      </w:r>
      <w:r w:rsidR="00FD3365" w:rsidRPr="00A06140">
        <w:rPr>
          <w:lang w:val="en-GB"/>
        </w:rPr>
        <w:t xml:space="preserve">the </w:t>
      </w:r>
      <w:r w:rsidR="002234EC" w:rsidRPr="00A06140">
        <w:rPr>
          <w:lang w:val="en-GB"/>
        </w:rPr>
        <w:t>analys</w:t>
      </w:r>
      <w:r w:rsidR="00FD3365" w:rsidRPr="00A06140">
        <w:rPr>
          <w:lang w:val="en-GB"/>
        </w:rPr>
        <w:t>i</w:t>
      </w:r>
      <w:r w:rsidR="002234EC" w:rsidRPr="00A06140">
        <w:rPr>
          <w:lang w:val="en-GB"/>
        </w:rPr>
        <w:t>s</w:t>
      </w:r>
      <w:r w:rsidR="00800032" w:rsidRPr="00A06140">
        <w:rPr>
          <w:lang w:val="en-GB"/>
        </w:rPr>
        <w:t>.</w:t>
      </w:r>
    </w:p>
    <w:tbl>
      <w:tblPr>
        <w:tblStyle w:val="TableGrid"/>
        <w:tblW w:w="10040" w:type="dxa"/>
        <w:tblInd w:w="-509" w:type="dxa"/>
        <w:tblLayout w:type="fixed"/>
        <w:tblLook w:val="04A0" w:firstRow="1" w:lastRow="0" w:firstColumn="1" w:lastColumn="0" w:noHBand="0" w:noVBand="1"/>
      </w:tblPr>
      <w:tblGrid>
        <w:gridCol w:w="1012"/>
        <w:gridCol w:w="1012"/>
        <w:gridCol w:w="1336"/>
        <w:gridCol w:w="1336"/>
        <w:gridCol w:w="1336"/>
        <w:gridCol w:w="1336"/>
        <w:gridCol w:w="1336"/>
        <w:gridCol w:w="1336"/>
      </w:tblGrid>
      <w:tr w:rsidR="007D5D15" w:rsidRPr="00A06140" w14:paraId="4DA3B467" w14:textId="36D66DAD" w:rsidTr="001F30D9">
        <w:tc>
          <w:tcPr>
            <w:tcW w:w="1012" w:type="dxa"/>
            <w:vAlign w:val="center"/>
          </w:tcPr>
          <w:p w14:paraId="1AF1F16D" w14:textId="37FEF911" w:rsidR="003E4950" w:rsidRPr="00A06140" w:rsidRDefault="003E4950" w:rsidP="00165887">
            <w:pPr>
              <w:spacing w:after="160" w:line="259" w:lineRule="auto"/>
              <w:jc w:val="center"/>
              <w:rPr>
                <w:sz w:val="20"/>
                <w:lang w:val="en-GB"/>
              </w:rPr>
            </w:pPr>
            <w:r w:rsidRPr="00A06140">
              <w:rPr>
                <w:b/>
                <w:bCs/>
                <w:color w:val="000000"/>
                <w:sz w:val="20"/>
                <w:lang w:val="en-GB"/>
              </w:rPr>
              <w:t>Sex</w:t>
            </w:r>
          </w:p>
        </w:tc>
        <w:tc>
          <w:tcPr>
            <w:tcW w:w="1012" w:type="dxa"/>
            <w:vAlign w:val="center"/>
          </w:tcPr>
          <w:p w14:paraId="4EC79D31" w14:textId="4BD41BD0" w:rsidR="003E4950" w:rsidRPr="00A06140" w:rsidRDefault="003E4950" w:rsidP="00165887">
            <w:pPr>
              <w:spacing w:after="160" w:line="259" w:lineRule="auto"/>
              <w:jc w:val="center"/>
              <w:rPr>
                <w:sz w:val="20"/>
                <w:lang w:val="en-GB"/>
              </w:rPr>
            </w:pPr>
            <w:r w:rsidRPr="00A06140">
              <w:rPr>
                <w:b/>
                <w:bCs/>
                <w:color w:val="000000"/>
                <w:sz w:val="20"/>
                <w:lang w:val="en-GB"/>
              </w:rPr>
              <w:t>Age group (years)</w:t>
            </w:r>
          </w:p>
        </w:tc>
        <w:tc>
          <w:tcPr>
            <w:tcW w:w="1336" w:type="dxa"/>
          </w:tcPr>
          <w:p w14:paraId="5AE63C49" w14:textId="5423C2FA" w:rsidR="003E4950" w:rsidRPr="00A06140" w:rsidRDefault="003E4950" w:rsidP="00165887">
            <w:pPr>
              <w:spacing w:after="160" w:line="259" w:lineRule="auto"/>
              <w:jc w:val="center"/>
              <w:rPr>
                <w:sz w:val="20"/>
                <w:lang w:val="en-GB"/>
              </w:rPr>
            </w:pPr>
            <w:r w:rsidRPr="00A06140">
              <w:rPr>
                <w:b/>
                <w:bCs/>
                <w:color w:val="000000"/>
                <w:sz w:val="20"/>
                <w:lang w:val="en-GB"/>
              </w:rPr>
              <w:t>Transport</w:t>
            </w:r>
          </w:p>
        </w:tc>
        <w:tc>
          <w:tcPr>
            <w:tcW w:w="1336" w:type="dxa"/>
          </w:tcPr>
          <w:p w14:paraId="2645811F" w14:textId="29D17AF4" w:rsidR="003E4950" w:rsidRPr="00A06140" w:rsidRDefault="003E4950" w:rsidP="00165887">
            <w:pPr>
              <w:spacing w:after="160" w:line="259" w:lineRule="auto"/>
              <w:jc w:val="center"/>
              <w:rPr>
                <w:b/>
                <w:bCs/>
                <w:color w:val="000000"/>
                <w:sz w:val="20"/>
                <w:lang w:val="en-GB"/>
              </w:rPr>
            </w:pPr>
            <w:r w:rsidRPr="00A06140">
              <w:rPr>
                <w:b/>
                <w:bCs/>
                <w:color w:val="000000"/>
                <w:sz w:val="20"/>
                <w:lang w:val="en-GB"/>
              </w:rPr>
              <w:t>Falls</w:t>
            </w:r>
          </w:p>
        </w:tc>
        <w:tc>
          <w:tcPr>
            <w:tcW w:w="1336" w:type="dxa"/>
          </w:tcPr>
          <w:p w14:paraId="10D0C7B6" w14:textId="4EC720E8" w:rsidR="003E4950" w:rsidRPr="00A06140" w:rsidRDefault="003E4950" w:rsidP="00165887">
            <w:pPr>
              <w:spacing w:after="160" w:line="259" w:lineRule="auto"/>
              <w:jc w:val="center"/>
              <w:rPr>
                <w:b/>
                <w:bCs/>
                <w:color w:val="000000"/>
                <w:sz w:val="20"/>
                <w:lang w:val="en-GB"/>
              </w:rPr>
            </w:pPr>
            <w:r w:rsidRPr="00A06140">
              <w:rPr>
                <w:b/>
                <w:bCs/>
                <w:color w:val="000000"/>
                <w:sz w:val="20"/>
                <w:lang w:val="en-GB"/>
              </w:rPr>
              <w:t>Drowning</w:t>
            </w:r>
          </w:p>
        </w:tc>
        <w:tc>
          <w:tcPr>
            <w:tcW w:w="1336" w:type="dxa"/>
          </w:tcPr>
          <w:p w14:paraId="6FBE3A33" w14:textId="5A6C518C" w:rsidR="003E4950" w:rsidRPr="00A06140" w:rsidRDefault="003E4950" w:rsidP="00165887">
            <w:pPr>
              <w:spacing w:after="160" w:line="259" w:lineRule="auto"/>
              <w:jc w:val="center"/>
              <w:rPr>
                <w:b/>
                <w:bCs/>
                <w:color w:val="000000"/>
                <w:sz w:val="20"/>
                <w:lang w:val="en-GB"/>
              </w:rPr>
            </w:pPr>
            <w:r w:rsidRPr="00A06140">
              <w:rPr>
                <w:b/>
                <w:bCs/>
                <w:color w:val="000000"/>
                <w:sz w:val="20"/>
                <w:lang w:val="en-GB"/>
              </w:rPr>
              <w:t>Suicide</w:t>
            </w:r>
          </w:p>
        </w:tc>
        <w:tc>
          <w:tcPr>
            <w:tcW w:w="1336" w:type="dxa"/>
          </w:tcPr>
          <w:p w14:paraId="09D9A199" w14:textId="68457837" w:rsidR="003E4950" w:rsidRPr="00A06140" w:rsidRDefault="003E4950" w:rsidP="00165887">
            <w:pPr>
              <w:spacing w:after="160" w:line="259" w:lineRule="auto"/>
              <w:jc w:val="center"/>
              <w:rPr>
                <w:b/>
                <w:bCs/>
                <w:color w:val="000000"/>
                <w:sz w:val="20"/>
                <w:lang w:val="en-GB"/>
              </w:rPr>
            </w:pPr>
            <w:r w:rsidRPr="00A06140">
              <w:rPr>
                <w:b/>
                <w:bCs/>
                <w:color w:val="000000"/>
                <w:sz w:val="20"/>
                <w:lang w:val="en-GB"/>
              </w:rPr>
              <w:t>Assault</w:t>
            </w:r>
          </w:p>
        </w:tc>
        <w:tc>
          <w:tcPr>
            <w:tcW w:w="1336" w:type="dxa"/>
          </w:tcPr>
          <w:p w14:paraId="5B3A46A9" w14:textId="18F5753B" w:rsidR="003E4950" w:rsidRPr="00A06140" w:rsidRDefault="003E4950" w:rsidP="003E4950">
            <w:pPr>
              <w:spacing w:after="160" w:line="259" w:lineRule="auto"/>
              <w:jc w:val="center"/>
              <w:rPr>
                <w:b/>
                <w:bCs/>
                <w:color w:val="000000"/>
                <w:sz w:val="20"/>
                <w:lang w:val="en-GB"/>
              </w:rPr>
            </w:pPr>
            <w:r w:rsidRPr="00A06140">
              <w:rPr>
                <w:b/>
                <w:bCs/>
                <w:color w:val="000000"/>
                <w:sz w:val="20"/>
                <w:lang w:val="en-GB"/>
              </w:rPr>
              <w:t>Populat</w:t>
            </w:r>
            <w:r w:rsidR="007D5D15" w:rsidRPr="00A06140">
              <w:rPr>
                <w:b/>
                <w:bCs/>
                <w:color w:val="000000"/>
                <w:sz w:val="20"/>
                <w:lang w:val="en-GB"/>
              </w:rPr>
              <w:t>io</w:t>
            </w:r>
            <w:r w:rsidRPr="00A06140">
              <w:rPr>
                <w:b/>
                <w:bCs/>
                <w:color w:val="000000"/>
                <w:sz w:val="20"/>
                <w:lang w:val="en-GB"/>
              </w:rPr>
              <w:t>n</w:t>
            </w:r>
            <w:r w:rsidR="007813FE" w:rsidRPr="00A06140">
              <w:rPr>
                <w:b/>
                <w:bCs/>
                <w:color w:val="000000"/>
                <w:sz w:val="20"/>
                <w:lang w:val="en-GB"/>
              </w:rPr>
              <w:t xml:space="preserve"> </w:t>
            </w:r>
            <w:r w:rsidR="00213719" w:rsidRPr="00A06140">
              <w:rPr>
                <w:b/>
                <w:bCs/>
                <w:color w:val="000000"/>
                <w:sz w:val="20"/>
                <w:lang w:val="en-GB"/>
              </w:rPr>
              <w:t>(millions)</w:t>
            </w:r>
          </w:p>
        </w:tc>
      </w:tr>
      <w:tr w:rsidR="00F12C99" w:rsidRPr="00A06140" w14:paraId="4FD26EC6" w14:textId="65B59FCD" w:rsidTr="001F30D9">
        <w:tc>
          <w:tcPr>
            <w:tcW w:w="1012" w:type="dxa"/>
            <w:vMerge w:val="restart"/>
            <w:vAlign w:val="center"/>
          </w:tcPr>
          <w:p w14:paraId="1C4CC53D" w14:textId="489DC87D" w:rsidR="00F12C99" w:rsidRPr="00A06140" w:rsidRDefault="00F12C99" w:rsidP="00F12C99">
            <w:pPr>
              <w:spacing w:after="160" w:line="259" w:lineRule="auto"/>
              <w:rPr>
                <w:sz w:val="20"/>
                <w:lang w:val="en-GB"/>
              </w:rPr>
            </w:pPr>
            <w:r w:rsidRPr="00A06140">
              <w:rPr>
                <w:sz w:val="20"/>
                <w:lang w:val="en-GB"/>
              </w:rPr>
              <w:t>Male</w:t>
            </w:r>
          </w:p>
        </w:tc>
        <w:tc>
          <w:tcPr>
            <w:tcW w:w="1012" w:type="dxa"/>
          </w:tcPr>
          <w:p w14:paraId="48376544" w14:textId="1EE9FE98" w:rsidR="00F12C99" w:rsidRPr="00A06140" w:rsidRDefault="00F12C99" w:rsidP="00F12C99">
            <w:pPr>
              <w:spacing w:after="160" w:line="259" w:lineRule="auto"/>
              <w:jc w:val="center"/>
              <w:rPr>
                <w:sz w:val="20"/>
                <w:lang w:val="en-GB"/>
              </w:rPr>
            </w:pPr>
            <w:r w:rsidRPr="00A06140">
              <w:rPr>
                <w:sz w:val="20"/>
                <w:lang w:val="en-GB"/>
              </w:rPr>
              <w:t>0-4</w:t>
            </w:r>
          </w:p>
        </w:tc>
        <w:tc>
          <w:tcPr>
            <w:tcW w:w="1336" w:type="dxa"/>
          </w:tcPr>
          <w:p w14:paraId="1034ACB6" w14:textId="011F7167" w:rsidR="00F12C99" w:rsidRPr="00A06140" w:rsidRDefault="00F12C99" w:rsidP="00F12C99">
            <w:pPr>
              <w:spacing w:after="160" w:line="259" w:lineRule="auto"/>
              <w:jc w:val="center"/>
              <w:rPr>
                <w:sz w:val="20"/>
                <w:lang w:val="en-GB"/>
              </w:rPr>
            </w:pPr>
            <w:r w:rsidRPr="00A06140">
              <w:rPr>
                <w:color w:val="000000"/>
                <w:sz w:val="20"/>
                <w:lang w:val="en-GB"/>
              </w:rPr>
              <w:t>19,263</w:t>
            </w:r>
          </w:p>
        </w:tc>
        <w:tc>
          <w:tcPr>
            <w:tcW w:w="1336" w:type="dxa"/>
          </w:tcPr>
          <w:p w14:paraId="22A83F0E" w14:textId="59B57792" w:rsidR="00F12C99" w:rsidRPr="00A06140" w:rsidRDefault="00F12C99" w:rsidP="00F12C99">
            <w:pPr>
              <w:spacing w:after="160" w:line="259" w:lineRule="auto"/>
              <w:jc w:val="center"/>
              <w:rPr>
                <w:sz w:val="20"/>
                <w:lang w:val="en-GB"/>
              </w:rPr>
            </w:pPr>
            <w:r w:rsidRPr="00A06140">
              <w:rPr>
                <w:color w:val="000000"/>
                <w:sz w:val="20"/>
                <w:lang w:val="en-GB"/>
              </w:rPr>
              <w:t>1,828</w:t>
            </w:r>
          </w:p>
        </w:tc>
        <w:tc>
          <w:tcPr>
            <w:tcW w:w="1336" w:type="dxa"/>
          </w:tcPr>
          <w:p w14:paraId="39AF7349" w14:textId="4CF14E33" w:rsidR="00F12C99" w:rsidRPr="00A06140" w:rsidRDefault="00F12C99" w:rsidP="00F12C99">
            <w:pPr>
              <w:spacing w:after="160" w:line="259" w:lineRule="auto"/>
              <w:jc w:val="center"/>
              <w:rPr>
                <w:sz w:val="20"/>
                <w:lang w:val="en-GB"/>
              </w:rPr>
            </w:pPr>
            <w:r w:rsidRPr="00A06140">
              <w:rPr>
                <w:color w:val="000000"/>
                <w:sz w:val="20"/>
                <w:lang w:val="en-GB"/>
              </w:rPr>
              <w:t>14,110</w:t>
            </w:r>
          </w:p>
        </w:tc>
        <w:tc>
          <w:tcPr>
            <w:tcW w:w="1336" w:type="dxa"/>
          </w:tcPr>
          <w:p w14:paraId="73CC6582" w14:textId="68C9B380" w:rsidR="00F12C99" w:rsidRPr="00A06140" w:rsidRDefault="00F12C99" w:rsidP="00F12C99">
            <w:pPr>
              <w:spacing w:after="160" w:line="259" w:lineRule="auto"/>
              <w:jc w:val="center"/>
              <w:rPr>
                <w:sz w:val="20"/>
                <w:lang w:val="en-GB"/>
              </w:rPr>
            </w:pPr>
            <w:r w:rsidRPr="00A06140">
              <w:rPr>
                <w:color w:val="000000"/>
                <w:sz w:val="20"/>
                <w:lang w:val="en-GB"/>
              </w:rPr>
              <w:t>0</w:t>
            </w:r>
          </w:p>
        </w:tc>
        <w:tc>
          <w:tcPr>
            <w:tcW w:w="1336" w:type="dxa"/>
          </w:tcPr>
          <w:p w14:paraId="4621C873" w14:textId="3B7B9802" w:rsidR="00F12C99" w:rsidRPr="00A06140" w:rsidRDefault="00F12C99" w:rsidP="00F12C99">
            <w:pPr>
              <w:spacing w:after="160" w:line="259" w:lineRule="auto"/>
              <w:jc w:val="center"/>
              <w:rPr>
                <w:sz w:val="20"/>
                <w:lang w:val="en-GB"/>
              </w:rPr>
            </w:pPr>
            <w:r w:rsidRPr="00A06140">
              <w:rPr>
                <w:color w:val="000000"/>
                <w:sz w:val="20"/>
                <w:lang w:val="en-GB"/>
              </w:rPr>
              <w:t>14,137</w:t>
            </w:r>
          </w:p>
        </w:tc>
        <w:tc>
          <w:tcPr>
            <w:tcW w:w="1336" w:type="dxa"/>
          </w:tcPr>
          <w:p w14:paraId="03C07695" w14:textId="3C0200D8" w:rsidR="00F12C99" w:rsidRPr="00A06140" w:rsidRDefault="00F12C99" w:rsidP="00F12C99">
            <w:pPr>
              <w:spacing w:after="160" w:line="259" w:lineRule="auto"/>
              <w:jc w:val="center"/>
              <w:rPr>
                <w:sz w:val="20"/>
                <w:lang w:val="en-GB"/>
              </w:rPr>
            </w:pPr>
            <w:r w:rsidRPr="00A06140">
              <w:rPr>
                <w:color w:val="000000"/>
                <w:sz w:val="20"/>
                <w:lang w:val="en-GB"/>
              </w:rPr>
              <w:t>379</w:t>
            </w:r>
            <w:r w:rsidR="00424B22" w:rsidRPr="00A06140">
              <w:rPr>
                <w:color w:val="000000"/>
                <w:sz w:val="20"/>
                <w:lang w:val="en-GB"/>
              </w:rPr>
              <w:t>.</w:t>
            </w:r>
            <w:r w:rsidRPr="00A06140">
              <w:rPr>
                <w:color w:val="000000"/>
                <w:sz w:val="20"/>
                <w:lang w:val="en-GB"/>
              </w:rPr>
              <w:t>6</w:t>
            </w:r>
          </w:p>
        </w:tc>
      </w:tr>
      <w:tr w:rsidR="00F12C99" w:rsidRPr="00A06140" w14:paraId="5C49E936" w14:textId="0991F651" w:rsidTr="001F30D9">
        <w:tc>
          <w:tcPr>
            <w:tcW w:w="1012" w:type="dxa"/>
            <w:vMerge/>
          </w:tcPr>
          <w:p w14:paraId="56F085A8" w14:textId="77777777" w:rsidR="00F12C99" w:rsidRPr="00A06140" w:rsidRDefault="00F12C99" w:rsidP="00F12C99">
            <w:pPr>
              <w:spacing w:after="160" w:line="259" w:lineRule="auto"/>
              <w:jc w:val="center"/>
              <w:rPr>
                <w:sz w:val="20"/>
                <w:lang w:val="en-GB"/>
              </w:rPr>
            </w:pPr>
          </w:p>
        </w:tc>
        <w:tc>
          <w:tcPr>
            <w:tcW w:w="1012" w:type="dxa"/>
          </w:tcPr>
          <w:p w14:paraId="6444752A" w14:textId="75DFF691" w:rsidR="00F12C99" w:rsidRPr="00A06140" w:rsidRDefault="00F12C99" w:rsidP="00F12C99">
            <w:pPr>
              <w:spacing w:after="160" w:line="259" w:lineRule="auto"/>
              <w:jc w:val="center"/>
              <w:rPr>
                <w:sz w:val="20"/>
                <w:lang w:val="en-GB"/>
              </w:rPr>
            </w:pPr>
            <w:r w:rsidRPr="00A06140">
              <w:rPr>
                <w:sz w:val="20"/>
                <w:lang w:val="en-GB"/>
              </w:rPr>
              <w:t>5-14</w:t>
            </w:r>
          </w:p>
        </w:tc>
        <w:tc>
          <w:tcPr>
            <w:tcW w:w="1336" w:type="dxa"/>
          </w:tcPr>
          <w:p w14:paraId="314FC51E" w14:textId="18F449C4" w:rsidR="00F12C99" w:rsidRPr="00A06140" w:rsidRDefault="00F12C99" w:rsidP="00F12C99">
            <w:pPr>
              <w:spacing w:after="160" w:line="259" w:lineRule="auto"/>
              <w:jc w:val="center"/>
              <w:rPr>
                <w:sz w:val="20"/>
                <w:lang w:val="en-GB"/>
              </w:rPr>
            </w:pPr>
            <w:r w:rsidRPr="00A06140">
              <w:rPr>
                <w:color w:val="000000"/>
                <w:sz w:val="20"/>
                <w:lang w:val="en-GB"/>
              </w:rPr>
              <w:t>42,669</w:t>
            </w:r>
          </w:p>
        </w:tc>
        <w:tc>
          <w:tcPr>
            <w:tcW w:w="1336" w:type="dxa"/>
          </w:tcPr>
          <w:p w14:paraId="1080AC50" w14:textId="21B8FB93" w:rsidR="00F12C99" w:rsidRPr="00A06140" w:rsidRDefault="00F12C99" w:rsidP="00F12C99">
            <w:pPr>
              <w:spacing w:after="160" w:line="259" w:lineRule="auto"/>
              <w:jc w:val="center"/>
              <w:rPr>
                <w:sz w:val="20"/>
                <w:lang w:val="en-GB"/>
              </w:rPr>
            </w:pPr>
            <w:r w:rsidRPr="00A06140">
              <w:rPr>
                <w:color w:val="000000"/>
                <w:sz w:val="20"/>
                <w:lang w:val="en-GB"/>
              </w:rPr>
              <w:t>1,324</w:t>
            </w:r>
          </w:p>
        </w:tc>
        <w:tc>
          <w:tcPr>
            <w:tcW w:w="1336" w:type="dxa"/>
          </w:tcPr>
          <w:p w14:paraId="18C55AB8" w14:textId="6051CDB2" w:rsidR="00F12C99" w:rsidRPr="00A06140" w:rsidRDefault="00F12C99" w:rsidP="00F12C99">
            <w:pPr>
              <w:spacing w:after="160" w:line="259" w:lineRule="auto"/>
              <w:jc w:val="center"/>
              <w:rPr>
                <w:sz w:val="20"/>
                <w:lang w:val="en-GB"/>
              </w:rPr>
            </w:pPr>
            <w:r w:rsidRPr="00A06140">
              <w:rPr>
                <w:color w:val="000000"/>
                <w:sz w:val="20"/>
                <w:lang w:val="en-GB"/>
              </w:rPr>
              <w:t>11,158</w:t>
            </w:r>
          </w:p>
        </w:tc>
        <w:tc>
          <w:tcPr>
            <w:tcW w:w="1336" w:type="dxa"/>
          </w:tcPr>
          <w:p w14:paraId="76633C41" w14:textId="2E6DB9D8" w:rsidR="00F12C99" w:rsidRPr="00A06140" w:rsidRDefault="00F12C99" w:rsidP="00F12C99">
            <w:pPr>
              <w:spacing w:after="160" w:line="259" w:lineRule="auto"/>
              <w:jc w:val="center"/>
              <w:rPr>
                <w:sz w:val="20"/>
                <w:lang w:val="en-GB"/>
              </w:rPr>
            </w:pPr>
            <w:r w:rsidRPr="00A06140">
              <w:rPr>
                <w:color w:val="000000"/>
                <w:sz w:val="20"/>
                <w:lang w:val="en-GB"/>
              </w:rPr>
              <w:t>7,748</w:t>
            </w:r>
          </w:p>
        </w:tc>
        <w:tc>
          <w:tcPr>
            <w:tcW w:w="1336" w:type="dxa"/>
          </w:tcPr>
          <w:p w14:paraId="27918EB9" w14:textId="0F8348D7" w:rsidR="00F12C99" w:rsidRPr="00A06140" w:rsidRDefault="00F12C99" w:rsidP="00F12C99">
            <w:pPr>
              <w:spacing w:after="160" w:line="259" w:lineRule="auto"/>
              <w:jc w:val="center"/>
              <w:rPr>
                <w:sz w:val="20"/>
                <w:lang w:val="en-GB"/>
              </w:rPr>
            </w:pPr>
            <w:r w:rsidRPr="00A06140">
              <w:rPr>
                <w:color w:val="000000"/>
                <w:sz w:val="20"/>
                <w:lang w:val="en-GB"/>
              </w:rPr>
              <w:t>8,974</w:t>
            </w:r>
          </w:p>
        </w:tc>
        <w:tc>
          <w:tcPr>
            <w:tcW w:w="1336" w:type="dxa"/>
          </w:tcPr>
          <w:p w14:paraId="3FA34024" w14:textId="40FBCD7E" w:rsidR="00F12C99" w:rsidRPr="00A06140" w:rsidRDefault="00F12C99" w:rsidP="00F12C99">
            <w:pPr>
              <w:spacing w:after="160" w:line="259" w:lineRule="auto"/>
              <w:jc w:val="center"/>
              <w:rPr>
                <w:sz w:val="20"/>
                <w:lang w:val="en-GB"/>
              </w:rPr>
            </w:pPr>
            <w:r w:rsidRPr="00A06140">
              <w:rPr>
                <w:color w:val="000000"/>
                <w:sz w:val="20"/>
                <w:lang w:val="en-GB"/>
              </w:rPr>
              <w:t>759</w:t>
            </w:r>
            <w:r w:rsidR="00424B22" w:rsidRPr="00A06140">
              <w:rPr>
                <w:color w:val="000000"/>
                <w:sz w:val="20"/>
                <w:lang w:val="en-GB"/>
              </w:rPr>
              <w:t>.</w:t>
            </w:r>
            <w:r w:rsidRPr="00A06140">
              <w:rPr>
                <w:color w:val="000000"/>
                <w:sz w:val="20"/>
                <w:lang w:val="en-GB"/>
              </w:rPr>
              <w:t>5</w:t>
            </w:r>
          </w:p>
        </w:tc>
      </w:tr>
      <w:tr w:rsidR="00F12C99" w:rsidRPr="00A06140" w14:paraId="5571497D" w14:textId="74E08030" w:rsidTr="001F30D9">
        <w:tc>
          <w:tcPr>
            <w:tcW w:w="1012" w:type="dxa"/>
            <w:vMerge/>
          </w:tcPr>
          <w:p w14:paraId="1A84AA3D" w14:textId="77777777" w:rsidR="00F12C99" w:rsidRPr="00A06140" w:rsidRDefault="00F12C99" w:rsidP="00F12C99">
            <w:pPr>
              <w:spacing w:after="160" w:line="259" w:lineRule="auto"/>
              <w:jc w:val="center"/>
              <w:rPr>
                <w:sz w:val="20"/>
                <w:lang w:val="en-GB"/>
              </w:rPr>
            </w:pPr>
          </w:p>
        </w:tc>
        <w:tc>
          <w:tcPr>
            <w:tcW w:w="1012" w:type="dxa"/>
          </w:tcPr>
          <w:p w14:paraId="6E83B608" w14:textId="4DEF5363" w:rsidR="00F12C99" w:rsidRPr="00A06140" w:rsidRDefault="00F12C99" w:rsidP="00F12C99">
            <w:pPr>
              <w:spacing w:after="160" w:line="259" w:lineRule="auto"/>
              <w:jc w:val="center"/>
              <w:rPr>
                <w:sz w:val="20"/>
                <w:lang w:val="en-GB"/>
              </w:rPr>
            </w:pPr>
            <w:r w:rsidRPr="00A06140">
              <w:rPr>
                <w:sz w:val="20"/>
                <w:lang w:val="en-GB"/>
              </w:rPr>
              <w:t>15-24</w:t>
            </w:r>
          </w:p>
        </w:tc>
        <w:tc>
          <w:tcPr>
            <w:tcW w:w="1336" w:type="dxa"/>
          </w:tcPr>
          <w:p w14:paraId="4DEB42DF" w14:textId="52A4FC29" w:rsidR="00F12C99" w:rsidRPr="00A06140" w:rsidRDefault="00F12C99" w:rsidP="00F12C99">
            <w:pPr>
              <w:spacing w:after="160" w:line="259" w:lineRule="auto"/>
              <w:jc w:val="center"/>
              <w:rPr>
                <w:sz w:val="20"/>
                <w:lang w:val="en-GB"/>
              </w:rPr>
            </w:pPr>
            <w:r w:rsidRPr="00A06140">
              <w:rPr>
                <w:color w:val="000000"/>
                <w:sz w:val="20"/>
                <w:lang w:val="en-GB"/>
              </w:rPr>
              <w:t>316,862</w:t>
            </w:r>
          </w:p>
        </w:tc>
        <w:tc>
          <w:tcPr>
            <w:tcW w:w="1336" w:type="dxa"/>
          </w:tcPr>
          <w:p w14:paraId="67E2DD48" w14:textId="50980095" w:rsidR="00F12C99" w:rsidRPr="00A06140" w:rsidRDefault="00F12C99" w:rsidP="00F12C99">
            <w:pPr>
              <w:spacing w:after="160" w:line="259" w:lineRule="auto"/>
              <w:jc w:val="center"/>
              <w:rPr>
                <w:sz w:val="20"/>
                <w:lang w:val="en-GB"/>
              </w:rPr>
            </w:pPr>
            <w:r w:rsidRPr="00A06140">
              <w:rPr>
                <w:color w:val="000000"/>
                <w:sz w:val="20"/>
                <w:lang w:val="en-GB"/>
              </w:rPr>
              <w:t>8,801</w:t>
            </w:r>
          </w:p>
        </w:tc>
        <w:tc>
          <w:tcPr>
            <w:tcW w:w="1336" w:type="dxa"/>
          </w:tcPr>
          <w:p w14:paraId="4224D533" w14:textId="3D4D1755" w:rsidR="00F12C99" w:rsidRPr="00A06140" w:rsidRDefault="00F12C99" w:rsidP="00F12C99">
            <w:pPr>
              <w:spacing w:after="160" w:line="259" w:lineRule="auto"/>
              <w:jc w:val="center"/>
              <w:rPr>
                <w:sz w:val="20"/>
                <w:lang w:val="en-GB"/>
              </w:rPr>
            </w:pPr>
            <w:r w:rsidRPr="00A06140">
              <w:rPr>
                <w:color w:val="000000"/>
                <w:sz w:val="20"/>
                <w:lang w:val="en-GB"/>
              </w:rPr>
              <w:t>26,335</w:t>
            </w:r>
          </w:p>
        </w:tc>
        <w:tc>
          <w:tcPr>
            <w:tcW w:w="1336" w:type="dxa"/>
          </w:tcPr>
          <w:p w14:paraId="4DB008E0" w14:textId="427F6465" w:rsidR="00F12C99" w:rsidRPr="00A06140" w:rsidRDefault="00F12C99" w:rsidP="00F12C99">
            <w:pPr>
              <w:spacing w:after="160" w:line="259" w:lineRule="auto"/>
              <w:jc w:val="center"/>
              <w:rPr>
                <w:sz w:val="20"/>
                <w:lang w:val="en-GB"/>
              </w:rPr>
            </w:pPr>
            <w:r w:rsidRPr="00A06140">
              <w:rPr>
                <w:color w:val="000000"/>
                <w:sz w:val="20"/>
                <w:lang w:val="en-GB"/>
              </w:rPr>
              <w:t>147,423</w:t>
            </w:r>
          </w:p>
        </w:tc>
        <w:tc>
          <w:tcPr>
            <w:tcW w:w="1336" w:type="dxa"/>
          </w:tcPr>
          <w:p w14:paraId="775AC76D" w14:textId="3A8E17DA" w:rsidR="00F12C99" w:rsidRPr="00A06140" w:rsidRDefault="00F12C99" w:rsidP="00F12C99">
            <w:pPr>
              <w:spacing w:after="160" w:line="259" w:lineRule="auto"/>
              <w:jc w:val="center"/>
              <w:rPr>
                <w:sz w:val="20"/>
                <w:lang w:val="en-GB"/>
              </w:rPr>
            </w:pPr>
            <w:r w:rsidRPr="00A06140">
              <w:rPr>
                <w:color w:val="000000"/>
                <w:sz w:val="20"/>
                <w:lang w:val="en-GB"/>
              </w:rPr>
              <w:t>180,145</w:t>
            </w:r>
          </w:p>
        </w:tc>
        <w:tc>
          <w:tcPr>
            <w:tcW w:w="1336" w:type="dxa"/>
          </w:tcPr>
          <w:p w14:paraId="63A2ACD8" w14:textId="7C59345D" w:rsidR="00F12C99" w:rsidRPr="00A06140" w:rsidRDefault="00F12C99" w:rsidP="00F12C99">
            <w:pPr>
              <w:spacing w:after="160" w:line="259" w:lineRule="auto"/>
              <w:jc w:val="center"/>
              <w:rPr>
                <w:sz w:val="20"/>
                <w:lang w:val="en-GB"/>
              </w:rPr>
            </w:pPr>
            <w:r w:rsidRPr="00A06140">
              <w:rPr>
                <w:color w:val="000000"/>
                <w:sz w:val="20"/>
                <w:lang w:val="en-GB"/>
              </w:rPr>
              <w:t>801</w:t>
            </w:r>
            <w:r w:rsidR="00424B22" w:rsidRPr="00A06140">
              <w:rPr>
                <w:color w:val="000000"/>
                <w:sz w:val="20"/>
                <w:lang w:val="en-GB"/>
              </w:rPr>
              <w:t>.</w:t>
            </w:r>
            <w:r w:rsidRPr="00A06140">
              <w:rPr>
                <w:color w:val="000000"/>
                <w:sz w:val="20"/>
                <w:lang w:val="en-GB"/>
              </w:rPr>
              <w:t>9</w:t>
            </w:r>
          </w:p>
        </w:tc>
      </w:tr>
      <w:tr w:rsidR="00F12C99" w:rsidRPr="00A06140" w14:paraId="578CAAF1" w14:textId="72CDBA99" w:rsidTr="001F30D9">
        <w:tc>
          <w:tcPr>
            <w:tcW w:w="1012" w:type="dxa"/>
            <w:vMerge/>
          </w:tcPr>
          <w:p w14:paraId="761D3080" w14:textId="77777777" w:rsidR="00F12C99" w:rsidRPr="00A06140" w:rsidRDefault="00F12C99" w:rsidP="00F12C99">
            <w:pPr>
              <w:spacing w:after="160" w:line="259" w:lineRule="auto"/>
              <w:jc w:val="center"/>
              <w:rPr>
                <w:sz w:val="20"/>
                <w:lang w:val="en-GB"/>
              </w:rPr>
            </w:pPr>
          </w:p>
        </w:tc>
        <w:tc>
          <w:tcPr>
            <w:tcW w:w="1012" w:type="dxa"/>
          </w:tcPr>
          <w:p w14:paraId="58DA9483" w14:textId="0B476330" w:rsidR="00F12C99" w:rsidRPr="00A06140" w:rsidRDefault="00F12C99" w:rsidP="00F12C99">
            <w:pPr>
              <w:spacing w:after="160" w:line="259" w:lineRule="auto"/>
              <w:jc w:val="center"/>
              <w:rPr>
                <w:sz w:val="20"/>
                <w:lang w:val="en-GB"/>
              </w:rPr>
            </w:pPr>
            <w:r w:rsidRPr="00A06140">
              <w:rPr>
                <w:sz w:val="20"/>
                <w:lang w:val="en-GB"/>
              </w:rPr>
              <w:t>25-24</w:t>
            </w:r>
          </w:p>
        </w:tc>
        <w:tc>
          <w:tcPr>
            <w:tcW w:w="1336" w:type="dxa"/>
          </w:tcPr>
          <w:p w14:paraId="548042BA" w14:textId="1E6A81AB" w:rsidR="00F12C99" w:rsidRPr="00A06140" w:rsidRDefault="00F12C99" w:rsidP="00F12C99">
            <w:pPr>
              <w:spacing w:after="160" w:line="259" w:lineRule="auto"/>
              <w:jc w:val="center"/>
              <w:rPr>
                <w:sz w:val="20"/>
                <w:lang w:val="en-GB"/>
              </w:rPr>
            </w:pPr>
            <w:r w:rsidRPr="00A06140">
              <w:rPr>
                <w:color w:val="000000"/>
                <w:sz w:val="20"/>
                <w:lang w:val="en-GB"/>
              </w:rPr>
              <w:t>243,115</w:t>
            </w:r>
          </w:p>
        </w:tc>
        <w:tc>
          <w:tcPr>
            <w:tcW w:w="1336" w:type="dxa"/>
          </w:tcPr>
          <w:p w14:paraId="69ECDA25" w14:textId="725B2739" w:rsidR="00F12C99" w:rsidRPr="00A06140" w:rsidRDefault="00F12C99" w:rsidP="00F12C99">
            <w:pPr>
              <w:spacing w:after="160" w:line="259" w:lineRule="auto"/>
              <w:jc w:val="center"/>
              <w:rPr>
                <w:sz w:val="20"/>
                <w:lang w:val="en-GB"/>
              </w:rPr>
            </w:pPr>
            <w:r w:rsidRPr="00A06140">
              <w:rPr>
                <w:color w:val="000000"/>
                <w:sz w:val="20"/>
                <w:lang w:val="en-GB"/>
              </w:rPr>
              <w:t>12,592</w:t>
            </w:r>
          </w:p>
        </w:tc>
        <w:tc>
          <w:tcPr>
            <w:tcW w:w="1336" w:type="dxa"/>
          </w:tcPr>
          <w:p w14:paraId="069274A7" w14:textId="5184E069" w:rsidR="00F12C99" w:rsidRPr="00A06140" w:rsidRDefault="00F12C99" w:rsidP="00F12C99">
            <w:pPr>
              <w:spacing w:after="160" w:line="259" w:lineRule="auto"/>
              <w:jc w:val="center"/>
              <w:rPr>
                <w:sz w:val="20"/>
                <w:lang w:val="en-GB"/>
              </w:rPr>
            </w:pPr>
            <w:r w:rsidRPr="00A06140">
              <w:rPr>
                <w:color w:val="000000"/>
                <w:sz w:val="20"/>
                <w:lang w:val="en-GB"/>
              </w:rPr>
              <w:t>18,433</w:t>
            </w:r>
          </w:p>
        </w:tc>
        <w:tc>
          <w:tcPr>
            <w:tcW w:w="1336" w:type="dxa"/>
          </w:tcPr>
          <w:p w14:paraId="4E95B843" w14:textId="2C3B3C44" w:rsidR="00F12C99" w:rsidRPr="00A06140" w:rsidRDefault="00F12C99" w:rsidP="00F12C99">
            <w:pPr>
              <w:spacing w:after="160" w:line="259" w:lineRule="auto"/>
              <w:jc w:val="center"/>
              <w:rPr>
                <w:sz w:val="20"/>
                <w:lang w:val="en-GB"/>
              </w:rPr>
            </w:pPr>
            <w:r w:rsidRPr="00A06140">
              <w:rPr>
                <w:color w:val="000000"/>
                <w:sz w:val="20"/>
                <w:lang w:val="en-GB"/>
              </w:rPr>
              <w:t>183,075</w:t>
            </w:r>
          </w:p>
        </w:tc>
        <w:tc>
          <w:tcPr>
            <w:tcW w:w="1336" w:type="dxa"/>
          </w:tcPr>
          <w:p w14:paraId="0191C205" w14:textId="7835E56D" w:rsidR="00F12C99" w:rsidRPr="00A06140" w:rsidRDefault="00F12C99" w:rsidP="00F12C99">
            <w:pPr>
              <w:spacing w:after="160" w:line="259" w:lineRule="auto"/>
              <w:jc w:val="center"/>
              <w:rPr>
                <w:sz w:val="20"/>
                <w:lang w:val="en-GB"/>
              </w:rPr>
            </w:pPr>
            <w:r w:rsidRPr="00A06140">
              <w:rPr>
                <w:color w:val="000000"/>
                <w:sz w:val="20"/>
                <w:lang w:val="en-GB"/>
              </w:rPr>
              <w:t>168,401</w:t>
            </w:r>
          </w:p>
        </w:tc>
        <w:tc>
          <w:tcPr>
            <w:tcW w:w="1336" w:type="dxa"/>
          </w:tcPr>
          <w:p w14:paraId="597C8182" w14:textId="72F76913" w:rsidR="00F12C99" w:rsidRPr="00A06140" w:rsidRDefault="00F12C99" w:rsidP="00F12C99">
            <w:pPr>
              <w:spacing w:after="160" w:line="259" w:lineRule="auto"/>
              <w:jc w:val="center"/>
              <w:rPr>
                <w:sz w:val="20"/>
                <w:lang w:val="en-GB"/>
              </w:rPr>
            </w:pPr>
            <w:r w:rsidRPr="00A06140">
              <w:rPr>
                <w:color w:val="000000"/>
                <w:sz w:val="20"/>
                <w:lang w:val="en-GB"/>
              </w:rPr>
              <w:t>806</w:t>
            </w:r>
            <w:r w:rsidR="00424B22" w:rsidRPr="00A06140">
              <w:rPr>
                <w:color w:val="000000"/>
                <w:sz w:val="20"/>
                <w:lang w:val="en-GB"/>
              </w:rPr>
              <w:t>.3</w:t>
            </w:r>
          </w:p>
        </w:tc>
      </w:tr>
      <w:tr w:rsidR="00F12C99" w:rsidRPr="00A06140" w14:paraId="4302F5B9" w14:textId="188130DF" w:rsidTr="001F30D9">
        <w:tc>
          <w:tcPr>
            <w:tcW w:w="1012" w:type="dxa"/>
            <w:vMerge/>
          </w:tcPr>
          <w:p w14:paraId="4A86C36E" w14:textId="77777777" w:rsidR="00F12C99" w:rsidRPr="00A06140" w:rsidRDefault="00F12C99" w:rsidP="00F12C99">
            <w:pPr>
              <w:spacing w:after="160" w:line="259" w:lineRule="auto"/>
              <w:jc w:val="center"/>
              <w:rPr>
                <w:sz w:val="20"/>
                <w:lang w:val="en-GB"/>
              </w:rPr>
            </w:pPr>
          </w:p>
        </w:tc>
        <w:tc>
          <w:tcPr>
            <w:tcW w:w="1012" w:type="dxa"/>
          </w:tcPr>
          <w:p w14:paraId="2F0431AC" w14:textId="1F232852" w:rsidR="00F12C99" w:rsidRPr="00A06140" w:rsidRDefault="00F12C99" w:rsidP="00F12C99">
            <w:pPr>
              <w:spacing w:after="160" w:line="259" w:lineRule="auto"/>
              <w:jc w:val="center"/>
              <w:rPr>
                <w:sz w:val="20"/>
                <w:lang w:val="en-GB"/>
              </w:rPr>
            </w:pPr>
            <w:r w:rsidRPr="00A06140">
              <w:rPr>
                <w:sz w:val="20"/>
                <w:lang w:val="en-GB"/>
              </w:rPr>
              <w:t>35-34</w:t>
            </w:r>
          </w:p>
        </w:tc>
        <w:tc>
          <w:tcPr>
            <w:tcW w:w="1336" w:type="dxa"/>
          </w:tcPr>
          <w:p w14:paraId="4EF25DBD" w14:textId="76FD4F9D" w:rsidR="00F12C99" w:rsidRPr="00A06140" w:rsidRDefault="00F12C99" w:rsidP="00F12C99">
            <w:pPr>
              <w:spacing w:after="160" w:line="259" w:lineRule="auto"/>
              <w:jc w:val="center"/>
              <w:rPr>
                <w:sz w:val="20"/>
                <w:lang w:val="en-GB"/>
              </w:rPr>
            </w:pPr>
            <w:r w:rsidRPr="00A06140">
              <w:rPr>
                <w:color w:val="000000"/>
                <w:sz w:val="20"/>
                <w:lang w:val="en-GB"/>
              </w:rPr>
              <w:t>175,783</w:t>
            </w:r>
          </w:p>
        </w:tc>
        <w:tc>
          <w:tcPr>
            <w:tcW w:w="1336" w:type="dxa"/>
          </w:tcPr>
          <w:p w14:paraId="5F3F36AE" w14:textId="2DFCA068" w:rsidR="00F12C99" w:rsidRPr="00A06140" w:rsidRDefault="00F12C99" w:rsidP="00F12C99">
            <w:pPr>
              <w:spacing w:after="160" w:line="259" w:lineRule="auto"/>
              <w:jc w:val="center"/>
              <w:rPr>
                <w:sz w:val="20"/>
                <w:lang w:val="en-GB"/>
              </w:rPr>
            </w:pPr>
            <w:r w:rsidRPr="00A06140">
              <w:rPr>
                <w:color w:val="000000"/>
                <w:sz w:val="20"/>
                <w:lang w:val="en-GB"/>
              </w:rPr>
              <w:t>17,389</w:t>
            </w:r>
          </w:p>
        </w:tc>
        <w:tc>
          <w:tcPr>
            <w:tcW w:w="1336" w:type="dxa"/>
          </w:tcPr>
          <w:p w14:paraId="66E43906" w14:textId="71A1EF63" w:rsidR="00F12C99" w:rsidRPr="00A06140" w:rsidRDefault="00F12C99" w:rsidP="00F12C99">
            <w:pPr>
              <w:spacing w:after="160" w:line="259" w:lineRule="auto"/>
              <w:jc w:val="center"/>
              <w:rPr>
                <w:sz w:val="20"/>
                <w:lang w:val="en-GB"/>
              </w:rPr>
            </w:pPr>
            <w:r w:rsidRPr="00A06140">
              <w:rPr>
                <w:color w:val="000000"/>
                <w:sz w:val="20"/>
                <w:lang w:val="en-GB"/>
              </w:rPr>
              <w:t>13,617</w:t>
            </w:r>
          </w:p>
        </w:tc>
        <w:tc>
          <w:tcPr>
            <w:tcW w:w="1336" w:type="dxa"/>
          </w:tcPr>
          <w:p w14:paraId="5B2C5332" w14:textId="7783B618" w:rsidR="00F12C99" w:rsidRPr="00A06140" w:rsidRDefault="00F12C99" w:rsidP="00F12C99">
            <w:pPr>
              <w:spacing w:after="160" w:line="259" w:lineRule="auto"/>
              <w:jc w:val="center"/>
              <w:rPr>
                <w:sz w:val="20"/>
                <w:lang w:val="en-GB"/>
              </w:rPr>
            </w:pPr>
            <w:r w:rsidRPr="00A06140">
              <w:rPr>
                <w:color w:val="000000"/>
                <w:sz w:val="20"/>
                <w:lang w:val="en-GB"/>
              </w:rPr>
              <w:t>175,251</w:t>
            </w:r>
          </w:p>
        </w:tc>
        <w:tc>
          <w:tcPr>
            <w:tcW w:w="1336" w:type="dxa"/>
          </w:tcPr>
          <w:p w14:paraId="035C2C10" w14:textId="46AF81A1" w:rsidR="00F12C99" w:rsidRPr="00A06140" w:rsidRDefault="00F12C99" w:rsidP="00F12C99">
            <w:pPr>
              <w:spacing w:after="160" w:line="259" w:lineRule="auto"/>
              <w:jc w:val="center"/>
              <w:rPr>
                <w:sz w:val="20"/>
                <w:lang w:val="en-GB"/>
              </w:rPr>
            </w:pPr>
            <w:r w:rsidRPr="00A06140">
              <w:rPr>
                <w:color w:val="000000"/>
                <w:sz w:val="20"/>
                <w:lang w:val="en-GB"/>
              </w:rPr>
              <w:t>98,664</w:t>
            </w:r>
          </w:p>
        </w:tc>
        <w:tc>
          <w:tcPr>
            <w:tcW w:w="1336" w:type="dxa"/>
          </w:tcPr>
          <w:p w14:paraId="2F3C89EB" w14:textId="0B6D2B69" w:rsidR="00F12C99" w:rsidRPr="00A06140" w:rsidRDefault="00F12C99" w:rsidP="00F12C99">
            <w:pPr>
              <w:spacing w:after="160" w:line="259" w:lineRule="auto"/>
              <w:jc w:val="center"/>
              <w:rPr>
                <w:sz w:val="20"/>
                <w:lang w:val="en-GB"/>
              </w:rPr>
            </w:pPr>
            <w:r w:rsidRPr="00A06140">
              <w:rPr>
                <w:color w:val="000000"/>
                <w:sz w:val="20"/>
                <w:lang w:val="en-GB"/>
              </w:rPr>
              <w:t>748</w:t>
            </w:r>
            <w:r w:rsidR="00BE4B86" w:rsidRPr="00A06140">
              <w:rPr>
                <w:color w:val="000000"/>
                <w:sz w:val="20"/>
                <w:lang w:val="en-GB"/>
              </w:rPr>
              <w:t>.8</w:t>
            </w:r>
          </w:p>
        </w:tc>
      </w:tr>
      <w:tr w:rsidR="00F12C99" w:rsidRPr="00A06140" w14:paraId="0A67C24F" w14:textId="4083CAF9" w:rsidTr="001F30D9">
        <w:tc>
          <w:tcPr>
            <w:tcW w:w="1012" w:type="dxa"/>
            <w:vMerge/>
          </w:tcPr>
          <w:p w14:paraId="6399A0C8" w14:textId="77777777" w:rsidR="00F12C99" w:rsidRPr="00A06140" w:rsidRDefault="00F12C99" w:rsidP="00F12C99">
            <w:pPr>
              <w:spacing w:after="160" w:line="259" w:lineRule="auto"/>
              <w:jc w:val="center"/>
              <w:rPr>
                <w:sz w:val="20"/>
                <w:lang w:val="en-GB"/>
              </w:rPr>
            </w:pPr>
          </w:p>
        </w:tc>
        <w:tc>
          <w:tcPr>
            <w:tcW w:w="1012" w:type="dxa"/>
          </w:tcPr>
          <w:p w14:paraId="17BA0C0C" w14:textId="5A01410F" w:rsidR="00F12C99" w:rsidRPr="00A06140" w:rsidRDefault="00F12C99" w:rsidP="00F12C99">
            <w:pPr>
              <w:spacing w:after="160" w:line="259" w:lineRule="auto"/>
              <w:jc w:val="center"/>
              <w:rPr>
                <w:sz w:val="20"/>
                <w:lang w:val="en-GB"/>
              </w:rPr>
            </w:pPr>
            <w:r w:rsidRPr="00A06140">
              <w:rPr>
                <w:sz w:val="20"/>
                <w:lang w:val="en-GB"/>
              </w:rPr>
              <w:t>45-44</w:t>
            </w:r>
          </w:p>
        </w:tc>
        <w:tc>
          <w:tcPr>
            <w:tcW w:w="1336" w:type="dxa"/>
          </w:tcPr>
          <w:p w14:paraId="576CF7B5" w14:textId="6EE439B6" w:rsidR="00F12C99" w:rsidRPr="00A06140" w:rsidRDefault="00F12C99" w:rsidP="00F12C99">
            <w:pPr>
              <w:spacing w:after="160" w:line="259" w:lineRule="auto"/>
              <w:jc w:val="center"/>
              <w:rPr>
                <w:sz w:val="20"/>
                <w:lang w:val="en-GB"/>
              </w:rPr>
            </w:pPr>
            <w:r w:rsidRPr="00A06140">
              <w:rPr>
                <w:color w:val="000000"/>
                <w:sz w:val="20"/>
                <w:lang w:val="en-GB"/>
              </w:rPr>
              <w:t>144,482</w:t>
            </w:r>
          </w:p>
        </w:tc>
        <w:tc>
          <w:tcPr>
            <w:tcW w:w="1336" w:type="dxa"/>
          </w:tcPr>
          <w:p w14:paraId="00F0D495" w14:textId="4FA2826F" w:rsidR="00F12C99" w:rsidRPr="00A06140" w:rsidRDefault="00F12C99" w:rsidP="00F12C99">
            <w:pPr>
              <w:spacing w:after="160" w:line="259" w:lineRule="auto"/>
              <w:jc w:val="center"/>
              <w:rPr>
                <w:sz w:val="20"/>
                <w:lang w:val="en-GB"/>
              </w:rPr>
            </w:pPr>
            <w:r w:rsidRPr="00A06140">
              <w:rPr>
                <w:color w:val="000000"/>
                <w:sz w:val="20"/>
                <w:lang w:val="en-GB"/>
              </w:rPr>
              <w:t>26,760</w:t>
            </w:r>
          </w:p>
        </w:tc>
        <w:tc>
          <w:tcPr>
            <w:tcW w:w="1336" w:type="dxa"/>
          </w:tcPr>
          <w:p w14:paraId="4B52EA23" w14:textId="6C69A199" w:rsidR="00F12C99" w:rsidRPr="00A06140" w:rsidRDefault="00F12C99" w:rsidP="00F12C99">
            <w:pPr>
              <w:spacing w:after="160" w:line="259" w:lineRule="auto"/>
              <w:jc w:val="center"/>
              <w:rPr>
                <w:sz w:val="20"/>
                <w:lang w:val="en-GB"/>
              </w:rPr>
            </w:pPr>
            <w:r w:rsidRPr="00A06140">
              <w:rPr>
                <w:color w:val="000000"/>
                <w:sz w:val="20"/>
                <w:lang w:val="en-GB"/>
              </w:rPr>
              <w:t>10,941</w:t>
            </w:r>
          </w:p>
        </w:tc>
        <w:tc>
          <w:tcPr>
            <w:tcW w:w="1336" w:type="dxa"/>
          </w:tcPr>
          <w:p w14:paraId="32501E24" w14:textId="12EDBC2B" w:rsidR="00F12C99" w:rsidRPr="00A06140" w:rsidRDefault="00F12C99" w:rsidP="00F12C99">
            <w:pPr>
              <w:spacing w:after="160" w:line="259" w:lineRule="auto"/>
              <w:jc w:val="center"/>
              <w:rPr>
                <w:sz w:val="20"/>
                <w:lang w:val="en-GB"/>
              </w:rPr>
            </w:pPr>
            <w:r w:rsidRPr="00A06140">
              <w:rPr>
                <w:color w:val="000000"/>
                <w:sz w:val="20"/>
                <w:lang w:val="en-GB"/>
              </w:rPr>
              <w:t>162,956</w:t>
            </w:r>
          </w:p>
        </w:tc>
        <w:tc>
          <w:tcPr>
            <w:tcW w:w="1336" w:type="dxa"/>
          </w:tcPr>
          <w:p w14:paraId="2F8F3BCA" w14:textId="560CE138" w:rsidR="00F12C99" w:rsidRPr="00A06140" w:rsidRDefault="00F12C99" w:rsidP="00F12C99">
            <w:pPr>
              <w:spacing w:after="160" w:line="259" w:lineRule="auto"/>
              <w:jc w:val="center"/>
              <w:rPr>
                <w:sz w:val="20"/>
                <w:lang w:val="en-GB"/>
              </w:rPr>
            </w:pPr>
            <w:r w:rsidRPr="00A06140">
              <w:rPr>
                <w:color w:val="000000"/>
                <w:sz w:val="20"/>
                <w:lang w:val="en-GB"/>
              </w:rPr>
              <w:t>56,557</w:t>
            </w:r>
          </w:p>
        </w:tc>
        <w:tc>
          <w:tcPr>
            <w:tcW w:w="1336" w:type="dxa"/>
          </w:tcPr>
          <w:p w14:paraId="1B0E7AB1" w14:textId="566B250D" w:rsidR="00F12C99" w:rsidRPr="00A06140" w:rsidRDefault="00F12C99" w:rsidP="00F12C99">
            <w:pPr>
              <w:spacing w:after="160" w:line="259" w:lineRule="auto"/>
              <w:jc w:val="center"/>
              <w:rPr>
                <w:sz w:val="20"/>
                <w:lang w:val="en-GB"/>
              </w:rPr>
            </w:pPr>
            <w:r w:rsidRPr="00A06140">
              <w:rPr>
                <w:color w:val="000000"/>
                <w:sz w:val="20"/>
                <w:lang w:val="en-GB"/>
              </w:rPr>
              <w:t>646</w:t>
            </w:r>
            <w:r w:rsidR="00BE4B86" w:rsidRPr="00A06140">
              <w:rPr>
                <w:color w:val="000000"/>
                <w:sz w:val="20"/>
                <w:lang w:val="en-GB"/>
              </w:rPr>
              <w:t>.</w:t>
            </w:r>
            <w:r w:rsidRPr="00A06140">
              <w:rPr>
                <w:color w:val="000000"/>
                <w:sz w:val="20"/>
                <w:lang w:val="en-GB"/>
              </w:rPr>
              <w:t>6</w:t>
            </w:r>
          </w:p>
        </w:tc>
      </w:tr>
      <w:tr w:rsidR="00F12C99" w:rsidRPr="00A06140" w14:paraId="34A1DB52" w14:textId="15858FAD" w:rsidTr="001F30D9">
        <w:tc>
          <w:tcPr>
            <w:tcW w:w="1012" w:type="dxa"/>
            <w:vMerge/>
          </w:tcPr>
          <w:p w14:paraId="49960539" w14:textId="77777777" w:rsidR="00F12C99" w:rsidRPr="00A06140" w:rsidRDefault="00F12C99" w:rsidP="00F12C99">
            <w:pPr>
              <w:spacing w:after="160" w:line="259" w:lineRule="auto"/>
              <w:jc w:val="center"/>
              <w:rPr>
                <w:sz w:val="20"/>
                <w:lang w:val="en-GB"/>
              </w:rPr>
            </w:pPr>
          </w:p>
        </w:tc>
        <w:tc>
          <w:tcPr>
            <w:tcW w:w="1012" w:type="dxa"/>
          </w:tcPr>
          <w:p w14:paraId="1B534236" w14:textId="67AF8B92" w:rsidR="00F12C99" w:rsidRPr="00A06140" w:rsidRDefault="00F12C99" w:rsidP="00F12C99">
            <w:pPr>
              <w:spacing w:after="160" w:line="259" w:lineRule="auto"/>
              <w:jc w:val="center"/>
              <w:rPr>
                <w:sz w:val="20"/>
                <w:lang w:val="en-GB"/>
              </w:rPr>
            </w:pPr>
            <w:r w:rsidRPr="00A06140">
              <w:rPr>
                <w:sz w:val="20"/>
                <w:lang w:val="en-GB"/>
              </w:rPr>
              <w:t>55-54</w:t>
            </w:r>
          </w:p>
        </w:tc>
        <w:tc>
          <w:tcPr>
            <w:tcW w:w="1336" w:type="dxa"/>
          </w:tcPr>
          <w:p w14:paraId="641FD7AC" w14:textId="4486E8BD" w:rsidR="00F12C99" w:rsidRPr="00A06140" w:rsidRDefault="00F12C99" w:rsidP="00F12C99">
            <w:pPr>
              <w:spacing w:after="160" w:line="259" w:lineRule="auto"/>
              <w:jc w:val="center"/>
              <w:rPr>
                <w:sz w:val="20"/>
                <w:lang w:val="en-GB"/>
              </w:rPr>
            </w:pPr>
            <w:r w:rsidRPr="00A06140">
              <w:rPr>
                <w:color w:val="000000"/>
                <w:sz w:val="20"/>
                <w:lang w:val="en-GB"/>
              </w:rPr>
              <w:t>110,084</w:t>
            </w:r>
          </w:p>
        </w:tc>
        <w:tc>
          <w:tcPr>
            <w:tcW w:w="1336" w:type="dxa"/>
          </w:tcPr>
          <w:p w14:paraId="60178441" w14:textId="2872AF32" w:rsidR="00F12C99" w:rsidRPr="00A06140" w:rsidRDefault="00F12C99" w:rsidP="00F12C99">
            <w:pPr>
              <w:spacing w:after="160" w:line="259" w:lineRule="auto"/>
              <w:jc w:val="center"/>
              <w:rPr>
                <w:sz w:val="20"/>
                <w:lang w:val="en-GB"/>
              </w:rPr>
            </w:pPr>
            <w:r w:rsidRPr="00A06140">
              <w:rPr>
                <w:color w:val="000000"/>
                <w:sz w:val="20"/>
                <w:lang w:val="en-GB"/>
              </w:rPr>
              <w:t>36,343</w:t>
            </w:r>
          </w:p>
        </w:tc>
        <w:tc>
          <w:tcPr>
            <w:tcW w:w="1336" w:type="dxa"/>
          </w:tcPr>
          <w:p w14:paraId="13D82BF7" w14:textId="024C309E" w:rsidR="00F12C99" w:rsidRPr="00A06140" w:rsidRDefault="00F12C99" w:rsidP="00F12C99">
            <w:pPr>
              <w:spacing w:after="160" w:line="259" w:lineRule="auto"/>
              <w:jc w:val="center"/>
              <w:rPr>
                <w:sz w:val="20"/>
                <w:lang w:val="en-GB"/>
              </w:rPr>
            </w:pPr>
            <w:r w:rsidRPr="00A06140">
              <w:rPr>
                <w:color w:val="000000"/>
                <w:sz w:val="20"/>
                <w:lang w:val="en-GB"/>
              </w:rPr>
              <w:t>8,420</w:t>
            </w:r>
          </w:p>
        </w:tc>
        <w:tc>
          <w:tcPr>
            <w:tcW w:w="1336" w:type="dxa"/>
          </w:tcPr>
          <w:p w14:paraId="2C93F9C1" w14:textId="4558846E" w:rsidR="00F12C99" w:rsidRPr="00A06140" w:rsidRDefault="00F12C99" w:rsidP="00F12C99">
            <w:pPr>
              <w:spacing w:after="160" w:line="259" w:lineRule="auto"/>
              <w:jc w:val="center"/>
              <w:rPr>
                <w:sz w:val="20"/>
                <w:lang w:val="en-GB"/>
              </w:rPr>
            </w:pPr>
            <w:r w:rsidRPr="00A06140">
              <w:rPr>
                <w:color w:val="000000"/>
                <w:sz w:val="20"/>
                <w:lang w:val="en-GB"/>
              </w:rPr>
              <w:t>126,006</w:t>
            </w:r>
          </w:p>
        </w:tc>
        <w:tc>
          <w:tcPr>
            <w:tcW w:w="1336" w:type="dxa"/>
          </w:tcPr>
          <w:p w14:paraId="7C246074" w14:textId="4728F21E" w:rsidR="00F12C99" w:rsidRPr="00A06140" w:rsidRDefault="00F12C99" w:rsidP="00F12C99">
            <w:pPr>
              <w:spacing w:after="160" w:line="259" w:lineRule="auto"/>
              <w:jc w:val="center"/>
              <w:rPr>
                <w:sz w:val="20"/>
                <w:lang w:val="en-GB"/>
              </w:rPr>
            </w:pPr>
            <w:r w:rsidRPr="00A06140">
              <w:rPr>
                <w:color w:val="000000"/>
                <w:sz w:val="20"/>
                <w:lang w:val="en-GB"/>
              </w:rPr>
              <w:t>29,811</w:t>
            </w:r>
          </w:p>
        </w:tc>
        <w:tc>
          <w:tcPr>
            <w:tcW w:w="1336" w:type="dxa"/>
          </w:tcPr>
          <w:p w14:paraId="3FE59C3D" w14:textId="137B3C9A" w:rsidR="00F12C99" w:rsidRPr="00A06140" w:rsidRDefault="00F12C99" w:rsidP="00F12C99">
            <w:pPr>
              <w:spacing w:after="160" w:line="259" w:lineRule="auto"/>
              <w:jc w:val="center"/>
              <w:rPr>
                <w:sz w:val="20"/>
                <w:lang w:val="en-GB"/>
              </w:rPr>
            </w:pPr>
            <w:r w:rsidRPr="00A06140">
              <w:rPr>
                <w:color w:val="000000"/>
                <w:sz w:val="20"/>
                <w:lang w:val="en-GB"/>
              </w:rPr>
              <w:t>50</w:t>
            </w:r>
            <w:r w:rsidR="00BD1F10" w:rsidRPr="00A06140">
              <w:rPr>
                <w:color w:val="000000"/>
                <w:sz w:val="20"/>
                <w:lang w:val="en-GB"/>
              </w:rPr>
              <w:t>8.0</w:t>
            </w:r>
          </w:p>
        </w:tc>
      </w:tr>
      <w:tr w:rsidR="00F12C99" w:rsidRPr="00A06140" w14:paraId="09DFBE69" w14:textId="66A7B96F" w:rsidTr="001F30D9">
        <w:tc>
          <w:tcPr>
            <w:tcW w:w="1012" w:type="dxa"/>
            <w:vMerge/>
          </w:tcPr>
          <w:p w14:paraId="47E4996F" w14:textId="77777777" w:rsidR="00F12C99" w:rsidRPr="00A06140" w:rsidRDefault="00F12C99" w:rsidP="00F12C99">
            <w:pPr>
              <w:spacing w:after="160" w:line="259" w:lineRule="auto"/>
              <w:jc w:val="center"/>
              <w:rPr>
                <w:sz w:val="20"/>
                <w:lang w:val="en-GB"/>
              </w:rPr>
            </w:pPr>
          </w:p>
        </w:tc>
        <w:tc>
          <w:tcPr>
            <w:tcW w:w="1012" w:type="dxa"/>
          </w:tcPr>
          <w:p w14:paraId="27DF07E0" w14:textId="78E2E888" w:rsidR="00F12C99" w:rsidRPr="00A06140" w:rsidRDefault="00F12C99" w:rsidP="00F12C99">
            <w:pPr>
              <w:spacing w:after="160" w:line="259" w:lineRule="auto"/>
              <w:jc w:val="center"/>
              <w:rPr>
                <w:sz w:val="20"/>
                <w:lang w:val="en-GB"/>
              </w:rPr>
            </w:pPr>
            <w:r w:rsidRPr="00A06140">
              <w:rPr>
                <w:sz w:val="20"/>
                <w:lang w:val="en-GB"/>
              </w:rPr>
              <w:t>65-74</w:t>
            </w:r>
          </w:p>
        </w:tc>
        <w:tc>
          <w:tcPr>
            <w:tcW w:w="1336" w:type="dxa"/>
          </w:tcPr>
          <w:p w14:paraId="323DD9F8" w14:textId="069B6A9D" w:rsidR="00F12C99" w:rsidRPr="00A06140" w:rsidRDefault="00F12C99" w:rsidP="00F12C99">
            <w:pPr>
              <w:spacing w:after="160" w:line="259" w:lineRule="auto"/>
              <w:jc w:val="center"/>
              <w:rPr>
                <w:sz w:val="20"/>
                <w:lang w:val="en-GB"/>
              </w:rPr>
            </w:pPr>
            <w:r w:rsidRPr="00A06140">
              <w:rPr>
                <w:color w:val="000000"/>
                <w:sz w:val="20"/>
                <w:lang w:val="en-GB"/>
              </w:rPr>
              <w:t>78,582</w:t>
            </w:r>
          </w:p>
        </w:tc>
        <w:tc>
          <w:tcPr>
            <w:tcW w:w="1336" w:type="dxa"/>
          </w:tcPr>
          <w:p w14:paraId="1BB1145C" w14:textId="52B7E6F5" w:rsidR="00F12C99" w:rsidRPr="00A06140" w:rsidRDefault="00F12C99" w:rsidP="00F12C99">
            <w:pPr>
              <w:spacing w:after="160" w:line="259" w:lineRule="auto"/>
              <w:jc w:val="center"/>
              <w:rPr>
                <w:sz w:val="20"/>
                <w:lang w:val="en-GB"/>
              </w:rPr>
            </w:pPr>
            <w:r w:rsidRPr="00A06140">
              <w:rPr>
                <w:color w:val="000000"/>
                <w:sz w:val="20"/>
                <w:lang w:val="en-GB"/>
              </w:rPr>
              <w:t>51,674</w:t>
            </w:r>
          </w:p>
        </w:tc>
        <w:tc>
          <w:tcPr>
            <w:tcW w:w="1336" w:type="dxa"/>
          </w:tcPr>
          <w:p w14:paraId="1EBB8172" w14:textId="3FF1C9D5" w:rsidR="00F12C99" w:rsidRPr="00A06140" w:rsidRDefault="00F12C99" w:rsidP="00F12C99">
            <w:pPr>
              <w:spacing w:after="160" w:line="259" w:lineRule="auto"/>
              <w:jc w:val="center"/>
              <w:rPr>
                <w:sz w:val="20"/>
                <w:lang w:val="en-GB"/>
              </w:rPr>
            </w:pPr>
            <w:r w:rsidRPr="00A06140">
              <w:rPr>
                <w:color w:val="000000"/>
                <w:sz w:val="20"/>
                <w:lang w:val="en-GB"/>
              </w:rPr>
              <w:t>6,027</w:t>
            </w:r>
          </w:p>
        </w:tc>
        <w:tc>
          <w:tcPr>
            <w:tcW w:w="1336" w:type="dxa"/>
          </w:tcPr>
          <w:p w14:paraId="31ADFF2D" w14:textId="6FDD3C63" w:rsidR="00F12C99" w:rsidRPr="00A06140" w:rsidRDefault="00F12C99" w:rsidP="00F12C99">
            <w:pPr>
              <w:spacing w:after="160" w:line="259" w:lineRule="auto"/>
              <w:jc w:val="center"/>
              <w:rPr>
                <w:sz w:val="20"/>
                <w:lang w:val="en-GB"/>
              </w:rPr>
            </w:pPr>
            <w:r w:rsidRPr="00A06140">
              <w:rPr>
                <w:color w:val="000000"/>
                <w:sz w:val="20"/>
                <w:lang w:val="en-GB"/>
              </w:rPr>
              <w:t>91,763</w:t>
            </w:r>
          </w:p>
        </w:tc>
        <w:tc>
          <w:tcPr>
            <w:tcW w:w="1336" w:type="dxa"/>
          </w:tcPr>
          <w:p w14:paraId="6D132536" w14:textId="08DD3B66" w:rsidR="00F12C99" w:rsidRPr="00A06140" w:rsidRDefault="00F12C99" w:rsidP="00F12C99">
            <w:pPr>
              <w:spacing w:after="160" w:line="259" w:lineRule="auto"/>
              <w:jc w:val="center"/>
              <w:rPr>
                <w:sz w:val="20"/>
                <w:lang w:val="en-GB"/>
              </w:rPr>
            </w:pPr>
            <w:r w:rsidRPr="00A06140">
              <w:rPr>
                <w:color w:val="000000"/>
                <w:sz w:val="20"/>
                <w:lang w:val="en-GB"/>
              </w:rPr>
              <w:t>14,365</w:t>
            </w:r>
          </w:p>
        </w:tc>
        <w:tc>
          <w:tcPr>
            <w:tcW w:w="1336" w:type="dxa"/>
          </w:tcPr>
          <w:p w14:paraId="4B81B908" w14:textId="7CDB3A24" w:rsidR="00F12C99" w:rsidRPr="00A06140" w:rsidRDefault="00F12C99" w:rsidP="00F12C99">
            <w:pPr>
              <w:spacing w:after="160" w:line="259" w:lineRule="auto"/>
              <w:jc w:val="center"/>
              <w:rPr>
                <w:sz w:val="20"/>
                <w:lang w:val="en-GB"/>
              </w:rPr>
            </w:pPr>
            <w:r w:rsidRPr="00A06140">
              <w:rPr>
                <w:color w:val="000000"/>
                <w:sz w:val="20"/>
                <w:lang w:val="en-GB"/>
              </w:rPr>
              <w:t>342</w:t>
            </w:r>
            <w:r w:rsidR="00BD1F10" w:rsidRPr="00A06140">
              <w:rPr>
                <w:color w:val="000000"/>
                <w:sz w:val="20"/>
                <w:lang w:val="en-GB"/>
              </w:rPr>
              <w:t>.9</w:t>
            </w:r>
          </w:p>
        </w:tc>
      </w:tr>
      <w:tr w:rsidR="00F12C99" w:rsidRPr="00A06140" w14:paraId="30119B3C" w14:textId="4AA43C5A" w:rsidTr="001F30D9">
        <w:tc>
          <w:tcPr>
            <w:tcW w:w="1012" w:type="dxa"/>
            <w:vMerge/>
          </w:tcPr>
          <w:p w14:paraId="1352C233" w14:textId="77777777" w:rsidR="00F12C99" w:rsidRPr="00A06140" w:rsidRDefault="00F12C99" w:rsidP="00F12C99">
            <w:pPr>
              <w:spacing w:after="160" w:line="259" w:lineRule="auto"/>
              <w:jc w:val="center"/>
              <w:rPr>
                <w:sz w:val="20"/>
                <w:lang w:val="en-GB"/>
              </w:rPr>
            </w:pPr>
          </w:p>
        </w:tc>
        <w:tc>
          <w:tcPr>
            <w:tcW w:w="1012" w:type="dxa"/>
          </w:tcPr>
          <w:p w14:paraId="68F0C962" w14:textId="6FEFC2AD" w:rsidR="00F12C99" w:rsidRPr="00A06140" w:rsidRDefault="00F12C99" w:rsidP="00F12C99">
            <w:pPr>
              <w:spacing w:after="160" w:line="259" w:lineRule="auto"/>
              <w:jc w:val="center"/>
              <w:rPr>
                <w:sz w:val="20"/>
                <w:lang w:val="en-GB"/>
              </w:rPr>
            </w:pPr>
            <w:r w:rsidRPr="00A06140">
              <w:rPr>
                <w:sz w:val="20"/>
                <w:lang w:val="en-GB"/>
              </w:rPr>
              <w:t>75-84</w:t>
            </w:r>
          </w:p>
        </w:tc>
        <w:tc>
          <w:tcPr>
            <w:tcW w:w="1336" w:type="dxa"/>
          </w:tcPr>
          <w:p w14:paraId="786AB0E8" w14:textId="1355B53F" w:rsidR="00F12C99" w:rsidRPr="00A06140" w:rsidRDefault="00F12C99" w:rsidP="00F12C99">
            <w:pPr>
              <w:spacing w:after="160" w:line="259" w:lineRule="auto"/>
              <w:jc w:val="center"/>
              <w:rPr>
                <w:sz w:val="20"/>
                <w:lang w:val="en-GB"/>
              </w:rPr>
            </w:pPr>
            <w:r w:rsidRPr="00A06140">
              <w:rPr>
                <w:color w:val="000000"/>
                <w:sz w:val="20"/>
                <w:lang w:val="en-GB"/>
              </w:rPr>
              <w:t>62,262</w:t>
            </w:r>
          </w:p>
        </w:tc>
        <w:tc>
          <w:tcPr>
            <w:tcW w:w="1336" w:type="dxa"/>
          </w:tcPr>
          <w:p w14:paraId="4AA97635" w14:textId="74241E04" w:rsidR="00F12C99" w:rsidRPr="00A06140" w:rsidRDefault="00F12C99" w:rsidP="00F12C99">
            <w:pPr>
              <w:spacing w:after="160" w:line="259" w:lineRule="auto"/>
              <w:jc w:val="center"/>
              <w:rPr>
                <w:sz w:val="20"/>
                <w:lang w:val="en-GB"/>
              </w:rPr>
            </w:pPr>
            <w:r w:rsidRPr="00A06140">
              <w:rPr>
                <w:color w:val="000000"/>
                <w:sz w:val="20"/>
                <w:lang w:val="en-GB"/>
              </w:rPr>
              <w:t>95,526</w:t>
            </w:r>
          </w:p>
        </w:tc>
        <w:tc>
          <w:tcPr>
            <w:tcW w:w="1336" w:type="dxa"/>
          </w:tcPr>
          <w:p w14:paraId="318D11D3" w14:textId="39D8D634" w:rsidR="00F12C99" w:rsidRPr="00A06140" w:rsidRDefault="00F12C99" w:rsidP="00F12C99">
            <w:pPr>
              <w:spacing w:after="160" w:line="259" w:lineRule="auto"/>
              <w:jc w:val="center"/>
              <w:rPr>
                <w:sz w:val="20"/>
                <w:lang w:val="en-GB"/>
              </w:rPr>
            </w:pPr>
            <w:r w:rsidRPr="00A06140">
              <w:rPr>
                <w:color w:val="000000"/>
                <w:sz w:val="20"/>
                <w:lang w:val="en-GB"/>
              </w:rPr>
              <w:t>4,136</w:t>
            </w:r>
          </w:p>
        </w:tc>
        <w:tc>
          <w:tcPr>
            <w:tcW w:w="1336" w:type="dxa"/>
          </w:tcPr>
          <w:p w14:paraId="11B3B156" w14:textId="1562864C" w:rsidR="00F12C99" w:rsidRPr="00A06140" w:rsidRDefault="00F12C99" w:rsidP="00F12C99">
            <w:pPr>
              <w:spacing w:after="160" w:line="259" w:lineRule="auto"/>
              <w:jc w:val="center"/>
              <w:rPr>
                <w:sz w:val="20"/>
                <w:lang w:val="en-GB"/>
              </w:rPr>
            </w:pPr>
            <w:r w:rsidRPr="00A06140">
              <w:rPr>
                <w:color w:val="000000"/>
                <w:sz w:val="20"/>
                <w:lang w:val="en-GB"/>
              </w:rPr>
              <w:t>70,682</w:t>
            </w:r>
          </w:p>
        </w:tc>
        <w:tc>
          <w:tcPr>
            <w:tcW w:w="1336" w:type="dxa"/>
          </w:tcPr>
          <w:p w14:paraId="7199347D" w14:textId="2A3C6B02" w:rsidR="00F12C99" w:rsidRPr="00A06140" w:rsidRDefault="00F12C99" w:rsidP="00F12C99">
            <w:pPr>
              <w:spacing w:after="160" w:line="259" w:lineRule="auto"/>
              <w:jc w:val="center"/>
              <w:rPr>
                <w:sz w:val="20"/>
                <w:lang w:val="en-GB"/>
              </w:rPr>
            </w:pPr>
            <w:r w:rsidRPr="00A06140">
              <w:rPr>
                <w:color w:val="000000"/>
                <w:sz w:val="20"/>
                <w:lang w:val="en-GB"/>
              </w:rPr>
              <w:t>6,531</w:t>
            </w:r>
          </w:p>
        </w:tc>
        <w:tc>
          <w:tcPr>
            <w:tcW w:w="1336" w:type="dxa"/>
          </w:tcPr>
          <w:p w14:paraId="19AC175F" w14:textId="4F87D7C8" w:rsidR="00F12C99" w:rsidRPr="00A06140" w:rsidRDefault="00F12C99" w:rsidP="00F12C99">
            <w:pPr>
              <w:spacing w:after="160" w:line="259" w:lineRule="auto"/>
              <w:jc w:val="center"/>
              <w:rPr>
                <w:sz w:val="20"/>
                <w:lang w:val="en-GB"/>
              </w:rPr>
            </w:pPr>
            <w:r w:rsidRPr="00A06140">
              <w:rPr>
                <w:color w:val="000000"/>
                <w:sz w:val="20"/>
                <w:lang w:val="en-GB"/>
              </w:rPr>
              <w:t>176</w:t>
            </w:r>
            <w:r w:rsidR="00BD1F10" w:rsidRPr="00A06140">
              <w:rPr>
                <w:color w:val="000000"/>
                <w:sz w:val="20"/>
                <w:lang w:val="en-GB"/>
              </w:rPr>
              <w:t>.4</w:t>
            </w:r>
          </w:p>
        </w:tc>
      </w:tr>
      <w:tr w:rsidR="00F12C99" w:rsidRPr="00A06140" w14:paraId="029D1CCE" w14:textId="7A0966B5" w:rsidTr="001F30D9">
        <w:tc>
          <w:tcPr>
            <w:tcW w:w="1012" w:type="dxa"/>
            <w:vMerge/>
          </w:tcPr>
          <w:p w14:paraId="38C3A8FD" w14:textId="77777777" w:rsidR="00F12C99" w:rsidRPr="00A06140" w:rsidRDefault="00F12C99" w:rsidP="00F12C99">
            <w:pPr>
              <w:spacing w:after="160" w:line="259" w:lineRule="auto"/>
              <w:jc w:val="center"/>
              <w:rPr>
                <w:sz w:val="20"/>
                <w:lang w:val="en-GB"/>
              </w:rPr>
            </w:pPr>
          </w:p>
        </w:tc>
        <w:tc>
          <w:tcPr>
            <w:tcW w:w="1012" w:type="dxa"/>
          </w:tcPr>
          <w:p w14:paraId="4536B712" w14:textId="4917360C" w:rsidR="00F12C99" w:rsidRPr="00A06140" w:rsidRDefault="00F12C99" w:rsidP="00F12C99">
            <w:pPr>
              <w:spacing w:after="160" w:line="259" w:lineRule="auto"/>
              <w:jc w:val="center"/>
              <w:rPr>
                <w:sz w:val="20"/>
                <w:lang w:val="en-GB"/>
              </w:rPr>
            </w:pPr>
            <w:r w:rsidRPr="00A06140">
              <w:rPr>
                <w:sz w:val="20"/>
                <w:lang w:val="en-GB"/>
              </w:rPr>
              <w:t>85+</w:t>
            </w:r>
          </w:p>
        </w:tc>
        <w:tc>
          <w:tcPr>
            <w:tcW w:w="1336" w:type="dxa"/>
          </w:tcPr>
          <w:p w14:paraId="5F19FA1D" w14:textId="5A16EBCE" w:rsidR="00F12C99" w:rsidRPr="00A06140" w:rsidRDefault="00F12C99" w:rsidP="00F12C99">
            <w:pPr>
              <w:spacing w:after="160" w:line="259" w:lineRule="auto"/>
              <w:jc w:val="center"/>
              <w:rPr>
                <w:sz w:val="20"/>
                <w:lang w:val="en-GB"/>
              </w:rPr>
            </w:pPr>
            <w:r w:rsidRPr="00A06140">
              <w:rPr>
                <w:color w:val="000000"/>
                <w:sz w:val="20"/>
                <w:lang w:val="en-GB"/>
              </w:rPr>
              <w:t>23,756</w:t>
            </w:r>
          </w:p>
        </w:tc>
        <w:tc>
          <w:tcPr>
            <w:tcW w:w="1336" w:type="dxa"/>
          </w:tcPr>
          <w:p w14:paraId="4D088E19" w14:textId="28A07791" w:rsidR="00F12C99" w:rsidRPr="00A06140" w:rsidRDefault="00F12C99" w:rsidP="00F12C99">
            <w:pPr>
              <w:spacing w:after="160" w:line="259" w:lineRule="auto"/>
              <w:jc w:val="center"/>
              <w:rPr>
                <w:sz w:val="20"/>
                <w:lang w:val="en-GB"/>
              </w:rPr>
            </w:pPr>
            <w:r w:rsidRPr="00A06140">
              <w:rPr>
                <w:color w:val="000000"/>
                <w:sz w:val="20"/>
                <w:lang w:val="en-GB"/>
              </w:rPr>
              <w:t>103,976</w:t>
            </w:r>
          </w:p>
        </w:tc>
        <w:tc>
          <w:tcPr>
            <w:tcW w:w="1336" w:type="dxa"/>
          </w:tcPr>
          <w:p w14:paraId="5066A472" w14:textId="4E9E5551" w:rsidR="00F12C99" w:rsidRPr="00A06140" w:rsidRDefault="00F12C99" w:rsidP="00F12C99">
            <w:pPr>
              <w:spacing w:after="160" w:line="259" w:lineRule="auto"/>
              <w:jc w:val="center"/>
              <w:rPr>
                <w:sz w:val="20"/>
                <w:lang w:val="en-GB"/>
              </w:rPr>
            </w:pPr>
            <w:r w:rsidRPr="00A06140">
              <w:rPr>
                <w:color w:val="000000"/>
                <w:sz w:val="20"/>
                <w:lang w:val="en-GB"/>
              </w:rPr>
              <w:t>1,596</w:t>
            </w:r>
          </w:p>
        </w:tc>
        <w:tc>
          <w:tcPr>
            <w:tcW w:w="1336" w:type="dxa"/>
          </w:tcPr>
          <w:p w14:paraId="6074C4C1" w14:textId="7FC6CD79" w:rsidR="00F12C99" w:rsidRPr="00A06140" w:rsidRDefault="00F12C99" w:rsidP="00F12C99">
            <w:pPr>
              <w:spacing w:after="160" w:line="259" w:lineRule="auto"/>
              <w:jc w:val="center"/>
              <w:rPr>
                <w:sz w:val="20"/>
                <w:lang w:val="en-GB"/>
              </w:rPr>
            </w:pPr>
            <w:r w:rsidRPr="00A06140">
              <w:rPr>
                <w:color w:val="000000"/>
                <w:sz w:val="20"/>
                <w:lang w:val="en-GB"/>
              </w:rPr>
              <w:t>25,633</w:t>
            </w:r>
          </w:p>
        </w:tc>
        <w:tc>
          <w:tcPr>
            <w:tcW w:w="1336" w:type="dxa"/>
          </w:tcPr>
          <w:p w14:paraId="423551B7" w14:textId="6AE1F2FB" w:rsidR="00F12C99" w:rsidRPr="00A06140" w:rsidRDefault="00F12C99" w:rsidP="00F12C99">
            <w:pPr>
              <w:spacing w:after="160" w:line="259" w:lineRule="auto"/>
              <w:jc w:val="center"/>
              <w:rPr>
                <w:sz w:val="20"/>
                <w:lang w:val="en-GB"/>
              </w:rPr>
            </w:pPr>
            <w:r w:rsidRPr="00A06140">
              <w:rPr>
                <w:color w:val="000000"/>
                <w:sz w:val="20"/>
                <w:lang w:val="en-GB"/>
              </w:rPr>
              <w:t>1,861</w:t>
            </w:r>
          </w:p>
        </w:tc>
        <w:tc>
          <w:tcPr>
            <w:tcW w:w="1336" w:type="dxa"/>
          </w:tcPr>
          <w:p w14:paraId="55B62DBB" w14:textId="3C1B943B" w:rsidR="00F12C99" w:rsidRPr="00A06140" w:rsidRDefault="00F12C99" w:rsidP="00F12C99">
            <w:pPr>
              <w:spacing w:after="160" w:line="259" w:lineRule="auto"/>
              <w:jc w:val="center"/>
              <w:rPr>
                <w:sz w:val="20"/>
                <w:lang w:val="en-GB"/>
              </w:rPr>
            </w:pPr>
            <w:r w:rsidRPr="00A06140">
              <w:rPr>
                <w:color w:val="000000"/>
                <w:sz w:val="20"/>
                <w:lang w:val="en-GB"/>
              </w:rPr>
              <w:t>49</w:t>
            </w:r>
            <w:r w:rsidR="00BD1F10" w:rsidRPr="00A06140">
              <w:rPr>
                <w:color w:val="000000"/>
                <w:sz w:val="20"/>
                <w:lang w:val="en-GB"/>
              </w:rPr>
              <w:t>.</w:t>
            </w:r>
            <w:r w:rsidRPr="00A06140">
              <w:rPr>
                <w:color w:val="000000"/>
                <w:sz w:val="20"/>
                <w:lang w:val="en-GB"/>
              </w:rPr>
              <w:t>9</w:t>
            </w:r>
          </w:p>
        </w:tc>
      </w:tr>
      <w:tr w:rsidR="00F12C99" w:rsidRPr="00A06140" w14:paraId="1E03A47F" w14:textId="49054210" w:rsidTr="001F30D9">
        <w:tc>
          <w:tcPr>
            <w:tcW w:w="1012" w:type="dxa"/>
            <w:vMerge w:val="restart"/>
            <w:vAlign w:val="center"/>
          </w:tcPr>
          <w:p w14:paraId="1F8C3BAA" w14:textId="39C1D642" w:rsidR="00F12C99" w:rsidRPr="00A06140" w:rsidRDefault="00F12C99" w:rsidP="00F12C99">
            <w:pPr>
              <w:spacing w:after="160" w:line="259" w:lineRule="auto"/>
              <w:rPr>
                <w:sz w:val="20"/>
                <w:lang w:val="en-GB"/>
              </w:rPr>
            </w:pPr>
            <w:r w:rsidRPr="00A06140">
              <w:rPr>
                <w:sz w:val="20"/>
                <w:lang w:val="en-GB"/>
              </w:rPr>
              <w:t>Female</w:t>
            </w:r>
          </w:p>
        </w:tc>
        <w:tc>
          <w:tcPr>
            <w:tcW w:w="1012" w:type="dxa"/>
          </w:tcPr>
          <w:p w14:paraId="61D9B1D0" w14:textId="4B826B2A" w:rsidR="00F12C99" w:rsidRPr="00A06140" w:rsidRDefault="00F12C99" w:rsidP="00F12C99">
            <w:pPr>
              <w:spacing w:after="160" w:line="259" w:lineRule="auto"/>
              <w:jc w:val="center"/>
              <w:rPr>
                <w:sz w:val="20"/>
                <w:lang w:val="en-GB"/>
              </w:rPr>
            </w:pPr>
            <w:r w:rsidRPr="00A06140">
              <w:rPr>
                <w:sz w:val="20"/>
                <w:lang w:val="en-GB"/>
              </w:rPr>
              <w:t>0-4</w:t>
            </w:r>
          </w:p>
        </w:tc>
        <w:tc>
          <w:tcPr>
            <w:tcW w:w="1336" w:type="dxa"/>
          </w:tcPr>
          <w:p w14:paraId="77875638" w14:textId="3C612756" w:rsidR="00F12C99" w:rsidRPr="00A06140" w:rsidRDefault="00F12C99" w:rsidP="00F12C99">
            <w:pPr>
              <w:spacing w:after="160" w:line="259" w:lineRule="auto"/>
              <w:jc w:val="center"/>
              <w:rPr>
                <w:sz w:val="20"/>
                <w:lang w:val="en-GB"/>
              </w:rPr>
            </w:pPr>
            <w:r w:rsidRPr="00A06140">
              <w:rPr>
                <w:color w:val="000000"/>
                <w:sz w:val="20"/>
                <w:lang w:val="en-GB"/>
              </w:rPr>
              <w:t>15,366</w:t>
            </w:r>
          </w:p>
        </w:tc>
        <w:tc>
          <w:tcPr>
            <w:tcW w:w="1336" w:type="dxa"/>
          </w:tcPr>
          <w:p w14:paraId="24D66B19" w14:textId="2F17AFBF" w:rsidR="00F12C99" w:rsidRPr="00A06140" w:rsidRDefault="00F12C99" w:rsidP="00F12C99">
            <w:pPr>
              <w:spacing w:after="160" w:line="259" w:lineRule="auto"/>
              <w:jc w:val="center"/>
              <w:rPr>
                <w:sz w:val="20"/>
                <w:lang w:val="en-GB"/>
              </w:rPr>
            </w:pPr>
            <w:r w:rsidRPr="00A06140">
              <w:rPr>
                <w:color w:val="000000"/>
                <w:sz w:val="20"/>
                <w:lang w:val="en-GB"/>
              </w:rPr>
              <w:t>1,040</w:t>
            </w:r>
          </w:p>
        </w:tc>
        <w:tc>
          <w:tcPr>
            <w:tcW w:w="1336" w:type="dxa"/>
          </w:tcPr>
          <w:p w14:paraId="2A09E710" w14:textId="2B3BE8C2" w:rsidR="00F12C99" w:rsidRPr="00A06140" w:rsidRDefault="00F12C99" w:rsidP="00F12C99">
            <w:pPr>
              <w:spacing w:after="160" w:line="259" w:lineRule="auto"/>
              <w:jc w:val="center"/>
              <w:rPr>
                <w:sz w:val="20"/>
                <w:lang w:val="en-GB"/>
              </w:rPr>
            </w:pPr>
            <w:r w:rsidRPr="00A06140">
              <w:rPr>
                <w:color w:val="000000"/>
                <w:sz w:val="20"/>
                <w:lang w:val="en-GB"/>
              </w:rPr>
              <w:t>7,499</w:t>
            </w:r>
          </w:p>
        </w:tc>
        <w:tc>
          <w:tcPr>
            <w:tcW w:w="1336" w:type="dxa"/>
          </w:tcPr>
          <w:p w14:paraId="597691E1" w14:textId="2B33F3AE" w:rsidR="00F12C99" w:rsidRPr="00A06140" w:rsidRDefault="00F12C99" w:rsidP="00F12C99">
            <w:pPr>
              <w:spacing w:after="160" w:line="259" w:lineRule="auto"/>
              <w:jc w:val="center"/>
              <w:rPr>
                <w:sz w:val="20"/>
                <w:lang w:val="en-GB"/>
              </w:rPr>
            </w:pPr>
            <w:r w:rsidRPr="00A06140">
              <w:rPr>
                <w:color w:val="000000"/>
                <w:sz w:val="20"/>
                <w:lang w:val="en-GB"/>
              </w:rPr>
              <w:t>0</w:t>
            </w:r>
          </w:p>
        </w:tc>
        <w:tc>
          <w:tcPr>
            <w:tcW w:w="1336" w:type="dxa"/>
          </w:tcPr>
          <w:p w14:paraId="37F0E32E" w14:textId="79337D6B" w:rsidR="00F12C99" w:rsidRPr="00A06140" w:rsidRDefault="00F12C99" w:rsidP="00F12C99">
            <w:pPr>
              <w:spacing w:after="160" w:line="259" w:lineRule="auto"/>
              <w:jc w:val="center"/>
              <w:rPr>
                <w:sz w:val="20"/>
                <w:lang w:val="en-GB"/>
              </w:rPr>
            </w:pPr>
            <w:r w:rsidRPr="00A06140">
              <w:rPr>
                <w:color w:val="000000"/>
                <w:sz w:val="20"/>
                <w:lang w:val="en-GB"/>
              </w:rPr>
              <w:t>11,357</w:t>
            </w:r>
          </w:p>
        </w:tc>
        <w:tc>
          <w:tcPr>
            <w:tcW w:w="1336" w:type="dxa"/>
          </w:tcPr>
          <w:p w14:paraId="69C44590" w14:textId="6A1566B7" w:rsidR="00F12C99" w:rsidRPr="00A06140" w:rsidRDefault="00F12C99" w:rsidP="00F12C99">
            <w:pPr>
              <w:spacing w:after="160" w:line="259" w:lineRule="auto"/>
              <w:jc w:val="center"/>
              <w:rPr>
                <w:sz w:val="20"/>
                <w:lang w:val="en-GB"/>
              </w:rPr>
            </w:pPr>
            <w:r w:rsidRPr="00A06140">
              <w:rPr>
                <w:color w:val="000000"/>
                <w:sz w:val="20"/>
                <w:lang w:val="en-GB"/>
              </w:rPr>
              <w:t>362</w:t>
            </w:r>
            <w:r w:rsidR="00BD1F10" w:rsidRPr="00A06140">
              <w:rPr>
                <w:color w:val="000000"/>
                <w:sz w:val="20"/>
                <w:lang w:val="en-GB"/>
              </w:rPr>
              <w:t>.7</w:t>
            </w:r>
          </w:p>
        </w:tc>
      </w:tr>
      <w:tr w:rsidR="00F12C99" w:rsidRPr="00A06140" w14:paraId="3C14E6EB" w14:textId="29AD98C7" w:rsidTr="001F30D9">
        <w:tc>
          <w:tcPr>
            <w:tcW w:w="1012" w:type="dxa"/>
            <w:vMerge/>
          </w:tcPr>
          <w:p w14:paraId="7ED486CA" w14:textId="77777777" w:rsidR="00F12C99" w:rsidRPr="00A06140" w:rsidRDefault="00F12C99" w:rsidP="00F12C99">
            <w:pPr>
              <w:spacing w:after="160" w:line="259" w:lineRule="auto"/>
              <w:jc w:val="center"/>
              <w:rPr>
                <w:sz w:val="20"/>
                <w:lang w:val="en-GB"/>
              </w:rPr>
            </w:pPr>
          </w:p>
        </w:tc>
        <w:tc>
          <w:tcPr>
            <w:tcW w:w="1012" w:type="dxa"/>
          </w:tcPr>
          <w:p w14:paraId="3A43E38D" w14:textId="6556181A" w:rsidR="00F12C99" w:rsidRPr="00A06140" w:rsidRDefault="00F12C99" w:rsidP="00F12C99">
            <w:pPr>
              <w:spacing w:after="160" w:line="259" w:lineRule="auto"/>
              <w:jc w:val="center"/>
              <w:rPr>
                <w:sz w:val="20"/>
                <w:lang w:val="en-GB"/>
              </w:rPr>
            </w:pPr>
            <w:r w:rsidRPr="00A06140">
              <w:rPr>
                <w:sz w:val="20"/>
                <w:lang w:val="en-GB"/>
              </w:rPr>
              <w:t>5-14</w:t>
            </w:r>
          </w:p>
        </w:tc>
        <w:tc>
          <w:tcPr>
            <w:tcW w:w="1336" w:type="dxa"/>
          </w:tcPr>
          <w:p w14:paraId="597D6EEA" w14:textId="762EDE7D" w:rsidR="00F12C99" w:rsidRPr="00A06140" w:rsidRDefault="00F12C99" w:rsidP="00F12C99">
            <w:pPr>
              <w:spacing w:after="160" w:line="259" w:lineRule="auto"/>
              <w:jc w:val="center"/>
              <w:rPr>
                <w:sz w:val="20"/>
                <w:lang w:val="en-GB"/>
              </w:rPr>
            </w:pPr>
            <w:r w:rsidRPr="00A06140">
              <w:rPr>
                <w:color w:val="000000"/>
                <w:sz w:val="20"/>
                <w:lang w:val="en-GB"/>
              </w:rPr>
              <w:t>25,912</w:t>
            </w:r>
          </w:p>
        </w:tc>
        <w:tc>
          <w:tcPr>
            <w:tcW w:w="1336" w:type="dxa"/>
          </w:tcPr>
          <w:p w14:paraId="737CBD49" w14:textId="5340AD69" w:rsidR="00F12C99" w:rsidRPr="00A06140" w:rsidRDefault="00F12C99" w:rsidP="00F12C99">
            <w:pPr>
              <w:spacing w:after="160" w:line="259" w:lineRule="auto"/>
              <w:jc w:val="center"/>
              <w:rPr>
                <w:sz w:val="20"/>
                <w:lang w:val="en-GB"/>
              </w:rPr>
            </w:pPr>
            <w:r w:rsidRPr="00A06140">
              <w:rPr>
                <w:color w:val="000000"/>
                <w:sz w:val="20"/>
                <w:lang w:val="en-GB"/>
              </w:rPr>
              <w:t>489</w:t>
            </w:r>
          </w:p>
        </w:tc>
        <w:tc>
          <w:tcPr>
            <w:tcW w:w="1336" w:type="dxa"/>
          </w:tcPr>
          <w:p w14:paraId="5B3EB2A7" w14:textId="345D1645" w:rsidR="00F12C99" w:rsidRPr="00A06140" w:rsidRDefault="00F12C99" w:rsidP="00F12C99">
            <w:pPr>
              <w:spacing w:after="160" w:line="259" w:lineRule="auto"/>
              <w:jc w:val="center"/>
              <w:rPr>
                <w:sz w:val="20"/>
                <w:lang w:val="en-GB"/>
              </w:rPr>
            </w:pPr>
            <w:r w:rsidRPr="00A06140">
              <w:rPr>
                <w:color w:val="000000"/>
                <w:sz w:val="20"/>
                <w:lang w:val="en-GB"/>
              </w:rPr>
              <w:t>3,517</w:t>
            </w:r>
          </w:p>
        </w:tc>
        <w:tc>
          <w:tcPr>
            <w:tcW w:w="1336" w:type="dxa"/>
          </w:tcPr>
          <w:p w14:paraId="5D75E5E1" w14:textId="08C5A02F" w:rsidR="00F12C99" w:rsidRPr="00A06140" w:rsidRDefault="00F12C99" w:rsidP="00F12C99">
            <w:pPr>
              <w:spacing w:after="160" w:line="259" w:lineRule="auto"/>
              <w:jc w:val="center"/>
              <w:rPr>
                <w:sz w:val="20"/>
                <w:lang w:val="en-GB"/>
              </w:rPr>
            </w:pPr>
            <w:r w:rsidRPr="00A06140">
              <w:rPr>
                <w:color w:val="000000"/>
                <w:sz w:val="20"/>
                <w:lang w:val="en-GB"/>
              </w:rPr>
              <w:t>2,971</w:t>
            </w:r>
          </w:p>
        </w:tc>
        <w:tc>
          <w:tcPr>
            <w:tcW w:w="1336" w:type="dxa"/>
          </w:tcPr>
          <w:p w14:paraId="012F88E8" w14:textId="475F63FD" w:rsidR="00F12C99" w:rsidRPr="00A06140" w:rsidRDefault="00F12C99" w:rsidP="00F12C99">
            <w:pPr>
              <w:spacing w:after="160" w:line="259" w:lineRule="auto"/>
              <w:jc w:val="center"/>
              <w:rPr>
                <w:sz w:val="20"/>
                <w:lang w:val="en-GB"/>
              </w:rPr>
            </w:pPr>
            <w:r w:rsidRPr="00A06140">
              <w:rPr>
                <w:color w:val="000000"/>
                <w:sz w:val="20"/>
                <w:lang w:val="en-GB"/>
              </w:rPr>
              <w:t>5,894</w:t>
            </w:r>
          </w:p>
        </w:tc>
        <w:tc>
          <w:tcPr>
            <w:tcW w:w="1336" w:type="dxa"/>
          </w:tcPr>
          <w:p w14:paraId="03CAE09D" w14:textId="24C1D40E" w:rsidR="00F12C99" w:rsidRPr="00A06140" w:rsidRDefault="00F12C99" w:rsidP="00F12C99">
            <w:pPr>
              <w:spacing w:after="160" w:line="259" w:lineRule="auto"/>
              <w:jc w:val="center"/>
              <w:rPr>
                <w:sz w:val="20"/>
                <w:lang w:val="en-GB"/>
              </w:rPr>
            </w:pPr>
            <w:r w:rsidRPr="00A06140">
              <w:rPr>
                <w:color w:val="000000"/>
                <w:sz w:val="20"/>
                <w:lang w:val="en-GB"/>
              </w:rPr>
              <w:t>725</w:t>
            </w:r>
            <w:r w:rsidR="00BD1F10" w:rsidRPr="00A06140">
              <w:rPr>
                <w:color w:val="000000"/>
                <w:sz w:val="20"/>
                <w:lang w:val="en-GB"/>
              </w:rPr>
              <w:t>.1</w:t>
            </w:r>
          </w:p>
        </w:tc>
      </w:tr>
      <w:tr w:rsidR="00F12C99" w:rsidRPr="00A06140" w14:paraId="45AB3CEB" w14:textId="1917A41B" w:rsidTr="001F30D9">
        <w:tc>
          <w:tcPr>
            <w:tcW w:w="1012" w:type="dxa"/>
            <w:vMerge/>
          </w:tcPr>
          <w:p w14:paraId="650795D5" w14:textId="77777777" w:rsidR="00F12C99" w:rsidRPr="00A06140" w:rsidRDefault="00F12C99" w:rsidP="00F12C99">
            <w:pPr>
              <w:spacing w:after="160" w:line="259" w:lineRule="auto"/>
              <w:jc w:val="center"/>
              <w:rPr>
                <w:sz w:val="20"/>
                <w:lang w:val="en-GB"/>
              </w:rPr>
            </w:pPr>
          </w:p>
        </w:tc>
        <w:tc>
          <w:tcPr>
            <w:tcW w:w="1012" w:type="dxa"/>
          </w:tcPr>
          <w:p w14:paraId="6F0C071C" w14:textId="32E7823A" w:rsidR="00F12C99" w:rsidRPr="00A06140" w:rsidRDefault="00F12C99" w:rsidP="00F12C99">
            <w:pPr>
              <w:spacing w:after="160" w:line="259" w:lineRule="auto"/>
              <w:jc w:val="center"/>
              <w:rPr>
                <w:sz w:val="20"/>
                <w:lang w:val="en-GB"/>
              </w:rPr>
            </w:pPr>
            <w:r w:rsidRPr="00A06140">
              <w:rPr>
                <w:sz w:val="20"/>
                <w:lang w:val="en-GB"/>
              </w:rPr>
              <w:t>15-24</w:t>
            </w:r>
          </w:p>
        </w:tc>
        <w:tc>
          <w:tcPr>
            <w:tcW w:w="1336" w:type="dxa"/>
          </w:tcPr>
          <w:p w14:paraId="3B79AB3E" w14:textId="7F1A4FDA" w:rsidR="00F12C99" w:rsidRPr="00A06140" w:rsidRDefault="00F12C99" w:rsidP="00F12C99">
            <w:pPr>
              <w:spacing w:after="160" w:line="259" w:lineRule="auto"/>
              <w:jc w:val="center"/>
              <w:rPr>
                <w:sz w:val="20"/>
                <w:lang w:val="en-GB"/>
              </w:rPr>
            </w:pPr>
            <w:r w:rsidRPr="00A06140">
              <w:rPr>
                <w:color w:val="000000"/>
                <w:sz w:val="20"/>
                <w:lang w:val="en-GB"/>
              </w:rPr>
              <w:t>114,825</w:t>
            </w:r>
          </w:p>
        </w:tc>
        <w:tc>
          <w:tcPr>
            <w:tcW w:w="1336" w:type="dxa"/>
          </w:tcPr>
          <w:p w14:paraId="461135AE" w14:textId="3ABE0376" w:rsidR="00F12C99" w:rsidRPr="00A06140" w:rsidRDefault="00F12C99" w:rsidP="00F12C99">
            <w:pPr>
              <w:spacing w:after="160" w:line="259" w:lineRule="auto"/>
              <w:jc w:val="center"/>
              <w:rPr>
                <w:sz w:val="20"/>
                <w:lang w:val="en-GB"/>
              </w:rPr>
            </w:pPr>
            <w:r w:rsidRPr="00A06140">
              <w:rPr>
                <w:color w:val="000000"/>
                <w:sz w:val="20"/>
                <w:lang w:val="en-GB"/>
              </w:rPr>
              <w:t>1,372</w:t>
            </w:r>
          </w:p>
        </w:tc>
        <w:tc>
          <w:tcPr>
            <w:tcW w:w="1336" w:type="dxa"/>
          </w:tcPr>
          <w:p w14:paraId="53D4A2BE" w14:textId="722C2CF4" w:rsidR="00F12C99" w:rsidRPr="00A06140" w:rsidRDefault="00F12C99" w:rsidP="00F12C99">
            <w:pPr>
              <w:spacing w:after="160" w:line="259" w:lineRule="auto"/>
              <w:jc w:val="center"/>
              <w:rPr>
                <w:sz w:val="20"/>
                <w:lang w:val="en-GB"/>
              </w:rPr>
            </w:pPr>
            <w:r w:rsidRPr="00A06140">
              <w:rPr>
                <w:color w:val="000000"/>
                <w:sz w:val="20"/>
                <w:lang w:val="en-GB"/>
              </w:rPr>
              <w:t>2,773</w:t>
            </w:r>
          </w:p>
        </w:tc>
        <w:tc>
          <w:tcPr>
            <w:tcW w:w="1336" w:type="dxa"/>
          </w:tcPr>
          <w:p w14:paraId="2FAD85F8" w14:textId="209EDD0E" w:rsidR="00F12C99" w:rsidRPr="00A06140" w:rsidRDefault="00F12C99" w:rsidP="00F12C99">
            <w:pPr>
              <w:spacing w:after="160" w:line="259" w:lineRule="auto"/>
              <w:jc w:val="center"/>
              <w:rPr>
                <w:sz w:val="20"/>
                <w:lang w:val="en-GB"/>
              </w:rPr>
            </w:pPr>
            <w:r w:rsidRPr="00A06140">
              <w:rPr>
                <w:color w:val="000000"/>
                <w:sz w:val="20"/>
                <w:lang w:val="en-GB"/>
              </w:rPr>
              <w:t>29,346</w:t>
            </w:r>
          </w:p>
        </w:tc>
        <w:tc>
          <w:tcPr>
            <w:tcW w:w="1336" w:type="dxa"/>
          </w:tcPr>
          <w:p w14:paraId="03FA1098" w14:textId="318BACF7" w:rsidR="00F12C99" w:rsidRPr="00A06140" w:rsidRDefault="00F12C99" w:rsidP="00F12C99">
            <w:pPr>
              <w:spacing w:after="160" w:line="259" w:lineRule="auto"/>
              <w:jc w:val="center"/>
              <w:rPr>
                <w:sz w:val="20"/>
                <w:lang w:val="en-GB"/>
              </w:rPr>
            </w:pPr>
            <w:r w:rsidRPr="00A06140">
              <w:rPr>
                <w:color w:val="000000"/>
                <w:sz w:val="20"/>
                <w:lang w:val="en-GB"/>
              </w:rPr>
              <w:t>33,585</w:t>
            </w:r>
          </w:p>
        </w:tc>
        <w:tc>
          <w:tcPr>
            <w:tcW w:w="1336" w:type="dxa"/>
          </w:tcPr>
          <w:p w14:paraId="3AFF54B5" w14:textId="47A58622" w:rsidR="00F12C99" w:rsidRPr="00A06140" w:rsidRDefault="00F12C99" w:rsidP="00F12C99">
            <w:pPr>
              <w:spacing w:after="160" w:line="259" w:lineRule="auto"/>
              <w:jc w:val="center"/>
              <w:rPr>
                <w:sz w:val="20"/>
                <w:lang w:val="en-GB"/>
              </w:rPr>
            </w:pPr>
            <w:r w:rsidRPr="00A06140">
              <w:rPr>
                <w:color w:val="000000"/>
                <w:sz w:val="20"/>
                <w:lang w:val="en-GB"/>
              </w:rPr>
              <w:t>768</w:t>
            </w:r>
            <w:r w:rsidR="00BD1F10" w:rsidRPr="00A06140">
              <w:rPr>
                <w:color w:val="000000"/>
                <w:sz w:val="20"/>
                <w:lang w:val="en-GB"/>
              </w:rPr>
              <w:t>.</w:t>
            </w:r>
            <w:r w:rsidRPr="00A06140">
              <w:rPr>
                <w:color w:val="000000"/>
                <w:sz w:val="20"/>
                <w:lang w:val="en-GB"/>
              </w:rPr>
              <w:t>3</w:t>
            </w:r>
          </w:p>
        </w:tc>
      </w:tr>
      <w:tr w:rsidR="00F12C99" w:rsidRPr="00A06140" w14:paraId="0573578D" w14:textId="706186BB" w:rsidTr="001F30D9">
        <w:tc>
          <w:tcPr>
            <w:tcW w:w="1012" w:type="dxa"/>
            <w:vMerge/>
          </w:tcPr>
          <w:p w14:paraId="01585EE5" w14:textId="77777777" w:rsidR="00F12C99" w:rsidRPr="00A06140" w:rsidRDefault="00F12C99" w:rsidP="00F12C99">
            <w:pPr>
              <w:spacing w:after="160" w:line="259" w:lineRule="auto"/>
              <w:jc w:val="center"/>
              <w:rPr>
                <w:sz w:val="20"/>
                <w:lang w:val="en-GB"/>
              </w:rPr>
            </w:pPr>
          </w:p>
        </w:tc>
        <w:tc>
          <w:tcPr>
            <w:tcW w:w="1012" w:type="dxa"/>
          </w:tcPr>
          <w:p w14:paraId="363D3B27" w14:textId="767BAA4F" w:rsidR="00F12C99" w:rsidRPr="00A06140" w:rsidRDefault="00F12C99" w:rsidP="00F12C99">
            <w:pPr>
              <w:spacing w:after="160" w:line="259" w:lineRule="auto"/>
              <w:jc w:val="center"/>
              <w:rPr>
                <w:sz w:val="20"/>
                <w:lang w:val="en-GB"/>
              </w:rPr>
            </w:pPr>
            <w:r w:rsidRPr="00A06140">
              <w:rPr>
                <w:sz w:val="20"/>
                <w:lang w:val="en-GB"/>
              </w:rPr>
              <w:t>25-24</w:t>
            </w:r>
          </w:p>
        </w:tc>
        <w:tc>
          <w:tcPr>
            <w:tcW w:w="1336" w:type="dxa"/>
          </w:tcPr>
          <w:p w14:paraId="66131757" w14:textId="2F765482" w:rsidR="00F12C99" w:rsidRPr="00A06140" w:rsidRDefault="00F12C99" w:rsidP="00F12C99">
            <w:pPr>
              <w:spacing w:after="160" w:line="259" w:lineRule="auto"/>
              <w:jc w:val="center"/>
              <w:rPr>
                <w:sz w:val="20"/>
                <w:lang w:val="en-GB"/>
              </w:rPr>
            </w:pPr>
            <w:r w:rsidRPr="00A06140">
              <w:rPr>
                <w:color w:val="000000"/>
                <w:sz w:val="20"/>
                <w:lang w:val="en-GB"/>
              </w:rPr>
              <w:t>75,607</w:t>
            </w:r>
          </w:p>
        </w:tc>
        <w:tc>
          <w:tcPr>
            <w:tcW w:w="1336" w:type="dxa"/>
          </w:tcPr>
          <w:p w14:paraId="03438C0B" w14:textId="26978DE0" w:rsidR="00F12C99" w:rsidRPr="00A06140" w:rsidRDefault="00F12C99" w:rsidP="00F12C99">
            <w:pPr>
              <w:spacing w:after="160" w:line="259" w:lineRule="auto"/>
              <w:jc w:val="center"/>
              <w:rPr>
                <w:sz w:val="20"/>
                <w:lang w:val="en-GB"/>
              </w:rPr>
            </w:pPr>
            <w:r w:rsidRPr="00A06140">
              <w:rPr>
                <w:color w:val="000000"/>
                <w:sz w:val="20"/>
                <w:lang w:val="en-GB"/>
              </w:rPr>
              <w:t>2,096</w:t>
            </w:r>
          </w:p>
        </w:tc>
        <w:tc>
          <w:tcPr>
            <w:tcW w:w="1336" w:type="dxa"/>
          </w:tcPr>
          <w:p w14:paraId="4648F333" w14:textId="23C58F51" w:rsidR="00F12C99" w:rsidRPr="00A06140" w:rsidRDefault="00F12C99" w:rsidP="00F12C99">
            <w:pPr>
              <w:spacing w:after="160" w:line="259" w:lineRule="auto"/>
              <w:jc w:val="center"/>
              <w:rPr>
                <w:sz w:val="20"/>
                <w:lang w:val="en-GB"/>
              </w:rPr>
            </w:pPr>
            <w:r w:rsidRPr="00A06140">
              <w:rPr>
                <w:color w:val="000000"/>
                <w:sz w:val="20"/>
                <w:lang w:val="en-GB"/>
              </w:rPr>
              <w:t>2,756</w:t>
            </w:r>
          </w:p>
        </w:tc>
        <w:tc>
          <w:tcPr>
            <w:tcW w:w="1336" w:type="dxa"/>
          </w:tcPr>
          <w:p w14:paraId="29D55932" w14:textId="09931B7C" w:rsidR="00F12C99" w:rsidRPr="00A06140" w:rsidRDefault="00F12C99" w:rsidP="00F12C99">
            <w:pPr>
              <w:spacing w:after="160" w:line="259" w:lineRule="auto"/>
              <w:jc w:val="center"/>
              <w:rPr>
                <w:sz w:val="20"/>
                <w:lang w:val="en-GB"/>
              </w:rPr>
            </w:pPr>
            <w:r w:rsidRPr="00A06140">
              <w:rPr>
                <w:color w:val="000000"/>
                <w:sz w:val="20"/>
                <w:lang w:val="en-GB"/>
              </w:rPr>
              <w:t>43,114</w:t>
            </w:r>
          </w:p>
        </w:tc>
        <w:tc>
          <w:tcPr>
            <w:tcW w:w="1336" w:type="dxa"/>
          </w:tcPr>
          <w:p w14:paraId="690C87BC" w14:textId="56774137" w:rsidR="00F12C99" w:rsidRPr="00A06140" w:rsidRDefault="00F12C99" w:rsidP="00F12C99">
            <w:pPr>
              <w:spacing w:after="160" w:line="259" w:lineRule="auto"/>
              <w:jc w:val="center"/>
              <w:rPr>
                <w:sz w:val="20"/>
                <w:lang w:val="en-GB"/>
              </w:rPr>
            </w:pPr>
            <w:r w:rsidRPr="00A06140">
              <w:rPr>
                <w:color w:val="000000"/>
                <w:sz w:val="20"/>
                <w:lang w:val="en-GB"/>
              </w:rPr>
              <w:t>39,843</w:t>
            </w:r>
          </w:p>
        </w:tc>
        <w:tc>
          <w:tcPr>
            <w:tcW w:w="1336" w:type="dxa"/>
          </w:tcPr>
          <w:p w14:paraId="687AB21C" w14:textId="159A1F76" w:rsidR="00F12C99" w:rsidRPr="00A06140" w:rsidRDefault="00F12C99" w:rsidP="00F12C99">
            <w:pPr>
              <w:spacing w:after="160" w:line="259" w:lineRule="auto"/>
              <w:jc w:val="center"/>
              <w:rPr>
                <w:sz w:val="20"/>
                <w:lang w:val="en-GB"/>
              </w:rPr>
            </w:pPr>
            <w:r w:rsidRPr="00A06140">
              <w:rPr>
                <w:color w:val="000000"/>
                <w:sz w:val="20"/>
                <w:lang w:val="en-GB"/>
              </w:rPr>
              <w:t>797</w:t>
            </w:r>
            <w:r w:rsidR="00BD1F10" w:rsidRPr="00A06140">
              <w:rPr>
                <w:color w:val="000000"/>
                <w:sz w:val="20"/>
                <w:lang w:val="en-GB"/>
              </w:rPr>
              <w:t>.5</w:t>
            </w:r>
          </w:p>
        </w:tc>
      </w:tr>
      <w:tr w:rsidR="00F12C99" w:rsidRPr="00A06140" w14:paraId="112CC400" w14:textId="460FD7E1" w:rsidTr="001F30D9">
        <w:tc>
          <w:tcPr>
            <w:tcW w:w="1012" w:type="dxa"/>
            <w:vMerge/>
          </w:tcPr>
          <w:p w14:paraId="5543FC61" w14:textId="77777777" w:rsidR="00F12C99" w:rsidRPr="00A06140" w:rsidRDefault="00F12C99" w:rsidP="00F12C99">
            <w:pPr>
              <w:spacing w:after="160" w:line="259" w:lineRule="auto"/>
              <w:jc w:val="center"/>
              <w:rPr>
                <w:sz w:val="20"/>
                <w:lang w:val="en-GB"/>
              </w:rPr>
            </w:pPr>
          </w:p>
        </w:tc>
        <w:tc>
          <w:tcPr>
            <w:tcW w:w="1012" w:type="dxa"/>
          </w:tcPr>
          <w:p w14:paraId="2C360A34" w14:textId="01417E3B" w:rsidR="00F12C99" w:rsidRPr="00A06140" w:rsidRDefault="00F12C99" w:rsidP="00F12C99">
            <w:pPr>
              <w:spacing w:after="160" w:line="259" w:lineRule="auto"/>
              <w:jc w:val="center"/>
              <w:rPr>
                <w:sz w:val="20"/>
                <w:lang w:val="en-GB"/>
              </w:rPr>
            </w:pPr>
            <w:r w:rsidRPr="00A06140">
              <w:rPr>
                <w:sz w:val="20"/>
                <w:lang w:val="en-GB"/>
              </w:rPr>
              <w:t>35-34</w:t>
            </w:r>
          </w:p>
        </w:tc>
        <w:tc>
          <w:tcPr>
            <w:tcW w:w="1336" w:type="dxa"/>
          </w:tcPr>
          <w:p w14:paraId="3032351F" w14:textId="6994D1DF" w:rsidR="00F12C99" w:rsidRPr="00A06140" w:rsidRDefault="00F12C99" w:rsidP="00F12C99">
            <w:pPr>
              <w:spacing w:after="160" w:line="259" w:lineRule="auto"/>
              <w:jc w:val="center"/>
              <w:rPr>
                <w:sz w:val="20"/>
                <w:lang w:val="en-GB"/>
              </w:rPr>
            </w:pPr>
            <w:r w:rsidRPr="00A06140">
              <w:rPr>
                <w:color w:val="000000"/>
                <w:sz w:val="20"/>
                <w:lang w:val="en-GB"/>
              </w:rPr>
              <w:t>64,139</w:t>
            </w:r>
          </w:p>
        </w:tc>
        <w:tc>
          <w:tcPr>
            <w:tcW w:w="1336" w:type="dxa"/>
          </w:tcPr>
          <w:p w14:paraId="734F105C" w14:textId="1F2A9335" w:rsidR="00F12C99" w:rsidRPr="00A06140" w:rsidRDefault="00F12C99" w:rsidP="00F12C99">
            <w:pPr>
              <w:spacing w:after="160" w:line="259" w:lineRule="auto"/>
              <w:jc w:val="center"/>
              <w:rPr>
                <w:sz w:val="20"/>
                <w:lang w:val="en-GB"/>
              </w:rPr>
            </w:pPr>
            <w:r w:rsidRPr="00A06140">
              <w:rPr>
                <w:color w:val="000000"/>
                <w:sz w:val="20"/>
                <w:lang w:val="en-GB"/>
              </w:rPr>
              <w:t>3,996</w:t>
            </w:r>
          </w:p>
        </w:tc>
        <w:tc>
          <w:tcPr>
            <w:tcW w:w="1336" w:type="dxa"/>
          </w:tcPr>
          <w:p w14:paraId="53F43890" w14:textId="6D17E7DF" w:rsidR="00F12C99" w:rsidRPr="00A06140" w:rsidRDefault="00F12C99" w:rsidP="00F12C99">
            <w:pPr>
              <w:spacing w:after="160" w:line="259" w:lineRule="auto"/>
              <w:jc w:val="center"/>
              <w:rPr>
                <w:sz w:val="20"/>
                <w:lang w:val="en-GB"/>
              </w:rPr>
            </w:pPr>
            <w:r w:rsidRPr="00A06140">
              <w:rPr>
                <w:color w:val="000000"/>
                <w:sz w:val="20"/>
                <w:lang w:val="en-GB"/>
              </w:rPr>
              <w:t>2,757</w:t>
            </w:r>
          </w:p>
        </w:tc>
        <w:tc>
          <w:tcPr>
            <w:tcW w:w="1336" w:type="dxa"/>
          </w:tcPr>
          <w:p w14:paraId="3388CCC9" w14:textId="6B921CC4" w:rsidR="00F12C99" w:rsidRPr="00A06140" w:rsidRDefault="00F12C99" w:rsidP="00F12C99">
            <w:pPr>
              <w:spacing w:after="160" w:line="259" w:lineRule="auto"/>
              <w:jc w:val="center"/>
              <w:rPr>
                <w:sz w:val="20"/>
                <w:lang w:val="en-GB"/>
              </w:rPr>
            </w:pPr>
            <w:r w:rsidRPr="00A06140">
              <w:rPr>
                <w:color w:val="000000"/>
                <w:sz w:val="20"/>
                <w:lang w:val="en-GB"/>
              </w:rPr>
              <w:t>53,786</w:t>
            </w:r>
          </w:p>
        </w:tc>
        <w:tc>
          <w:tcPr>
            <w:tcW w:w="1336" w:type="dxa"/>
          </w:tcPr>
          <w:p w14:paraId="05599687" w14:textId="380DD1BE" w:rsidR="00F12C99" w:rsidRPr="00A06140" w:rsidRDefault="00F12C99" w:rsidP="00F12C99">
            <w:pPr>
              <w:spacing w:after="160" w:line="259" w:lineRule="auto"/>
              <w:jc w:val="center"/>
              <w:rPr>
                <w:sz w:val="20"/>
                <w:lang w:val="en-GB"/>
              </w:rPr>
            </w:pPr>
            <w:r w:rsidRPr="00A06140">
              <w:rPr>
                <w:color w:val="000000"/>
                <w:sz w:val="20"/>
                <w:lang w:val="en-GB"/>
              </w:rPr>
              <w:t>29,759</w:t>
            </w:r>
          </w:p>
        </w:tc>
        <w:tc>
          <w:tcPr>
            <w:tcW w:w="1336" w:type="dxa"/>
          </w:tcPr>
          <w:p w14:paraId="68D9A84E" w14:textId="376732E4" w:rsidR="00F12C99" w:rsidRPr="00A06140" w:rsidRDefault="00F12C99" w:rsidP="00F12C99">
            <w:pPr>
              <w:spacing w:after="160" w:line="259" w:lineRule="auto"/>
              <w:jc w:val="center"/>
              <w:rPr>
                <w:sz w:val="20"/>
                <w:lang w:val="en-GB"/>
              </w:rPr>
            </w:pPr>
            <w:r w:rsidRPr="00A06140">
              <w:rPr>
                <w:color w:val="000000"/>
                <w:sz w:val="20"/>
                <w:lang w:val="en-GB"/>
              </w:rPr>
              <w:t>759</w:t>
            </w:r>
            <w:r w:rsidR="00BD1F10" w:rsidRPr="00A06140">
              <w:rPr>
                <w:color w:val="000000"/>
                <w:sz w:val="20"/>
                <w:lang w:val="en-GB"/>
              </w:rPr>
              <w:t>.</w:t>
            </w:r>
            <w:r w:rsidRPr="00A06140">
              <w:rPr>
                <w:color w:val="000000"/>
                <w:sz w:val="20"/>
                <w:lang w:val="en-GB"/>
              </w:rPr>
              <w:t>6</w:t>
            </w:r>
          </w:p>
        </w:tc>
      </w:tr>
      <w:tr w:rsidR="00F12C99" w:rsidRPr="00A06140" w14:paraId="0EB3FAB3" w14:textId="011AA2D0" w:rsidTr="001F30D9">
        <w:tc>
          <w:tcPr>
            <w:tcW w:w="1012" w:type="dxa"/>
            <w:vMerge/>
          </w:tcPr>
          <w:p w14:paraId="001638FD" w14:textId="77777777" w:rsidR="00F12C99" w:rsidRPr="00A06140" w:rsidRDefault="00F12C99" w:rsidP="00F12C99">
            <w:pPr>
              <w:spacing w:after="160" w:line="259" w:lineRule="auto"/>
              <w:jc w:val="center"/>
              <w:rPr>
                <w:sz w:val="20"/>
                <w:lang w:val="en-GB"/>
              </w:rPr>
            </w:pPr>
          </w:p>
        </w:tc>
        <w:tc>
          <w:tcPr>
            <w:tcW w:w="1012" w:type="dxa"/>
          </w:tcPr>
          <w:p w14:paraId="6F94E619" w14:textId="489455B4" w:rsidR="00F12C99" w:rsidRPr="00A06140" w:rsidRDefault="00F12C99" w:rsidP="00F12C99">
            <w:pPr>
              <w:spacing w:after="160" w:line="259" w:lineRule="auto"/>
              <w:jc w:val="center"/>
              <w:rPr>
                <w:sz w:val="20"/>
                <w:lang w:val="en-GB"/>
              </w:rPr>
            </w:pPr>
            <w:r w:rsidRPr="00A06140">
              <w:rPr>
                <w:sz w:val="20"/>
                <w:lang w:val="en-GB"/>
              </w:rPr>
              <w:t>45-44</w:t>
            </w:r>
          </w:p>
        </w:tc>
        <w:tc>
          <w:tcPr>
            <w:tcW w:w="1336" w:type="dxa"/>
          </w:tcPr>
          <w:p w14:paraId="3E4C4305" w14:textId="0D443F44" w:rsidR="00F12C99" w:rsidRPr="00A06140" w:rsidRDefault="00F12C99" w:rsidP="00F12C99">
            <w:pPr>
              <w:spacing w:after="160" w:line="259" w:lineRule="auto"/>
              <w:jc w:val="center"/>
              <w:rPr>
                <w:sz w:val="20"/>
                <w:lang w:val="en-GB"/>
              </w:rPr>
            </w:pPr>
            <w:r w:rsidRPr="00A06140">
              <w:rPr>
                <w:color w:val="000000"/>
                <w:sz w:val="20"/>
                <w:lang w:val="en-GB"/>
              </w:rPr>
              <w:t>55,040</w:t>
            </w:r>
          </w:p>
        </w:tc>
        <w:tc>
          <w:tcPr>
            <w:tcW w:w="1336" w:type="dxa"/>
          </w:tcPr>
          <w:p w14:paraId="45D89E07" w14:textId="3F5E2102" w:rsidR="00F12C99" w:rsidRPr="00A06140" w:rsidRDefault="00F12C99" w:rsidP="00F12C99">
            <w:pPr>
              <w:spacing w:after="160" w:line="259" w:lineRule="auto"/>
              <w:jc w:val="center"/>
              <w:rPr>
                <w:sz w:val="20"/>
                <w:lang w:val="en-GB"/>
              </w:rPr>
            </w:pPr>
            <w:r w:rsidRPr="00A06140">
              <w:rPr>
                <w:color w:val="000000"/>
                <w:sz w:val="20"/>
                <w:lang w:val="en-GB"/>
              </w:rPr>
              <w:t>8,301</w:t>
            </w:r>
          </w:p>
        </w:tc>
        <w:tc>
          <w:tcPr>
            <w:tcW w:w="1336" w:type="dxa"/>
          </w:tcPr>
          <w:p w14:paraId="11B326D8" w14:textId="492740DC" w:rsidR="00F12C99" w:rsidRPr="00A06140" w:rsidRDefault="00F12C99" w:rsidP="00F12C99">
            <w:pPr>
              <w:spacing w:after="160" w:line="259" w:lineRule="auto"/>
              <w:jc w:val="center"/>
              <w:rPr>
                <w:sz w:val="20"/>
                <w:lang w:val="en-GB"/>
              </w:rPr>
            </w:pPr>
            <w:r w:rsidRPr="00A06140">
              <w:rPr>
                <w:color w:val="000000"/>
                <w:sz w:val="20"/>
                <w:lang w:val="en-GB"/>
              </w:rPr>
              <w:t>2,737</w:t>
            </w:r>
          </w:p>
        </w:tc>
        <w:tc>
          <w:tcPr>
            <w:tcW w:w="1336" w:type="dxa"/>
          </w:tcPr>
          <w:p w14:paraId="016AA6F2" w14:textId="5F66784C" w:rsidR="00F12C99" w:rsidRPr="00A06140" w:rsidRDefault="00F12C99" w:rsidP="00F12C99">
            <w:pPr>
              <w:spacing w:after="160" w:line="259" w:lineRule="auto"/>
              <w:jc w:val="center"/>
              <w:rPr>
                <w:sz w:val="20"/>
                <w:lang w:val="en-GB"/>
              </w:rPr>
            </w:pPr>
            <w:r w:rsidRPr="00A06140">
              <w:rPr>
                <w:color w:val="000000"/>
                <w:sz w:val="20"/>
                <w:lang w:val="en-GB"/>
              </w:rPr>
              <w:t>56,141</w:t>
            </w:r>
          </w:p>
        </w:tc>
        <w:tc>
          <w:tcPr>
            <w:tcW w:w="1336" w:type="dxa"/>
          </w:tcPr>
          <w:p w14:paraId="1A240021" w14:textId="05343C0C" w:rsidR="00F12C99" w:rsidRPr="00A06140" w:rsidRDefault="00F12C99" w:rsidP="00F12C99">
            <w:pPr>
              <w:spacing w:after="160" w:line="259" w:lineRule="auto"/>
              <w:jc w:val="center"/>
              <w:rPr>
                <w:sz w:val="20"/>
                <w:lang w:val="en-GB"/>
              </w:rPr>
            </w:pPr>
            <w:r w:rsidRPr="00A06140">
              <w:rPr>
                <w:color w:val="000000"/>
                <w:sz w:val="20"/>
                <w:lang w:val="en-GB"/>
              </w:rPr>
              <w:t>17,900</w:t>
            </w:r>
          </w:p>
        </w:tc>
        <w:tc>
          <w:tcPr>
            <w:tcW w:w="1336" w:type="dxa"/>
          </w:tcPr>
          <w:p w14:paraId="75E4BD4E" w14:textId="4660CDE1" w:rsidR="00F12C99" w:rsidRPr="00A06140" w:rsidRDefault="00F12C99" w:rsidP="00F12C99">
            <w:pPr>
              <w:spacing w:after="160" w:line="259" w:lineRule="auto"/>
              <w:jc w:val="center"/>
              <w:rPr>
                <w:sz w:val="20"/>
                <w:lang w:val="en-GB"/>
              </w:rPr>
            </w:pPr>
            <w:r w:rsidRPr="00A06140">
              <w:rPr>
                <w:color w:val="000000"/>
                <w:sz w:val="20"/>
                <w:lang w:val="en-GB"/>
              </w:rPr>
              <w:t>672</w:t>
            </w:r>
            <w:r w:rsidR="00BD1F10" w:rsidRPr="00A06140">
              <w:rPr>
                <w:color w:val="000000"/>
                <w:sz w:val="20"/>
                <w:lang w:val="en-GB"/>
              </w:rPr>
              <w:t>.5</w:t>
            </w:r>
          </w:p>
        </w:tc>
      </w:tr>
      <w:tr w:rsidR="00F12C99" w:rsidRPr="00A06140" w14:paraId="1C2B46E3" w14:textId="633F5EEF" w:rsidTr="001F30D9">
        <w:tc>
          <w:tcPr>
            <w:tcW w:w="1012" w:type="dxa"/>
            <w:vMerge/>
          </w:tcPr>
          <w:p w14:paraId="28401B4D" w14:textId="77777777" w:rsidR="00F12C99" w:rsidRPr="00A06140" w:rsidRDefault="00F12C99" w:rsidP="00F12C99">
            <w:pPr>
              <w:spacing w:after="160" w:line="259" w:lineRule="auto"/>
              <w:jc w:val="center"/>
              <w:rPr>
                <w:sz w:val="20"/>
                <w:lang w:val="en-GB"/>
              </w:rPr>
            </w:pPr>
          </w:p>
        </w:tc>
        <w:tc>
          <w:tcPr>
            <w:tcW w:w="1012" w:type="dxa"/>
          </w:tcPr>
          <w:p w14:paraId="3E642600" w14:textId="7DA8C40A" w:rsidR="00F12C99" w:rsidRPr="00A06140" w:rsidRDefault="00F12C99" w:rsidP="00F12C99">
            <w:pPr>
              <w:spacing w:after="160" w:line="259" w:lineRule="auto"/>
              <w:jc w:val="center"/>
              <w:rPr>
                <w:sz w:val="20"/>
                <w:lang w:val="en-GB"/>
              </w:rPr>
            </w:pPr>
            <w:r w:rsidRPr="00A06140">
              <w:rPr>
                <w:sz w:val="20"/>
                <w:lang w:val="en-GB"/>
              </w:rPr>
              <w:t>55-54</w:t>
            </w:r>
          </w:p>
        </w:tc>
        <w:tc>
          <w:tcPr>
            <w:tcW w:w="1336" w:type="dxa"/>
          </w:tcPr>
          <w:p w14:paraId="23129D5A" w14:textId="0E3BD2B9" w:rsidR="00F12C99" w:rsidRPr="00A06140" w:rsidRDefault="00F12C99" w:rsidP="00F12C99">
            <w:pPr>
              <w:spacing w:after="160" w:line="259" w:lineRule="auto"/>
              <w:jc w:val="center"/>
              <w:rPr>
                <w:sz w:val="20"/>
                <w:lang w:val="en-GB"/>
              </w:rPr>
            </w:pPr>
            <w:r w:rsidRPr="00A06140">
              <w:rPr>
                <w:color w:val="000000"/>
                <w:sz w:val="20"/>
                <w:lang w:val="en-GB"/>
              </w:rPr>
              <w:t>47,243</w:t>
            </w:r>
          </w:p>
        </w:tc>
        <w:tc>
          <w:tcPr>
            <w:tcW w:w="1336" w:type="dxa"/>
          </w:tcPr>
          <w:p w14:paraId="23E98A14" w14:textId="192531E1" w:rsidR="00F12C99" w:rsidRPr="00A06140" w:rsidRDefault="00F12C99" w:rsidP="00F12C99">
            <w:pPr>
              <w:spacing w:after="160" w:line="259" w:lineRule="auto"/>
              <w:jc w:val="center"/>
              <w:rPr>
                <w:sz w:val="20"/>
                <w:lang w:val="en-GB"/>
              </w:rPr>
            </w:pPr>
            <w:r w:rsidRPr="00A06140">
              <w:rPr>
                <w:color w:val="000000"/>
                <w:sz w:val="20"/>
                <w:lang w:val="en-GB"/>
              </w:rPr>
              <w:t>15,337</w:t>
            </w:r>
          </w:p>
        </w:tc>
        <w:tc>
          <w:tcPr>
            <w:tcW w:w="1336" w:type="dxa"/>
          </w:tcPr>
          <w:p w14:paraId="30623AD8" w14:textId="01F012AA" w:rsidR="00F12C99" w:rsidRPr="00A06140" w:rsidRDefault="00F12C99" w:rsidP="00F12C99">
            <w:pPr>
              <w:spacing w:after="160" w:line="259" w:lineRule="auto"/>
              <w:jc w:val="center"/>
              <w:rPr>
                <w:sz w:val="20"/>
                <w:lang w:val="en-GB"/>
              </w:rPr>
            </w:pPr>
            <w:r w:rsidRPr="00A06140">
              <w:rPr>
                <w:color w:val="000000"/>
                <w:sz w:val="20"/>
                <w:lang w:val="en-GB"/>
              </w:rPr>
              <w:t>2,443</w:t>
            </w:r>
          </w:p>
        </w:tc>
        <w:tc>
          <w:tcPr>
            <w:tcW w:w="1336" w:type="dxa"/>
          </w:tcPr>
          <w:p w14:paraId="74191C27" w14:textId="7921E76E" w:rsidR="00F12C99" w:rsidRPr="00A06140" w:rsidRDefault="00F12C99" w:rsidP="00F12C99">
            <w:pPr>
              <w:spacing w:after="160" w:line="259" w:lineRule="auto"/>
              <w:jc w:val="center"/>
              <w:rPr>
                <w:sz w:val="20"/>
                <w:lang w:val="en-GB"/>
              </w:rPr>
            </w:pPr>
            <w:r w:rsidRPr="00A06140">
              <w:rPr>
                <w:color w:val="000000"/>
                <w:sz w:val="20"/>
                <w:lang w:val="en-GB"/>
              </w:rPr>
              <w:t>40,004</w:t>
            </w:r>
          </w:p>
        </w:tc>
        <w:tc>
          <w:tcPr>
            <w:tcW w:w="1336" w:type="dxa"/>
          </w:tcPr>
          <w:p w14:paraId="2BBC3BB6" w14:textId="3FF0398E" w:rsidR="00F12C99" w:rsidRPr="00A06140" w:rsidRDefault="00F12C99" w:rsidP="00F12C99">
            <w:pPr>
              <w:spacing w:after="160" w:line="259" w:lineRule="auto"/>
              <w:jc w:val="center"/>
              <w:rPr>
                <w:sz w:val="20"/>
                <w:lang w:val="en-GB"/>
              </w:rPr>
            </w:pPr>
            <w:r w:rsidRPr="00A06140">
              <w:rPr>
                <w:color w:val="000000"/>
                <w:sz w:val="20"/>
                <w:lang w:val="en-GB"/>
              </w:rPr>
              <w:t>10,302</w:t>
            </w:r>
          </w:p>
        </w:tc>
        <w:tc>
          <w:tcPr>
            <w:tcW w:w="1336" w:type="dxa"/>
          </w:tcPr>
          <w:p w14:paraId="1129D71C" w14:textId="16CC79CE" w:rsidR="00F12C99" w:rsidRPr="00A06140" w:rsidRDefault="00F12C99" w:rsidP="00F12C99">
            <w:pPr>
              <w:spacing w:after="160" w:line="259" w:lineRule="auto"/>
              <w:jc w:val="center"/>
              <w:rPr>
                <w:sz w:val="20"/>
                <w:lang w:val="en-GB"/>
              </w:rPr>
            </w:pPr>
            <w:r w:rsidRPr="00A06140">
              <w:rPr>
                <w:color w:val="000000"/>
                <w:sz w:val="20"/>
                <w:lang w:val="en-GB"/>
              </w:rPr>
              <w:t>555</w:t>
            </w:r>
            <w:r w:rsidR="00BD1F10" w:rsidRPr="00A06140">
              <w:rPr>
                <w:color w:val="000000"/>
                <w:sz w:val="20"/>
                <w:lang w:val="en-GB"/>
              </w:rPr>
              <w:t>.</w:t>
            </w:r>
            <w:r w:rsidRPr="00A06140">
              <w:rPr>
                <w:color w:val="000000"/>
                <w:sz w:val="20"/>
                <w:lang w:val="en-GB"/>
              </w:rPr>
              <w:t>5</w:t>
            </w:r>
          </w:p>
        </w:tc>
      </w:tr>
      <w:tr w:rsidR="00F12C99" w:rsidRPr="00A06140" w14:paraId="4A550EF1" w14:textId="0D2E1050" w:rsidTr="001F30D9">
        <w:tc>
          <w:tcPr>
            <w:tcW w:w="1012" w:type="dxa"/>
            <w:vMerge/>
          </w:tcPr>
          <w:p w14:paraId="1C18A426" w14:textId="77777777" w:rsidR="00F12C99" w:rsidRPr="00A06140" w:rsidRDefault="00F12C99" w:rsidP="00F12C99">
            <w:pPr>
              <w:spacing w:after="160" w:line="259" w:lineRule="auto"/>
              <w:jc w:val="center"/>
              <w:rPr>
                <w:sz w:val="20"/>
                <w:lang w:val="en-GB"/>
              </w:rPr>
            </w:pPr>
          </w:p>
        </w:tc>
        <w:tc>
          <w:tcPr>
            <w:tcW w:w="1012" w:type="dxa"/>
          </w:tcPr>
          <w:p w14:paraId="785E069D" w14:textId="4E759D48" w:rsidR="00F12C99" w:rsidRPr="00A06140" w:rsidRDefault="00F12C99" w:rsidP="00F12C99">
            <w:pPr>
              <w:spacing w:after="160" w:line="259" w:lineRule="auto"/>
              <w:jc w:val="center"/>
              <w:rPr>
                <w:sz w:val="20"/>
                <w:lang w:val="en-GB"/>
              </w:rPr>
            </w:pPr>
            <w:r w:rsidRPr="00A06140">
              <w:rPr>
                <w:sz w:val="20"/>
                <w:lang w:val="en-GB"/>
              </w:rPr>
              <w:t>65-74</w:t>
            </w:r>
          </w:p>
        </w:tc>
        <w:tc>
          <w:tcPr>
            <w:tcW w:w="1336" w:type="dxa"/>
          </w:tcPr>
          <w:p w14:paraId="4A30B9CF" w14:textId="280FAD78" w:rsidR="00F12C99" w:rsidRPr="00A06140" w:rsidRDefault="00F12C99" w:rsidP="00F12C99">
            <w:pPr>
              <w:spacing w:after="160" w:line="259" w:lineRule="auto"/>
              <w:jc w:val="center"/>
              <w:rPr>
                <w:sz w:val="20"/>
                <w:lang w:val="en-GB"/>
              </w:rPr>
            </w:pPr>
            <w:r w:rsidRPr="00A06140">
              <w:rPr>
                <w:color w:val="000000"/>
                <w:sz w:val="20"/>
                <w:lang w:val="en-GB"/>
              </w:rPr>
              <w:t>47,478</w:t>
            </w:r>
          </w:p>
        </w:tc>
        <w:tc>
          <w:tcPr>
            <w:tcW w:w="1336" w:type="dxa"/>
          </w:tcPr>
          <w:p w14:paraId="5B1D4570" w14:textId="42F74AA6" w:rsidR="00F12C99" w:rsidRPr="00A06140" w:rsidRDefault="00F12C99" w:rsidP="00F12C99">
            <w:pPr>
              <w:spacing w:after="160" w:line="259" w:lineRule="auto"/>
              <w:jc w:val="center"/>
              <w:rPr>
                <w:sz w:val="20"/>
                <w:lang w:val="en-GB"/>
              </w:rPr>
            </w:pPr>
            <w:r w:rsidRPr="00A06140">
              <w:rPr>
                <w:color w:val="000000"/>
                <w:sz w:val="20"/>
                <w:lang w:val="en-GB"/>
              </w:rPr>
              <w:t>34,426</w:t>
            </w:r>
          </w:p>
        </w:tc>
        <w:tc>
          <w:tcPr>
            <w:tcW w:w="1336" w:type="dxa"/>
          </w:tcPr>
          <w:p w14:paraId="74A5B9F6" w14:textId="7208B5F5" w:rsidR="00F12C99" w:rsidRPr="00A06140" w:rsidRDefault="00F12C99" w:rsidP="00F12C99">
            <w:pPr>
              <w:spacing w:after="160" w:line="259" w:lineRule="auto"/>
              <w:jc w:val="center"/>
              <w:rPr>
                <w:sz w:val="20"/>
                <w:lang w:val="en-GB"/>
              </w:rPr>
            </w:pPr>
            <w:r w:rsidRPr="00A06140">
              <w:rPr>
                <w:color w:val="000000"/>
                <w:sz w:val="20"/>
                <w:lang w:val="en-GB"/>
              </w:rPr>
              <w:t>2,213</w:t>
            </w:r>
          </w:p>
        </w:tc>
        <w:tc>
          <w:tcPr>
            <w:tcW w:w="1336" w:type="dxa"/>
          </w:tcPr>
          <w:p w14:paraId="51F9472C" w14:textId="24B84F6A" w:rsidR="00F12C99" w:rsidRPr="00A06140" w:rsidRDefault="00F12C99" w:rsidP="00F12C99">
            <w:pPr>
              <w:spacing w:after="160" w:line="259" w:lineRule="auto"/>
              <w:jc w:val="center"/>
              <w:rPr>
                <w:sz w:val="20"/>
                <w:lang w:val="en-GB"/>
              </w:rPr>
            </w:pPr>
            <w:r w:rsidRPr="00A06140">
              <w:rPr>
                <w:color w:val="000000"/>
                <w:sz w:val="20"/>
                <w:lang w:val="en-GB"/>
              </w:rPr>
              <w:t>22,261</w:t>
            </w:r>
          </w:p>
        </w:tc>
        <w:tc>
          <w:tcPr>
            <w:tcW w:w="1336" w:type="dxa"/>
          </w:tcPr>
          <w:p w14:paraId="3E3FBB21" w14:textId="7DDCC1F7" w:rsidR="00F12C99" w:rsidRPr="00A06140" w:rsidRDefault="00F12C99" w:rsidP="00F12C99">
            <w:pPr>
              <w:spacing w:after="160" w:line="259" w:lineRule="auto"/>
              <w:jc w:val="center"/>
              <w:rPr>
                <w:sz w:val="20"/>
                <w:lang w:val="en-GB"/>
              </w:rPr>
            </w:pPr>
            <w:r w:rsidRPr="00A06140">
              <w:rPr>
                <w:color w:val="000000"/>
                <w:sz w:val="20"/>
                <w:lang w:val="en-GB"/>
              </w:rPr>
              <w:t>7,572</w:t>
            </w:r>
          </w:p>
        </w:tc>
        <w:tc>
          <w:tcPr>
            <w:tcW w:w="1336" w:type="dxa"/>
          </w:tcPr>
          <w:p w14:paraId="3B3476F3" w14:textId="00341C75" w:rsidR="00F12C99" w:rsidRPr="00A06140" w:rsidRDefault="00F12C99" w:rsidP="00F12C99">
            <w:pPr>
              <w:spacing w:after="160" w:line="259" w:lineRule="auto"/>
              <w:jc w:val="center"/>
              <w:rPr>
                <w:sz w:val="20"/>
                <w:lang w:val="en-GB"/>
              </w:rPr>
            </w:pPr>
            <w:r w:rsidRPr="00A06140">
              <w:rPr>
                <w:color w:val="000000"/>
                <w:sz w:val="20"/>
                <w:lang w:val="en-GB"/>
              </w:rPr>
              <w:t>41</w:t>
            </w:r>
            <w:r w:rsidR="00BD1F10" w:rsidRPr="00A06140">
              <w:rPr>
                <w:color w:val="000000"/>
                <w:sz w:val="20"/>
                <w:lang w:val="en-GB"/>
              </w:rPr>
              <w:t>7.0</w:t>
            </w:r>
          </w:p>
        </w:tc>
      </w:tr>
      <w:tr w:rsidR="00F12C99" w:rsidRPr="00A06140" w14:paraId="62EFF974" w14:textId="66C4105B" w:rsidTr="001F30D9">
        <w:tc>
          <w:tcPr>
            <w:tcW w:w="1012" w:type="dxa"/>
            <w:vMerge/>
          </w:tcPr>
          <w:p w14:paraId="3E607BC5" w14:textId="77777777" w:rsidR="00F12C99" w:rsidRPr="00A06140" w:rsidRDefault="00F12C99" w:rsidP="00F12C99">
            <w:pPr>
              <w:spacing w:after="160" w:line="259" w:lineRule="auto"/>
              <w:jc w:val="center"/>
              <w:rPr>
                <w:sz w:val="20"/>
                <w:lang w:val="en-GB"/>
              </w:rPr>
            </w:pPr>
          </w:p>
        </w:tc>
        <w:tc>
          <w:tcPr>
            <w:tcW w:w="1012" w:type="dxa"/>
          </w:tcPr>
          <w:p w14:paraId="167914A1" w14:textId="111FB17F" w:rsidR="00F12C99" w:rsidRPr="00A06140" w:rsidRDefault="00F12C99" w:rsidP="00F12C99">
            <w:pPr>
              <w:spacing w:after="160" w:line="259" w:lineRule="auto"/>
              <w:jc w:val="center"/>
              <w:rPr>
                <w:sz w:val="20"/>
                <w:lang w:val="en-GB"/>
              </w:rPr>
            </w:pPr>
            <w:r w:rsidRPr="00A06140">
              <w:rPr>
                <w:sz w:val="20"/>
                <w:lang w:val="en-GB"/>
              </w:rPr>
              <w:t>75-84</w:t>
            </w:r>
          </w:p>
        </w:tc>
        <w:tc>
          <w:tcPr>
            <w:tcW w:w="1336" w:type="dxa"/>
          </w:tcPr>
          <w:p w14:paraId="3E1912B8" w14:textId="7C7E9926" w:rsidR="00F12C99" w:rsidRPr="00A06140" w:rsidRDefault="00F12C99" w:rsidP="00F12C99">
            <w:pPr>
              <w:spacing w:after="160" w:line="259" w:lineRule="auto"/>
              <w:jc w:val="center"/>
              <w:rPr>
                <w:sz w:val="20"/>
                <w:lang w:val="en-GB"/>
              </w:rPr>
            </w:pPr>
            <w:r w:rsidRPr="00A06140">
              <w:rPr>
                <w:color w:val="000000"/>
                <w:sz w:val="20"/>
                <w:lang w:val="en-GB"/>
              </w:rPr>
              <w:t>46,699</w:t>
            </w:r>
          </w:p>
        </w:tc>
        <w:tc>
          <w:tcPr>
            <w:tcW w:w="1336" w:type="dxa"/>
          </w:tcPr>
          <w:p w14:paraId="0001C3FF" w14:textId="23F787D7" w:rsidR="00F12C99" w:rsidRPr="00A06140" w:rsidRDefault="00F12C99" w:rsidP="00F12C99">
            <w:pPr>
              <w:spacing w:after="160" w:line="259" w:lineRule="auto"/>
              <w:jc w:val="center"/>
              <w:rPr>
                <w:sz w:val="20"/>
                <w:lang w:val="en-GB"/>
              </w:rPr>
            </w:pPr>
            <w:r w:rsidRPr="00A06140">
              <w:rPr>
                <w:color w:val="000000"/>
                <w:sz w:val="20"/>
                <w:lang w:val="en-GB"/>
              </w:rPr>
              <w:t>96,857</w:t>
            </w:r>
          </w:p>
        </w:tc>
        <w:tc>
          <w:tcPr>
            <w:tcW w:w="1336" w:type="dxa"/>
          </w:tcPr>
          <w:p w14:paraId="56FE1C99" w14:textId="53396CAB" w:rsidR="00F12C99" w:rsidRPr="00A06140" w:rsidRDefault="00F12C99" w:rsidP="00F12C99">
            <w:pPr>
              <w:spacing w:after="160" w:line="259" w:lineRule="auto"/>
              <w:jc w:val="center"/>
              <w:rPr>
                <w:sz w:val="20"/>
                <w:lang w:val="en-GB"/>
              </w:rPr>
            </w:pPr>
            <w:r w:rsidRPr="00A06140">
              <w:rPr>
                <w:color w:val="000000"/>
                <w:sz w:val="20"/>
                <w:lang w:val="en-GB"/>
              </w:rPr>
              <w:t>2,270</w:t>
            </w:r>
          </w:p>
        </w:tc>
        <w:tc>
          <w:tcPr>
            <w:tcW w:w="1336" w:type="dxa"/>
          </w:tcPr>
          <w:p w14:paraId="349922A5" w14:textId="4DCB5113" w:rsidR="00F12C99" w:rsidRPr="00A06140" w:rsidRDefault="00F12C99" w:rsidP="00F12C99">
            <w:pPr>
              <w:spacing w:after="160" w:line="259" w:lineRule="auto"/>
              <w:jc w:val="center"/>
              <w:rPr>
                <w:sz w:val="20"/>
                <w:lang w:val="en-GB"/>
              </w:rPr>
            </w:pPr>
            <w:r w:rsidRPr="00A06140">
              <w:rPr>
                <w:color w:val="000000"/>
                <w:sz w:val="20"/>
                <w:lang w:val="en-GB"/>
              </w:rPr>
              <w:t>12,705</w:t>
            </w:r>
          </w:p>
        </w:tc>
        <w:tc>
          <w:tcPr>
            <w:tcW w:w="1336" w:type="dxa"/>
          </w:tcPr>
          <w:p w14:paraId="04B64186" w14:textId="190A2894" w:rsidR="00F12C99" w:rsidRPr="00A06140" w:rsidRDefault="00F12C99" w:rsidP="00F12C99">
            <w:pPr>
              <w:spacing w:after="160" w:line="259" w:lineRule="auto"/>
              <w:jc w:val="center"/>
              <w:rPr>
                <w:sz w:val="20"/>
                <w:lang w:val="en-GB"/>
              </w:rPr>
            </w:pPr>
            <w:r w:rsidRPr="00A06140">
              <w:rPr>
                <w:color w:val="000000"/>
                <w:sz w:val="20"/>
                <w:lang w:val="en-GB"/>
              </w:rPr>
              <w:t>6,086</w:t>
            </w:r>
          </w:p>
        </w:tc>
        <w:tc>
          <w:tcPr>
            <w:tcW w:w="1336" w:type="dxa"/>
          </w:tcPr>
          <w:p w14:paraId="0AB46939" w14:textId="79070886" w:rsidR="00F12C99" w:rsidRPr="00A06140" w:rsidRDefault="00F12C99" w:rsidP="00F12C99">
            <w:pPr>
              <w:spacing w:after="160" w:line="259" w:lineRule="auto"/>
              <w:jc w:val="center"/>
              <w:rPr>
                <w:sz w:val="20"/>
                <w:lang w:val="en-GB"/>
              </w:rPr>
            </w:pPr>
            <w:r w:rsidRPr="00A06140">
              <w:rPr>
                <w:color w:val="000000"/>
                <w:sz w:val="20"/>
                <w:lang w:val="en-GB"/>
              </w:rPr>
              <w:t>266</w:t>
            </w:r>
            <w:r w:rsidR="00BD1F10" w:rsidRPr="00A06140">
              <w:rPr>
                <w:color w:val="000000"/>
                <w:sz w:val="20"/>
                <w:lang w:val="en-GB"/>
              </w:rPr>
              <w:t>.</w:t>
            </w:r>
            <w:r w:rsidRPr="00A06140">
              <w:rPr>
                <w:color w:val="000000"/>
                <w:sz w:val="20"/>
                <w:lang w:val="en-GB"/>
              </w:rPr>
              <w:t>9</w:t>
            </w:r>
          </w:p>
        </w:tc>
      </w:tr>
      <w:tr w:rsidR="00F12C99" w:rsidRPr="00A06140" w14:paraId="3C8648CA" w14:textId="46357457" w:rsidTr="001F30D9">
        <w:tc>
          <w:tcPr>
            <w:tcW w:w="1012" w:type="dxa"/>
            <w:vMerge/>
          </w:tcPr>
          <w:p w14:paraId="7D1C3D38" w14:textId="77777777" w:rsidR="00F12C99" w:rsidRPr="00A06140" w:rsidRDefault="00F12C99" w:rsidP="00F12C99">
            <w:pPr>
              <w:spacing w:after="160" w:line="259" w:lineRule="auto"/>
              <w:jc w:val="center"/>
              <w:rPr>
                <w:sz w:val="20"/>
                <w:lang w:val="en-GB"/>
              </w:rPr>
            </w:pPr>
          </w:p>
        </w:tc>
        <w:tc>
          <w:tcPr>
            <w:tcW w:w="1012" w:type="dxa"/>
          </w:tcPr>
          <w:p w14:paraId="3F65848E" w14:textId="07E8FC8E" w:rsidR="00F12C99" w:rsidRPr="00A06140" w:rsidRDefault="00F12C99" w:rsidP="00F12C99">
            <w:pPr>
              <w:spacing w:after="160" w:line="259" w:lineRule="auto"/>
              <w:jc w:val="center"/>
              <w:rPr>
                <w:sz w:val="20"/>
                <w:lang w:val="en-GB"/>
              </w:rPr>
            </w:pPr>
            <w:r w:rsidRPr="00A06140">
              <w:rPr>
                <w:sz w:val="20"/>
                <w:lang w:val="en-GB"/>
              </w:rPr>
              <w:t>85+</w:t>
            </w:r>
          </w:p>
        </w:tc>
        <w:tc>
          <w:tcPr>
            <w:tcW w:w="1336" w:type="dxa"/>
          </w:tcPr>
          <w:p w14:paraId="349B1520" w14:textId="1FC64EBA" w:rsidR="00F12C99" w:rsidRPr="00A06140" w:rsidRDefault="00F12C99" w:rsidP="00F12C99">
            <w:pPr>
              <w:spacing w:after="160" w:line="259" w:lineRule="auto"/>
              <w:jc w:val="center"/>
              <w:rPr>
                <w:sz w:val="20"/>
                <w:lang w:val="en-GB"/>
              </w:rPr>
            </w:pPr>
            <w:r w:rsidRPr="00A06140">
              <w:rPr>
                <w:color w:val="000000"/>
                <w:sz w:val="20"/>
                <w:lang w:val="en-GB"/>
              </w:rPr>
              <w:t>18,243</w:t>
            </w:r>
          </w:p>
        </w:tc>
        <w:tc>
          <w:tcPr>
            <w:tcW w:w="1336" w:type="dxa"/>
          </w:tcPr>
          <w:p w14:paraId="58A7D00F" w14:textId="6A230C29" w:rsidR="00F12C99" w:rsidRPr="00A06140" w:rsidRDefault="00F12C99" w:rsidP="00F12C99">
            <w:pPr>
              <w:spacing w:after="160" w:line="259" w:lineRule="auto"/>
              <w:jc w:val="center"/>
              <w:rPr>
                <w:sz w:val="20"/>
                <w:lang w:val="en-GB"/>
              </w:rPr>
            </w:pPr>
            <w:r w:rsidRPr="00A06140">
              <w:rPr>
                <w:color w:val="000000"/>
                <w:sz w:val="20"/>
                <w:lang w:val="en-GB"/>
              </w:rPr>
              <w:t>176,591</w:t>
            </w:r>
          </w:p>
        </w:tc>
        <w:tc>
          <w:tcPr>
            <w:tcW w:w="1336" w:type="dxa"/>
          </w:tcPr>
          <w:p w14:paraId="16430077" w14:textId="5D0AC5D8" w:rsidR="00F12C99" w:rsidRPr="00A06140" w:rsidRDefault="00F12C99" w:rsidP="00F12C99">
            <w:pPr>
              <w:spacing w:after="160" w:line="259" w:lineRule="auto"/>
              <w:jc w:val="center"/>
              <w:rPr>
                <w:sz w:val="20"/>
                <w:lang w:val="en-GB"/>
              </w:rPr>
            </w:pPr>
            <w:r w:rsidRPr="00A06140">
              <w:rPr>
                <w:color w:val="000000"/>
                <w:sz w:val="20"/>
                <w:lang w:val="en-GB"/>
              </w:rPr>
              <w:t>1,171</w:t>
            </w:r>
          </w:p>
        </w:tc>
        <w:tc>
          <w:tcPr>
            <w:tcW w:w="1336" w:type="dxa"/>
          </w:tcPr>
          <w:p w14:paraId="435DAA50" w14:textId="4E93D032" w:rsidR="00F12C99" w:rsidRPr="00A06140" w:rsidRDefault="00F12C99" w:rsidP="00F12C99">
            <w:pPr>
              <w:spacing w:after="160" w:line="259" w:lineRule="auto"/>
              <w:jc w:val="center"/>
              <w:rPr>
                <w:sz w:val="20"/>
                <w:lang w:val="en-GB"/>
              </w:rPr>
            </w:pPr>
            <w:r w:rsidRPr="00A06140">
              <w:rPr>
                <w:color w:val="000000"/>
                <w:sz w:val="20"/>
                <w:lang w:val="en-GB"/>
              </w:rPr>
              <w:t>4,573</w:t>
            </w:r>
          </w:p>
        </w:tc>
        <w:tc>
          <w:tcPr>
            <w:tcW w:w="1336" w:type="dxa"/>
          </w:tcPr>
          <w:p w14:paraId="11885AD0" w14:textId="35C37561" w:rsidR="00F12C99" w:rsidRPr="00A06140" w:rsidRDefault="00F12C99" w:rsidP="00F12C99">
            <w:pPr>
              <w:spacing w:after="160" w:line="259" w:lineRule="auto"/>
              <w:jc w:val="center"/>
              <w:rPr>
                <w:sz w:val="20"/>
                <w:lang w:val="en-GB"/>
              </w:rPr>
            </w:pPr>
            <w:r w:rsidRPr="00A06140">
              <w:rPr>
                <w:color w:val="000000"/>
                <w:sz w:val="20"/>
                <w:lang w:val="en-GB"/>
              </w:rPr>
              <w:t>2,620</w:t>
            </w:r>
          </w:p>
        </w:tc>
        <w:tc>
          <w:tcPr>
            <w:tcW w:w="1336" w:type="dxa"/>
          </w:tcPr>
          <w:p w14:paraId="0BBD1622" w14:textId="1CD635F1" w:rsidR="00F12C99" w:rsidRPr="00A06140" w:rsidRDefault="00F12C99" w:rsidP="00F12C99">
            <w:pPr>
              <w:spacing w:after="160" w:line="259" w:lineRule="auto"/>
              <w:jc w:val="center"/>
              <w:rPr>
                <w:sz w:val="20"/>
                <w:lang w:val="en-GB"/>
              </w:rPr>
            </w:pPr>
            <w:r w:rsidRPr="00A06140">
              <w:rPr>
                <w:color w:val="000000"/>
                <w:sz w:val="20"/>
                <w:lang w:val="en-GB"/>
              </w:rPr>
              <w:t>112</w:t>
            </w:r>
            <w:r w:rsidR="00BD1F10" w:rsidRPr="00A06140">
              <w:rPr>
                <w:color w:val="000000"/>
                <w:sz w:val="20"/>
                <w:lang w:val="en-GB"/>
              </w:rPr>
              <w:t>.</w:t>
            </w:r>
            <w:r w:rsidRPr="00A06140">
              <w:rPr>
                <w:color w:val="000000"/>
                <w:sz w:val="20"/>
                <w:lang w:val="en-GB"/>
              </w:rPr>
              <w:t>0</w:t>
            </w:r>
          </w:p>
        </w:tc>
      </w:tr>
    </w:tbl>
    <w:p w14:paraId="1F445360" w14:textId="5E9360A2" w:rsidR="00BE5967" w:rsidRPr="00A06140" w:rsidRDefault="00BE5967">
      <w:pPr>
        <w:spacing w:after="160" w:line="259" w:lineRule="auto"/>
        <w:rPr>
          <w:b/>
          <w:bCs/>
          <w:kern w:val="32"/>
          <w:szCs w:val="24"/>
          <w:lang w:val="en-GB"/>
        </w:rPr>
      </w:pPr>
      <w:r w:rsidRPr="00A06140">
        <w:rPr>
          <w:lang w:val="en-GB"/>
        </w:rPr>
        <w:br w:type="page"/>
      </w:r>
    </w:p>
    <w:p w14:paraId="09994C46" w14:textId="7D5354C4" w:rsidR="00732676" w:rsidRPr="00A06140" w:rsidRDefault="003B7C71" w:rsidP="00C762A3">
      <w:pPr>
        <w:pStyle w:val="Heading1"/>
        <w:spacing w:line="480" w:lineRule="auto"/>
        <w:jc w:val="both"/>
        <w:rPr>
          <w:b w:val="0"/>
          <w:lang w:val="en-GB"/>
        </w:rPr>
      </w:pPr>
      <w:r w:rsidRPr="00A06140">
        <w:rPr>
          <w:lang w:val="en-GB"/>
        </w:rPr>
        <w:lastRenderedPageBreak/>
        <w:t>Extended Data</w:t>
      </w:r>
      <w:r w:rsidR="0015062B" w:rsidRPr="00A06140">
        <w:rPr>
          <w:lang w:val="en-GB"/>
        </w:rPr>
        <w:t xml:space="preserve"> Table </w:t>
      </w:r>
      <w:r w:rsidR="00BE5967" w:rsidRPr="00A06140">
        <w:rPr>
          <w:lang w:val="en-GB"/>
        </w:rPr>
        <w:t>3</w:t>
      </w:r>
      <w:r w:rsidR="0015062B" w:rsidRPr="00A06140">
        <w:rPr>
          <w:lang w:val="en-GB"/>
        </w:rPr>
        <w:t xml:space="preserve">. </w:t>
      </w:r>
      <w:ins w:id="3" w:author="Robbie Parks" w:date="2019-11-19T11:58:00Z">
        <w:r w:rsidR="00A43897" w:rsidRPr="00A43897">
          <w:rPr>
            <w:b w:val="0"/>
            <w:lang w:val="en-GB"/>
            <w:rPrChange w:id="4" w:author="Robbie Parks" w:date="2019-11-19T11:59:00Z">
              <w:rPr>
                <w:lang w:val="en-GB"/>
              </w:rPr>
            </w:rPrChange>
          </w:rPr>
          <w:t xml:space="preserve">Pearson </w:t>
        </w:r>
        <w:r w:rsidR="00A43897" w:rsidRPr="00A43897">
          <w:rPr>
            <w:b w:val="0"/>
            <w:lang w:val="en-GB"/>
          </w:rPr>
          <w:t>c</w:t>
        </w:r>
      </w:ins>
      <w:del w:id="5" w:author="Robbie Parks" w:date="2019-11-19T11:58:00Z">
        <w:r w:rsidR="00732676" w:rsidRPr="00E2081D" w:rsidDel="00A43897">
          <w:rPr>
            <w:b w:val="0"/>
            <w:lang w:val="en-GB"/>
          </w:rPr>
          <w:delText>C</w:delText>
        </w:r>
      </w:del>
      <w:r w:rsidR="00732676" w:rsidRPr="00E2081D">
        <w:rPr>
          <w:b w:val="0"/>
          <w:lang w:val="en-GB"/>
        </w:rPr>
        <w:t xml:space="preserve">orrelation </w:t>
      </w:r>
      <w:r w:rsidR="00732676" w:rsidRPr="00A06140">
        <w:rPr>
          <w:b w:val="0"/>
          <w:lang w:val="en-GB"/>
        </w:rPr>
        <w:t>coefficients between monthly anomalies generated from daily mean temperature and daily maximum and minimum temperatures. Each correlation coefficient was calculated in each state for each month for 1980-201</w:t>
      </w:r>
      <w:r w:rsidR="001B694B" w:rsidRPr="00A06140">
        <w:rPr>
          <w:b w:val="0"/>
          <w:lang w:val="en-GB"/>
        </w:rPr>
        <w:t>7</w:t>
      </w:r>
      <w:r w:rsidR="00732676" w:rsidRPr="00A06140">
        <w:rPr>
          <w:b w:val="0"/>
          <w:lang w:val="en-GB"/>
        </w:rPr>
        <w:t>, then averaged over all states for each month.</w:t>
      </w:r>
    </w:p>
    <w:p w14:paraId="590FD48C" w14:textId="77777777" w:rsidR="00732676" w:rsidRPr="00A06140" w:rsidRDefault="00732676" w:rsidP="00732676">
      <w:pPr>
        <w:suppressLineNumbers/>
        <w:jc w:val="both"/>
        <w:rPr>
          <w:b/>
          <w:color w:val="000000" w:themeColor="text1"/>
          <w:lang w:val="en-GB"/>
        </w:rPr>
      </w:pPr>
    </w:p>
    <w:tbl>
      <w:tblPr>
        <w:tblW w:w="8663" w:type="dxa"/>
        <w:jc w:val="center"/>
        <w:tblLook w:val="04A0" w:firstRow="1" w:lastRow="0" w:firstColumn="1" w:lastColumn="0" w:noHBand="0" w:noVBand="1"/>
      </w:tblPr>
      <w:tblGrid>
        <w:gridCol w:w="1243"/>
        <w:gridCol w:w="3740"/>
        <w:gridCol w:w="3680"/>
      </w:tblGrid>
      <w:tr w:rsidR="00732676" w:rsidRPr="00A06140" w14:paraId="52D641E9" w14:textId="77777777" w:rsidTr="00382A3F">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59E4C3" w14:textId="77777777" w:rsidR="00732676" w:rsidRPr="00A06140" w:rsidRDefault="00732676" w:rsidP="00382A3F">
            <w:pPr>
              <w:jc w:val="center"/>
              <w:rPr>
                <w:b/>
                <w:bCs/>
                <w:color w:val="000000"/>
                <w:lang w:val="en-GB"/>
              </w:rPr>
            </w:pPr>
            <w:r w:rsidRPr="00A06140">
              <w:rPr>
                <w:b/>
                <w:bCs/>
                <w:color w:val="000000"/>
                <w:lang w:val="en-GB"/>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46A9E7E1" w14:textId="77777777" w:rsidR="00732676" w:rsidRPr="00A06140" w:rsidRDefault="00732676" w:rsidP="00382A3F">
            <w:pPr>
              <w:jc w:val="center"/>
              <w:rPr>
                <w:b/>
                <w:bCs/>
                <w:color w:val="000000"/>
                <w:lang w:val="en-GB"/>
              </w:rPr>
            </w:pPr>
            <w:r w:rsidRPr="00A06140">
              <w:rPr>
                <w:b/>
                <w:bCs/>
                <w:color w:val="000000"/>
                <w:lang w:val="en-GB"/>
              </w:rPr>
              <w:t xml:space="preserve">Mean daily temperature </w:t>
            </w:r>
          </w:p>
          <w:p w14:paraId="7F3170CF" w14:textId="77777777" w:rsidR="00732676" w:rsidRPr="00A06140" w:rsidRDefault="00732676" w:rsidP="00382A3F">
            <w:pPr>
              <w:jc w:val="center"/>
              <w:rPr>
                <w:b/>
                <w:bCs/>
                <w:color w:val="000000"/>
                <w:lang w:val="en-GB"/>
              </w:rPr>
            </w:pPr>
            <w:r w:rsidRPr="00A06140">
              <w:rPr>
                <w:b/>
                <w:bCs/>
                <w:color w:val="000000"/>
                <w:lang w:val="en-GB"/>
              </w:rPr>
              <w:t>and</w:t>
            </w:r>
          </w:p>
          <w:p w14:paraId="26C1BFBE" w14:textId="77777777" w:rsidR="00732676" w:rsidRPr="00A06140" w:rsidRDefault="00732676" w:rsidP="00382A3F">
            <w:pPr>
              <w:jc w:val="center"/>
              <w:rPr>
                <w:b/>
                <w:bCs/>
                <w:color w:val="000000"/>
                <w:lang w:val="en-GB"/>
              </w:rPr>
            </w:pPr>
            <w:r w:rsidRPr="00A06140">
              <w:rPr>
                <w:b/>
                <w:bCs/>
                <w:color w:val="000000"/>
                <w:lang w:val="en-GB"/>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71E5B051" w14:textId="77777777" w:rsidR="00732676" w:rsidRPr="00A06140" w:rsidRDefault="00732676" w:rsidP="00382A3F">
            <w:pPr>
              <w:jc w:val="center"/>
              <w:rPr>
                <w:b/>
                <w:bCs/>
                <w:color w:val="000000"/>
                <w:lang w:val="en-GB"/>
              </w:rPr>
            </w:pPr>
            <w:r w:rsidRPr="00A06140">
              <w:rPr>
                <w:b/>
                <w:bCs/>
                <w:color w:val="000000"/>
                <w:lang w:val="en-GB"/>
              </w:rPr>
              <w:t xml:space="preserve">Mean daily temperature </w:t>
            </w:r>
          </w:p>
          <w:p w14:paraId="13A9FA88" w14:textId="77777777" w:rsidR="00732676" w:rsidRPr="00A06140" w:rsidRDefault="00732676" w:rsidP="00382A3F">
            <w:pPr>
              <w:jc w:val="center"/>
              <w:rPr>
                <w:b/>
                <w:bCs/>
                <w:color w:val="000000"/>
                <w:lang w:val="en-GB"/>
              </w:rPr>
            </w:pPr>
            <w:r w:rsidRPr="00A06140">
              <w:rPr>
                <w:b/>
                <w:bCs/>
                <w:color w:val="000000"/>
                <w:lang w:val="en-GB"/>
              </w:rPr>
              <w:t>and</w:t>
            </w:r>
          </w:p>
          <w:p w14:paraId="7AFCE47B" w14:textId="77777777" w:rsidR="00732676" w:rsidRPr="00A06140" w:rsidRDefault="00732676" w:rsidP="00382A3F">
            <w:pPr>
              <w:jc w:val="center"/>
              <w:rPr>
                <w:b/>
                <w:bCs/>
                <w:color w:val="000000"/>
                <w:lang w:val="en-GB"/>
              </w:rPr>
            </w:pPr>
            <w:r w:rsidRPr="00A06140">
              <w:rPr>
                <w:b/>
                <w:bCs/>
                <w:color w:val="000000"/>
                <w:lang w:val="en-GB"/>
              </w:rPr>
              <w:t>minimum daily temperature</w:t>
            </w:r>
            <w:r w:rsidRPr="00A06140" w:rsidDel="00E66F72">
              <w:rPr>
                <w:b/>
                <w:bCs/>
                <w:color w:val="000000"/>
                <w:lang w:val="en-GB"/>
              </w:rPr>
              <w:t xml:space="preserve"> </w:t>
            </w:r>
          </w:p>
        </w:tc>
      </w:tr>
      <w:tr w:rsidR="00732676" w:rsidRPr="00A06140" w14:paraId="3C77FB18"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0AB71F9" w14:textId="77777777" w:rsidR="00732676" w:rsidRPr="00A06140" w:rsidRDefault="00732676" w:rsidP="00382A3F">
            <w:pPr>
              <w:rPr>
                <w:color w:val="000000"/>
                <w:lang w:val="en-GB"/>
              </w:rPr>
            </w:pPr>
            <w:r w:rsidRPr="00A06140">
              <w:rPr>
                <w:color w:val="000000"/>
                <w:lang w:val="en-GB"/>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4C400744" w14:textId="77777777" w:rsidR="00732676" w:rsidRPr="00A06140" w:rsidRDefault="00732676" w:rsidP="00382A3F">
            <w:pPr>
              <w:jc w:val="center"/>
              <w:rPr>
                <w:color w:val="2F2F2F"/>
                <w:lang w:val="en-GB"/>
              </w:rPr>
            </w:pPr>
            <w:r w:rsidRPr="00A06140">
              <w:rPr>
                <w:color w:val="2F2F2F"/>
                <w:lang w:val="en-GB"/>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4F63A32E" w14:textId="77777777" w:rsidR="00732676" w:rsidRPr="00A06140" w:rsidRDefault="00732676" w:rsidP="00382A3F">
            <w:pPr>
              <w:jc w:val="center"/>
              <w:rPr>
                <w:color w:val="000000"/>
                <w:lang w:val="en-GB"/>
              </w:rPr>
            </w:pPr>
            <w:r w:rsidRPr="00A06140">
              <w:rPr>
                <w:color w:val="000000"/>
                <w:lang w:val="en-GB"/>
              </w:rPr>
              <w:t>0.98</w:t>
            </w:r>
          </w:p>
        </w:tc>
      </w:tr>
      <w:tr w:rsidR="00732676" w:rsidRPr="00A06140" w14:paraId="5CADC31E"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1E8AA53" w14:textId="77777777" w:rsidR="00732676" w:rsidRPr="00A06140" w:rsidRDefault="00732676" w:rsidP="00382A3F">
            <w:pPr>
              <w:rPr>
                <w:color w:val="000000"/>
                <w:lang w:val="en-GB"/>
              </w:rPr>
            </w:pPr>
            <w:r w:rsidRPr="00A06140">
              <w:rPr>
                <w:color w:val="000000"/>
                <w:lang w:val="en-GB"/>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35DB0D7E" w14:textId="77777777" w:rsidR="00732676" w:rsidRPr="00A06140" w:rsidRDefault="00732676" w:rsidP="00382A3F">
            <w:pPr>
              <w:jc w:val="center"/>
              <w:rPr>
                <w:color w:val="2F2F2F"/>
                <w:lang w:val="en-GB"/>
              </w:rPr>
            </w:pPr>
            <w:r w:rsidRPr="00A06140">
              <w:rPr>
                <w:color w:val="2F2F2F"/>
                <w:lang w:val="en-GB"/>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2FA15E5C" w14:textId="77777777" w:rsidR="00732676" w:rsidRPr="00A06140" w:rsidRDefault="00732676" w:rsidP="00382A3F">
            <w:pPr>
              <w:jc w:val="center"/>
              <w:rPr>
                <w:color w:val="000000"/>
                <w:lang w:val="en-GB"/>
              </w:rPr>
            </w:pPr>
            <w:r w:rsidRPr="00A06140">
              <w:rPr>
                <w:color w:val="000000"/>
                <w:lang w:val="en-GB"/>
              </w:rPr>
              <w:t>0.98</w:t>
            </w:r>
          </w:p>
        </w:tc>
      </w:tr>
      <w:tr w:rsidR="00732676" w:rsidRPr="00A06140" w14:paraId="288A9724"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1232B9F" w14:textId="77777777" w:rsidR="00732676" w:rsidRPr="00A06140" w:rsidRDefault="00732676" w:rsidP="00382A3F">
            <w:pPr>
              <w:rPr>
                <w:color w:val="000000"/>
                <w:lang w:val="en-GB"/>
              </w:rPr>
            </w:pPr>
            <w:r w:rsidRPr="00A06140">
              <w:rPr>
                <w:color w:val="000000"/>
                <w:lang w:val="en-GB"/>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0D4D1E73" w14:textId="77777777" w:rsidR="00732676" w:rsidRPr="00A06140" w:rsidRDefault="00732676" w:rsidP="00382A3F">
            <w:pPr>
              <w:jc w:val="center"/>
              <w:rPr>
                <w:color w:val="2F2F2F"/>
                <w:lang w:val="en-GB"/>
              </w:rPr>
            </w:pPr>
            <w:r w:rsidRPr="00A06140">
              <w:rPr>
                <w:color w:val="2F2F2F"/>
                <w:lang w:val="en-GB"/>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6295D148" w14:textId="77777777" w:rsidR="00732676" w:rsidRPr="00A06140" w:rsidRDefault="00732676" w:rsidP="00382A3F">
            <w:pPr>
              <w:jc w:val="center"/>
              <w:rPr>
                <w:color w:val="000000"/>
                <w:lang w:val="en-GB"/>
              </w:rPr>
            </w:pPr>
            <w:r w:rsidRPr="00A06140">
              <w:rPr>
                <w:color w:val="000000"/>
                <w:lang w:val="en-GB"/>
              </w:rPr>
              <w:t>0.97</w:t>
            </w:r>
          </w:p>
        </w:tc>
      </w:tr>
      <w:tr w:rsidR="00732676" w:rsidRPr="00A06140" w14:paraId="20B0444B"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7D50DB4" w14:textId="77777777" w:rsidR="00732676" w:rsidRPr="00A06140" w:rsidRDefault="00732676" w:rsidP="00382A3F">
            <w:pPr>
              <w:rPr>
                <w:color w:val="000000"/>
                <w:lang w:val="en-GB"/>
              </w:rPr>
            </w:pPr>
            <w:r w:rsidRPr="00A06140">
              <w:rPr>
                <w:color w:val="000000"/>
                <w:lang w:val="en-GB"/>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737B931F" w14:textId="77777777" w:rsidR="00732676" w:rsidRPr="00A06140" w:rsidRDefault="00732676" w:rsidP="00382A3F">
            <w:pPr>
              <w:jc w:val="center"/>
              <w:rPr>
                <w:color w:val="2F2F2F"/>
                <w:lang w:val="en-GB"/>
              </w:rPr>
            </w:pPr>
            <w:r w:rsidRPr="00A06140">
              <w:rPr>
                <w:color w:val="2F2F2F"/>
                <w:lang w:val="en-GB"/>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66C7F935" w14:textId="77777777" w:rsidR="00732676" w:rsidRPr="00A06140" w:rsidRDefault="00732676" w:rsidP="00382A3F">
            <w:pPr>
              <w:jc w:val="center"/>
              <w:rPr>
                <w:color w:val="000000"/>
                <w:lang w:val="en-GB"/>
              </w:rPr>
            </w:pPr>
            <w:r w:rsidRPr="00A06140">
              <w:rPr>
                <w:color w:val="000000"/>
                <w:lang w:val="en-GB"/>
              </w:rPr>
              <w:t>0.96</w:t>
            </w:r>
          </w:p>
        </w:tc>
      </w:tr>
      <w:tr w:rsidR="00732676" w:rsidRPr="00A06140" w14:paraId="7C3166F4"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538A326" w14:textId="77777777" w:rsidR="00732676" w:rsidRPr="00A06140" w:rsidRDefault="00732676" w:rsidP="00382A3F">
            <w:pPr>
              <w:rPr>
                <w:color w:val="000000"/>
                <w:lang w:val="en-GB"/>
              </w:rPr>
            </w:pPr>
            <w:r w:rsidRPr="00A06140">
              <w:rPr>
                <w:color w:val="000000"/>
                <w:lang w:val="en-GB"/>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08D7C199" w14:textId="77777777" w:rsidR="00732676" w:rsidRPr="00A06140" w:rsidRDefault="00732676" w:rsidP="00382A3F">
            <w:pPr>
              <w:jc w:val="center"/>
              <w:rPr>
                <w:color w:val="2F2F2F"/>
                <w:lang w:val="en-GB"/>
              </w:rPr>
            </w:pPr>
            <w:r w:rsidRPr="00A06140">
              <w:rPr>
                <w:color w:val="2F2F2F"/>
                <w:lang w:val="en-GB"/>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582AC76C" w14:textId="77777777" w:rsidR="00732676" w:rsidRPr="00A06140" w:rsidRDefault="00732676" w:rsidP="00382A3F">
            <w:pPr>
              <w:jc w:val="center"/>
              <w:rPr>
                <w:color w:val="000000"/>
                <w:lang w:val="en-GB"/>
              </w:rPr>
            </w:pPr>
            <w:r w:rsidRPr="00A06140">
              <w:rPr>
                <w:color w:val="000000"/>
                <w:lang w:val="en-GB"/>
              </w:rPr>
              <w:t>0.94</w:t>
            </w:r>
          </w:p>
        </w:tc>
      </w:tr>
      <w:tr w:rsidR="00732676" w:rsidRPr="00A06140" w14:paraId="142E6BFB"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E478DFD" w14:textId="77777777" w:rsidR="00732676" w:rsidRPr="00A06140" w:rsidRDefault="00732676" w:rsidP="00382A3F">
            <w:pPr>
              <w:rPr>
                <w:color w:val="000000"/>
                <w:lang w:val="en-GB"/>
              </w:rPr>
            </w:pPr>
            <w:r w:rsidRPr="00A06140">
              <w:rPr>
                <w:color w:val="000000"/>
                <w:lang w:val="en-GB"/>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6A1ED363" w14:textId="77777777" w:rsidR="00732676" w:rsidRPr="00A06140" w:rsidRDefault="00732676" w:rsidP="00382A3F">
            <w:pPr>
              <w:jc w:val="center"/>
              <w:rPr>
                <w:color w:val="2F2F2F"/>
                <w:lang w:val="en-GB"/>
              </w:rPr>
            </w:pPr>
            <w:r w:rsidRPr="00A06140">
              <w:rPr>
                <w:color w:val="2F2F2F"/>
                <w:lang w:val="en-GB"/>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3BA06ACF" w14:textId="77777777" w:rsidR="00732676" w:rsidRPr="00A06140" w:rsidRDefault="00732676" w:rsidP="00382A3F">
            <w:pPr>
              <w:jc w:val="center"/>
              <w:rPr>
                <w:color w:val="000000"/>
                <w:lang w:val="en-GB"/>
              </w:rPr>
            </w:pPr>
            <w:r w:rsidRPr="00A06140">
              <w:rPr>
                <w:color w:val="000000"/>
                <w:lang w:val="en-GB"/>
              </w:rPr>
              <w:t>0.92</w:t>
            </w:r>
          </w:p>
        </w:tc>
      </w:tr>
      <w:tr w:rsidR="00732676" w:rsidRPr="00A06140" w14:paraId="213761BD"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F13B6C" w14:textId="77777777" w:rsidR="00732676" w:rsidRPr="00A06140" w:rsidRDefault="00732676" w:rsidP="00382A3F">
            <w:pPr>
              <w:rPr>
                <w:color w:val="000000"/>
                <w:lang w:val="en-GB"/>
              </w:rPr>
            </w:pPr>
            <w:r w:rsidRPr="00A06140">
              <w:rPr>
                <w:color w:val="000000"/>
                <w:lang w:val="en-GB"/>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688183C3" w14:textId="77777777" w:rsidR="00732676" w:rsidRPr="00A06140" w:rsidRDefault="00732676" w:rsidP="00382A3F">
            <w:pPr>
              <w:jc w:val="center"/>
              <w:rPr>
                <w:color w:val="2F2F2F"/>
                <w:lang w:val="en-GB"/>
              </w:rPr>
            </w:pPr>
            <w:r w:rsidRPr="00A06140">
              <w:rPr>
                <w:color w:val="2F2F2F"/>
                <w:lang w:val="en-GB"/>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4BA8AE66" w14:textId="77777777" w:rsidR="00732676" w:rsidRPr="00A06140" w:rsidRDefault="00732676" w:rsidP="00382A3F">
            <w:pPr>
              <w:jc w:val="center"/>
              <w:rPr>
                <w:color w:val="000000"/>
                <w:lang w:val="en-GB"/>
              </w:rPr>
            </w:pPr>
            <w:r w:rsidRPr="00A06140">
              <w:rPr>
                <w:color w:val="000000"/>
                <w:lang w:val="en-GB"/>
              </w:rPr>
              <w:t>0.94</w:t>
            </w:r>
          </w:p>
        </w:tc>
      </w:tr>
      <w:tr w:rsidR="00732676" w:rsidRPr="00A06140" w14:paraId="188B4A33"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4AD4B9A" w14:textId="77777777" w:rsidR="00732676" w:rsidRPr="00A06140" w:rsidRDefault="00732676" w:rsidP="00382A3F">
            <w:pPr>
              <w:rPr>
                <w:color w:val="000000"/>
                <w:lang w:val="en-GB"/>
              </w:rPr>
            </w:pPr>
            <w:r w:rsidRPr="00A06140">
              <w:rPr>
                <w:color w:val="000000"/>
                <w:lang w:val="en-GB"/>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673A38C5" w14:textId="77777777" w:rsidR="00732676" w:rsidRPr="00A06140" w:rsidRDefault="00732676" w:rsidP="00382A3F">
            <w:pPr>
              <w:jc w:val="center"/>
              <w:rPr>
                <w:color w:val="2F2F2F"/>
                <w:lang w:val="en-GB"/>
              </w:rPr>
            </w:pPr>
            <w:r w:rsidRPr="00A06140">
              <w:rPr>
                <w:color w:val="2F2F2F"/>
                <w:lang w:val="en-GB"/>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FA0D800" w14:textId="77777777" w:rsidR="00732676" w:rsidRPr="00A06140" w:rsidRDefault="00732676" w:rsidP="00382A3F">
            <w:pPr>
              <w:jc w:val="center"/>
              <w:rPr>
                <w:color w:val="000000"/>
                <w:lang w:val="en-GB"/>
              </w:rPr>
            </w:pPr>
            <w:r w:rsidRPr="00A06140">
              <w:rPr>
                <w:color w:val="000000"/>
                <w:lang w:val="en-GB"/>
              </w:rPr>
              <w:t>0.93</w:t>
            </w:r>
          </w:p>
        </w:tc>
      </w:tr>
      <w:tr w:rsidR="00732676" w:rsidRPr="00A06140" w14:paraId="6249D096"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2AA43F8" w14:textId="77777777" w:rsidR="00732676" w:rsidRPr="00A06140" w:rsidRDefault="00732676" w:rsidP="00382A3F">
            <w:pPr>
              <w:rPr>
                <w:color w:val="000000"/>
                <w:lang w:val="en-GB"/>
              </w:rPr>
            </w:pPr>
            <w:r w:rsidRPr="00A06140">
              <w:rPr>
                <w:color w:val="000000"/>
                <w:lang w:val="en-GB"/>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48FE58D6" w14:textId="77777777" w:rsidR="00732676" w:rsidRPr="00A06140" w:rsidRDefault="00732676" w:rsidP="00382A3F">
            <w:pPr>
              <w:jc w:val="center"/>
              <w:rPr>
                <w:color w:val="2F2F2F"/>
                <w:lang w:val="en-GB"/>
              </w:rPr>
            </w:pPr>
            <w:r w:rsidRPr="00A06140">
              <w:rPr>
                <w:color w:val="2F2F2F"/>
                <w:lang w:val="en-GB"/>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60A2D81E" w14:textId="77777777" w:rsidR="00732676" w:rsidRPr="00A06140" w:rsidRDefault="00732676" w:rsidP="00382A3F">
            <w:pPr>
              <w:jc w:val="center"/>
              <w:rPr>
                <w:color w:val="000000"/>
                <w:lang w:val="en-GB"/>
              </w:rPr>
            </w:pPr>
            <w:r w:rsidRPr="00A06140">
              <w:rPr>
                <w:color w:val="000000"/>
                <w:lang w:val="en-GB"/>
              </w:rPr>
              <w:t>0.91</w:t>
            </w:r>
          </w:p>
        </w:tc>
      </w:tr>
      <w:tr w:rsidR="00732676" w:rsidRPr="00A06140" w14:paraId="32721543"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4D3F497" w14:textId="77777777" w:rsidR="00732676" w:rsidRPr="00A06140" w:rsidRDefault="00732676" w:rsidP="00382A3F">
            <w:pPr>
              <w:rPr>
                <w:color w:val="000000"/>
                <w:lang w:val="en-GB"/>
              </w:rPr>
            </w:pPr>
            <w:r w:rsidRPr="00A06140">
              <w:rPr>
                <w:color w:val="000000"/>
                <w:lang w:val="en-GB"/>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125B267D" w14:textId="77777777" w:rsidR="00732676" w:rsidRPr="00A06140" w:rsidRDefault="00732676" w:rsidP="00382A3F">
            <w:pPr>
              <w:jc w:val="center"/>
              <w:rPr>
                <w:color w:val="2F2F2F"/>
                <w:lang w:val="en-GB"/>
              </w:rPr>
            </w:pPr>
            <w:r w:rsidRPr="00A06140">
              <w:rPr>
                <w:color w:val="2F2F2F"/>
                <w:lang w:val="en-GB"/>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4DE056E3" w14:textId="77777777" w:rsidR="00732676" w:rsidRPr="00A06140" w:rsidRDefault="00732676" w:rsidP="00382A3F">
            <w:pPr>
              <w:jc w:val="center"/>
              <w:rPr>
                <w:color w:val="000000"/>
                <w:lang w:val="en-GB"/>
              </w:rPr>
            </w:pPr>
            <w:r w:rsidRPr="00A06140">
              <w:rPr>
                <w:color w:val="000000"/>
                <w:lang w:val="en-GB"/>
              </w:rPr>
              <w:t>0.93</w:t>
            </w:r>
          </w:p>
        </w:tc>
      </w:tr>
      <w:tr w:rsidR="00732676" w:rsidRPr="00A06140" w14:paraId="4A91B7B1"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DA67A2A" w14:textId="77777777" w:rsidR="00732676" w:rsidRPr="00A06140" w:rsidRDefault="00732676" w:rsidP="00382A3F">
            <w:pPr>
              <w:rPr>
                <w:color w:val="000000"/>
                <w:lang w:val="en-GB"/>
              </w:rPr>
            </w:pPr>
            <w:r w:rsidRPr="00A06140">
              <w:rPr>
                <w:color w:val="000000"/>
                <w:lang w:val="en-GB"/>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56A97A65" w14:textId="77777777" w:rsidR="00732676" w:rsidRPr="00A06140" w:rsidRDefault="00732676" w:rsidP="00382A3F">
            <w:pPr>
              <w:jc w:val="center"/>
              <w:rPr>
                <w:color w:val="2F2F2F"/>
                <w:lang w:val="en-GB"/>
              </w:rPr>
            </w:pPr>
            <w:r w:rsidRPr="00A06140">
              <w:rPr>
                <w:color w:val="2F2F2F"/>
                <w:lang w:val="en-GB"/>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EC94610" w14:textId="77777777" w:rsidR="00732676" w:rsidRPr="00A06140" w:rsidRDefault="00732676" w:rsidP="00382A3F">
            <w:pPr>
              <w:jc w:val="center"/>
              <w:rPr>
                <w:color w:val="000000"/>
                <w:lang w:val="en-GB"/>
              </w:rPr>
            </w:pPr>
            <w:r w:rsidRPr="00A06140">
              <w:rPr>
                <w:color w:val="000000"/>
                <w:lang w:val="en-GB"/>
              </w:rPr>
              <w:t>0.97</w:t>
            </w:r>
          </w:p>
        </w:tc>
      </w:tr>
      <w:tr w:rsidR="00732676" w:rsidRPr="00A06140" w14:paraId="46B200A2"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40E002" w14:textId="77777777" w:rsidR="00732676" w:rsidRPr="00A06140" w:rsidRDefault="00732676" w:rsidP="00382A3F">
            <w:pPr>
              <w:rPr>
                <w:color w:val="000000"/>
                <w:lang w:val="en-GB"/>
              </w:rPr>
            </w:pPr>
            <w:r w:rsidRPr="00A06140">
              <w:rPr>
                <w:color w:val="000000"/>
                <w:lang w:val="en-GB"/>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7ADE9D57" w14:textId="77777777" w:rsidR="00732676" w:rsidRPr="00A06140" w:rsidRDefault="00732676" w:rsidP="00382A3F">
            <w:pPr>
              <w:jc w:val="center"/>
              <w:rPr>
                <w:color w:val="2F2F2F"/>
                <w:lang w:val="en-GB"/>
              </w:rPr>
            </w:pPr>
            <w:r w:rsidRPr="00A06140">
              <w:rPr>
                <w:color w:val="2F2F2F"/>
                <w:lang w:val="en-GB"/>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49471308" w14:textId="77777777" w:rsidR="00732676" w:rsidRPr="00A06140" w:rsidRDefault="00732676" w:rsidP="00382A3F">
            <w:pPr>
              <w:jc w:val="center"/>
              <w:rPr>
                <w:color w:val="000000"/>
                <w:lang w:val="en-GB"/>
              </w:rPr>
            </w:pPr>
            <w:r w:rsidRPr="00A06140">
              <w:rPr>
                <w:color w:val="000000"/>
                <w:lang w:val="en-GB"/>
              </w:rPr>
              <w:t>0.98</w:t>
            </w:r>
          </w:p>
        </w:tc>
      </w:tr>
    </w:tbl>
    <w:p w14:paraId="35CF21D1" w14:textId="77777777" w:rsidR="00732676" w:rsidRPr="00A06140" w:rsidRDefault="00732676" w:rsidP="00732676">
      <w:pPr>
        <w:suppressLineNumbers/>
        <w:rPr>
          <w:b/>
          <w:color w:val="000000" w:themeColor="text1"/>
          <w:lang w:val="en-GB"/>
        </w:rPr>
      </w:pPr>
      <w:r w:rsidRPr="00A06140">
        <w:rPr>
          <w:b/>
          <w:color w:val="000000" w:themeColor="text1"/>
          <w:lang w:val="en-GB"/>
        </w:rPr>
        <w:br w:type="page"/>
      </w:r>
    </w:p>
    <w:p w14:paraId="4FC71935" w14:textId="60C6455A" w:rsidR="00732676" w:rsidRPr="00A06140" w:rsidRDefault="003B7C71" w:rsidP="00B73E6D">
      <w:pPr>
        <w:pStyle w:val="Heading1"/>
        <w:spacing w:line="480" w:lineRule="auto"/>
        <w:jc w:val="both"/>
        <w:rPr>
          <w:b w:val="0"/>
          <w:color w:val="000000" w:themeColor="text1"/>
          <w:lang w:val="en-GB"/>
        </w:rPr>
      </w:pPr>
      <w:r w:rsidRPr="00A06140">
        <w:rPr>
          <w:lang w:val="en-GB"/>
        </w:rPr>
        <w:lastRenderedPageBreak/>
        <w:t>Extended Data</w:t>
      </w:r>
      <w:r w:rsidR="0015062B" w:rsidRPr="00A06140">
        <w:rPr>
          <w:lang w:val="en-GB"/>
        </w:rPr>
        <w:t xml:space="preserve"> Table </w:t>
      </w:r>
      <w:r w:rsidR="00BE5967" w:rsidRPr="00A06140">
        <w:rPr>
          <w:lang w:val="en-GB"/>
        </w:rPr>
        <w:t>4</w:t>
      </w:r>
      <w:r w:rsidR="00732676" w:rsidRPr="00A06140">
        <w:rPr>
          <w:lang w:val="en-GB"/>
        </w:rPr>
        <w:t xml:space="preserve">. </w:t>
      </w:r>
      <w:ins w:id="6" w:author="Robbie Parks" w:date="2019-11-19T11:59:00Z">
        <w:r w:rsidR="00A43897" w:rsidRPr="00A43897">
          <w:rPr>
            <w:b w:val="0"/>
            <w:lang w:val="en-GB"/>
          </w:rPr>
          <w:t xml:space="preserve">Pearson </w:t>
        </w:r>
        <w:r w:rsidR="00A43897" w:rsidRPr="00A43897">
          <w:rPr>
            <w:b w:val="0"/>
            <w:lang w:val="en-GB"/>
          </w:rPr>
          <w:t>c</w:t>
        </w:r>
      </w:ins>
      <w:del w:id="7" w:author="Robbie Parks" w:date="2019-11-19T11:59:00Z">
        <w:r w:rsidR="00732676" w:rsidRPr="00A43897" w:rsidDel="00A43897">
          <w:rPr>
            <w:b w:val="0"/>
            <w:lang w:val="en-GB"/>
          </w:rPr>
          <w:delText>C</w:delText>
        </w:r>
      </w:del>
      <w:r w:rsidR="00732676" w:rsidRPr="00A43897">
        <w:rPr>
          <w:b w:val="0"/>
          <w:lang w:val="en-GB"/>
        </w:rPr>
        <w:t>orrelation</w:t>
      </w:r>
      <w:r w:rsidR="00732676" w:rsidRPr="00A06140">
        <w:rPr>
          <w:b w:val="0"/>
          <w:lang w:val="en-GB"/>
        </w:rPr>
        <w:t xml:space="preserve"> coefficients between anomaly of mean daily temperature and measures of extreme anomalous temperature described in Methods. Each correlation coefficient was calculated in each state for each month for 1980-201</w:t>
      </w:r>
      <w:r w:rsidR="001B694B" w:rsidRPr="00A06140">
        <w:rPr>
          <w:b w:val="0"/>
          <w:lang w:val="en-GB"/>
        </w:rPr>
        <w:t>7</w:t>
      </w:r>
      <w:r w:rsidR="00732676" w:rsidRPr="00A06140">
        <w:rPr>
          <w:b w:val="0"/>
          <w:lang w:val="en-GB"/>
        </w:rPr>
        <w:t>, then averaged over all states for each month.</w:t>
      </w:r>
      <w:r w:rsidR="00B73E6D" w:rsidRPr="00A06140">
        <w:rPr>
          <w:b w:val="0"/>
          <w:color w:val="000000" w:themeColor="text1"/>
          <w:lang w:val="en-GB"/>
        </w:rPr>
        <w:t xml:space="preserve"> </w:t>
      </w:r>
    </w:p>
    <w:tbl>
      <w:tblPr>
        <w:tblW w:w="9010" w:type="dxa"/>
        <w:jc w:val="center"/>
        <w:tblLayout w:type="fixed"/>
        <w:tblLook w:val="04A0" w:firstRow="1" w:lastRow="0" w:firstColumn="1" w:lastColumn="0" w:noHBand="0" w:noVBand="1"/>
      </w:tblPr>
      <w:tblGrid>
        <w:gridCol w:w="1802"/>
        <w:gridCol w:w="1802"/>
        <w:gridCol w:w="1802"/>
        <w:gridCol w:w="1802"/>
        <w:gridCol w:w="1802"/>
      </w:tblGrid>
      <w:tr w:rsidR="00732676" w:rsidRPr="00A06140" w14:paraId="692673E4" w14:textId="77777777" w:rsidTr="00382A3F">
        <w:trPr>
          <w:trHeight w:hRule="exact" w:val="1411"/>
          <w:jc w:val="center"/>
        </w:trPr>
        <w:tc>
          <w:tcPr>
            <w:tcW w:w="1000" w:type="pct"/>
            <w:tcBorders>
              <w:top w:val="single" w:sz="4" w:space="0" w:color="auto"/>
              <w:left w:val="single" w:sz="4" w:space="0" w:color="auto"/>
              <w:bottom w:val="single" w:sz="4" w:space="0" w:color="auto"/>
              <w:right w:val="single" w:sz="4" w:space="0" w:color="auto"/>
            </w:tcBorders>
            <w:vAlign w:val="center"/>
          </w:tcPr>
          <w:p w14:paraId="241EDA1A" w14:textId="77777777" w:rsidR="00732676" w:rsidRPr="00A06140" w:rsidRDefault="00732676" w:rsidP="00382A3F">
            <w:pPr>
              <w:jc w:val="center"/>
              <w:rPr>
                <w:bCs/>
                <w:color w:val="000000"/>
                <w:lang w:val="en-GB"/>
              </w:rPr>
            </w:pPr>
            <w:r w:rsidRPr="00A06140">
              <w:rPr>
                <w:bCs/>
                <w:color w:val="000000"/>
                <w:lang w:val="en-GB"/>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A1D4BC" w14:textId="77777777" w:rsidR="00732676" w:rsidRPr="00A06140" w:rsidRDefault="00732676" w:rsidP="00382A3F">
            <w:pPr>
              <w:jc w:val="center"/>
              <w:rPr>
                <w:bCs/>
                <w:color w:val="000000"/>
                <w:lang w:val="en-GB"/>
              </w:rPr>
            </w:pPr>
            <w:r w:rsidRPr="00A06140">
              <w:rPr>
                <w:bCs/>
                <w:color w:val="000000"/>
                <w:lang w:val="en-GB"/>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316B2077" w14:textId="77777777" w:rsidR="00732676" w:rsidRPr="00A06140" w:rsidRDefault="00732676" w:rsidP="00382A3F">
            <w:pPr>
              <w:jc w:val="center"/>
              <w:rPr>
                <w:color w:val="000000" w:themeColor="text1"/>
                <w:lang w:val="en-GB"/>
              </w:rPr>
            </w:pPr>
            <w:r w:rsidRPr="00A06140">
              <w:rPr>
                <w:color w:val="000000" w:themeColor="text1"/>
                <w:lang w:val="en-GB"/>
              </w:rPr>
              <w:t>Anomaly of</w:t>
            </w:r>
          </w:p>
          <w:p w14:paraId="75C94BD8" w14:textId="77777777" w:rsidR="00732676" w:rsidRPr="00A06140" w:rsidRDefault="00732676" w:rsidP="00382A3F">
            <w:pPr>
              <w:jc w:val="center"/>
              <w:rPr>
                <w:bCs/>
                <w:color w:val="000000"/>
                <w:lang w:val="en-GB"/>
              </w:rPr>
            </w:pPr>
            <w:r w:rsidRPr="00A06140">
              <w:rPr>
                <w:color w:val="000000" w:themeColor="text1"/>
                <w:lang w:val="en-GB"/>
              </w:rPr>
              <w:t>90</w:t>
            </w:r>
            <w:r w:rsidRPr="00A06140">
              <w:rPr>
                <w:color w:val="000000" w:themeColor="text1"/>
                <w:vertAlign w:val="superscript"/>
                <w:lang w:val="en-GB"/>
              </w:rPr>
              <w:t>th</w:t>
            </w:r>
            <w:r w:rsidRPr="00A06140">
              <w:rPr>
                <w:color w:val="000000" w:themeColor="text1"/>
                <w:lang w:val="en-GB"/>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466F9CC6" w14:textId="77777777" w:rsidR="00732676" w:rsidRPr="00A06140" w:rsidRDefault="00732676" w:rsidP="00382A3F">
            <w:pPr>
              <w:jc w:val="center"/>
              <w:rPr>
                <w:color w:val="000000"/>
                <w:lang w:val="en-GB"/>
              </w:rPr>
            </w:pPr>
            <w:r w:rsidRPr="00A06140">
              <w:rPr>
                <w:color w:val="000000"/>
                <w:lang w:val="en-GB"/>
              </w:rPr>
              <w:t>Number of days</w:t>
            </w:r>
          </w:p>
          <w:p w14:paraId="42DE22C9" w14:textId="77777777" w:rsidR="00732676" w:rsidRPr="00A06140" w:rsidRDefault="00732676" w:rsidP="00382A3F">
            <w:pPr>
              <w:jc w:val="center"/>
              <w:rPr>
                <w:bCs/>
                <w:color w:val="000000"/>
                <w:lang w:val="en-GB"/>
              </w:rPr>
            </w:pPr>
            <w:r w:rsidRPr="00A06140">
              <w:rPr>
                <w:color w:val="000000"/>
                <w:lang w:val="en-GB"/>
              </w:rPr>
              <w:t>above long-term 90</w:t>
            </w:r>
            <w:r w:rsidRPr="00A06140">
              <w:rPr>
                <w:color w:val="000000"/>
                <w:vertAlign w:val="superscript"/>
                <w:lang w:val="en-GB"/>
              </w:rPr>
              <w:t>th</w:t>
            </w:r>
            <w:r w:rsidRPr="00A06140">
              <w:rPr>
                <w:color w:val="000000"/>
                <w:lang w:val="en-GB"/>
              </w:rPr>
              <w:t xml:space="preserve"> percentile</w:t>
            </w:r>
          </w:p>
        </w:tc>
        <w:tc>
          <w:tcPr>
            <w:tcW w:w="1000" w:type="pct"/>
            <w:tcBorders>
              <w:top w:val="single" w:sz="4" w:space="0" w:color="auto"/>
              <w:left w:val="nil"/>
              <w:bottom w:val="single" w:sz="4" w:space="0" w:color="auto"/>
              <w:right w:val="single" w:sz="4" w:space="0" w:color="auto"/>
            </w:tcBorders>
            <w:vAlign w:val="center"/>
          </w:tcPr>
          <w:p w14:paraId="3500576B" w14:textId="5A6420AA" w:rsidR="00732676" w:rsidRPr="00A06140" w:rsidRDefault="00732676" w:rsidP="00CE2884">
            <w:pPr>
              <w:jc w:val="center"/>
              <w:rPr>
                <w:color w:val="000000"/>
                <w:lang w:val="en-GB"/>
              </w:rPr>
            </w:pPr>
            <w:r w:rsidRPr="00A06140">
              <w:rPr>
                <w:color w:val="000000"/>
                <w:lang w:val="en-GB"/>
              </w:rPr>
              <w:t>Number of 3+ day</w:t>
            </w:r>
            <w:r w:rsidR="00CE2884" w:rsidRPr="00A06140">
              <w:rPr>
                <w:color w:val="000000"/>
                <w:lang w:val="en-GB"/>
              </w:rPr>
              <w:t xml:space="preserve"> </w:t>
            </w:r>
            <w:r w:rsidRPr="00A06140">
              <w:rPr>
                <w:color w:val="000000"/>
                <w:lang w:val="en-GB"/>
              </w:rPr>
              <w:t>episodes above long-term 90</w:t>
            </w:r>
            <w:r w:rsidRPr="00A06140">
              <w:rPr>
                <w:color w:val="000000"/>
                <w:vertAlign w:val="superscript"/>
                <w:lang w:val="en-GB"/>
              </w:rPr>
              <w:t>th</w:t>
            </w:r>
            <w:r w:rsidRPr="00A06140">
              <w:rPr>
                <w:color w:val="000000"/>
                <w:lang w:val="en-GB"/>
              </w:rPr>
              <w:t xml:space="preserve"> percentile</w:t>
            </w:r>
          </w:p>
        </w:tc>
      </w:tr>
      <w:tr w:rsidR="00732676" w:rsidRPr="00A06140" w14:paraId="511CB717" w14:textId="77777777" w:rsidTr="00382A3F">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0338F1BC" w14:textId="77777777" w:rsidR="00732676" w:rsidRPr="00A06140" w:rsidRDefault="00732676" w:rsidP="00382A3F">
            <w:pPr>
              <w:jc w:val="center"/>
              <w:rPr>
                <w:color w:val="000000"/>
                <w:lang w:val="en-GB"/>
              </w:rPr>
            </w:pPr>
            <w:r w:rsidRPr="00A06140">
              <w:rPr>
                <w:bCs/>
                <w:color w:val="000000"/>
                <w:lang w:val="en-GB"/>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3A9E6F19" w14:textId="77777777" w:rsidR="00732676" w:rsidRPr="00A06140" w:rsidRDefault="00732676" w:rsidP="00382A3F">
            <w:pPr>
              <w:jc w:val="center"/>
              <w:rPr>
                <w:b/>
                <w:color w:val="000000"/>
                <w:lang w:val="en-GB"/>
              </w:rPr>
            </w:pPr>
          </w:p>
        </w:tc>
        <w:tc>
          <w:tcPr>
            <w:tcW w:w="1000" w:type="pct"/>
            <w:tcBorders>
              <w:top w:val="nil"/>
              <w:left w:val="nil"/>
              <w:bottom w:val="single" w:sz="4" w:space="0" w:color="auto"/>
              <w:right w:val="single" w:sz="4" w:space="0" w:color="auto"/>
            </w:tcBorders>
            <w:shd w:val="clear" w:color="auto" w:fill="auto"/>
            <w:noWrap/>
            <w:vAlign w:val="center"/>
            <w:hideMark/>
          </w:tcPr>
          <w:p w14:paraId="6B18D598" w14:textId="77777777" w:rsidR="00732676" w:rsidRPr="00A06140" w:rsidRDefault="00732676" w:rsidP="00382A3F">
            <w:pPr>
              <w:jc w:val="center"/>
              <w:rPr>
                <w:color w:val="2F2F2F"/>
                <w:lang w:val="en-GB"/>
              </w:rPr>
            </w:pPr>
            <w:r w:rsidRPr="00A06140">
              <w:rPr>
                <w:color w:val="2F2F2F"/>
                <w:lang w:val="en-GB"/>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32C70BF3" w14:textId="77777777" w:rsidR="00732676" w:rsidRPr="00A06140" w:rsidRDefault="00732676" w:rsidP="00382A3F">
            <w:pPr>
              <w:jc w:val="center"/>
              <w:rPr>
                <w:color w:val="000000"/>
                <w:lang w:val="en-GB"/>
              </w:rPr>
            </w:pPr>
            <w:r w:rsidRPr="00A06140">
              <w:rPr>
                <w:color w:val="000000"/>
                <w:lang w:val="en-GB"/>
              </w:rPr>
              <w:t>0.75</w:t>
            </w:r>
          </w:p>
        </w:tc>
        <w:tc>
          <w:tcPr>
            <w:tcW w:w="1000" w:type="pct"/>
            <w:tcBorders>
              <w:top w:val="nil"/>
              <w:left w:val="nil"/>
              <w:bottom w:val="single" w:sz="4" w:space="0" w:color="auto"/>
              <w:right w:val="single" w:sz="4" w:space="0" w:color="auto"/>
            </w:tcBorders>
            <w:vAlign w:val="center"/>
          </w:tcPr>
          <w:p w14:paraId="19223A21" w14:textId="77777777" w:rsidR="00732676" w:rsidRPr="00A06140" w:rsidRDefault="00732676" w:rsidP="00382A3F">
            <w:pPr>
              <w:jc w:val="center"/>
              <w:rPr>
                <w:color w:val="000000"/>
                <w:lang w:val="en-GB"/>
              </w:rPr>
            </w:pPr>
            <w:r w:rsidRPr="00A06140">
              <w:rPr>
                <w:color w:val="000000"/>
                <w:lang w:val="en-GB"/>
              </w:rPr>
              <w:t>0.6</w:t>
            </w:r>
          </w:p>
        </w:tc>
      </w:tr>
      <w:tr w:rsidR="00732676" w:rsidRPr="00A06140" w14:paraId="311A928E" w14:textId="77777777" w:rsidTr="00382A3F">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55A8C28C" w14:textId="77777777" w:rsidR="00732676" w:rsidRPr="00A06140" w:rsidRDefault="00732676" w:rsidP="00382A3F">
            <w:pPr>
              <w:jc w:val="center"/>
              <w:rPr>
                <w:color w:val="000000" w:themeColor="text1"/>
                <w:lang w:val="en-GB"/>
              </w:rPr>
            </w:pPr>
            <w:r w:rsidRPr="00A06140">
              <w:rPr>
                <w:color w:val="000000" w:themeColor="text1"/>
                <w:lang w:val="en-GB"/>
              </w:rPr>
              <w:t>Anomaly of</w:t>
            </w:r>
          </w:p>
          <w:p w14:paraId="463C62DB" w14:textId="77777777" w:rsidR="00732676" w:rsidRPr="00A06140" w:rsidRDefault="00732676" w:rsidP="00382A3F">
            <w:pPr>
              <w:jc w:val="center"/>
              <w:rPr>
                <w:color w:val="2F2F2F"/>
                <w:lang w:val="en-GB"/>
              </w:rPr>
            </w:pPr>
            <w:r w:rsidRPr="00A06140">
              <w:rPr>
                <w:color w:val="000000" w:themeColor="text1"/>
                <w:lang w:val="en-GB"/>
              </w:rPr>
              <w:t>90</w:t>
            </w:r>
            <w:r w:rsidRPr="00A06140">
              <w:rPr>
                <w:color w:val="000000" w:themeColor="text1"/>
                <w:vertAlign w:val="superscript"/>
                <w:lang w:val="en-GB"/>
              </w:rPr>
              <w:t>th</w:t>
            </w:r>
            <w:r w:rsidRPr="00A06140">
              <w:rPr>
                <w:color w:val="000000" w:themeColor="text1"/>
                <w:lang w:val="en-GB"/>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5A937EA" w14:textId="77777777" w:rsidR="00732676" w:rsidRPr="00A06140" w:rsidRDefault="00732676" w:rsidP="00382A3F">
            <w:pPr>
              <w:jc w:val="center"/>
              <w:rPr>
                <w:color w:val="000000"/>
                <w:lang w:val="en-GB"/>
              </w:rPr>
            </w:pPr>
            <w:r w:rsidRPr="00A06140">
              <w:rPr>
                <w:color w:val="2F2F2F"/>
                <w:lang w:val="en-GB"/>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7D2C302" w14:textId="77777777" w:rsidR="00732676" w:rsidRPr="00A06140" w:rsidRDefault="00732676" w:rsidP="00382A3F">
            <w:pPr>
              <w:jc w:val="center"/>
              <w:rPr>
                <w:color w:val="2F2F2F"/>
                <w:lang w:val="en-GB"/>
              </w:rPr>
            </w:pPr>
          </w:p>
        </w:tc>
        <w:tc>
          <w:tcPr>
            <w:tcW w:w="1000" w:type="pct"/>
            <w:tcBorders>
              <w:top w:val="nil"/>
              <w:left w:val="nil"/>
              <w:bottom w:val="single" w:sz="4" w:space="0" w:color="auto"/>
              <w:right w:val="single" w:sz="4" w:space="0" w:color="auto"/>
            </w:tcBorders>
            <w:shd w:val="clear" w:color="auto" w:fill="auto"/>
            <w:noWrap/>
            <w:vAlign w:val="center"/>
            <w:hideMark/>
          </w:tcPr>
          <w:p w14:paraId="0B8FE3A5" w14:textId="77777777" w:rsidR="00732676" w:rsidRPr="00A06140" w:rsidRDefault="00732676" w:rsidP="00382A3F">
            <w:pPr>
              <w:jc w:val="center"/>
              <w:rPr>
                <w:color w:val="000000"/>
                <w:lang w:val="en-GB"/>
              </w:rPr>
            </w:pPr>
            <w:r w:rsidRPr="00A06140">
              <w:rPr>
                <w:color w:val="000000"/>
                <w:lang w:val="en-GB"/>
              </w:rPr>
              <w:t>0.89</w:t>
            </w:r>
          </w:p>
        </w:tc>
        <w:tc>
          <w:tcPr>
            <w:tcW w:w="1000" w:type="pct"/>
            <w:tcBorders>
              <w:top w:val="nil"/>
              <w:left w:val="nil"/>
              <w:bottom w:val="single" w:sz="4" w:space="0" w:color="auto"/>
              <w:right w:val="single" w:sz="4" w:space="0" w:color="auto"/>
            </w:tcBorders>
            <w:vAlign w:val="center"/>
          </w:tcPr>
          <w:p w14:paraId="2A1CE219" w14:textId="77777777" w:rsidR="00732676" w:rsidRPr="00A06140" w:rsidRDefault="00732676" w:rsidP="00382A3F">
            <w:pPr>
              <w:jc w:val="center"/>
              <w:rPr>
                <w:color w:val="000000"/>
                <w:lang w:val="en-GB"/>
              </w:rPr>
            </w:pPr>
            <w:r w:rsidRPr="00A06140">
              <w:rPr>
                <w:color w:val="000000"/>
                <w:lang w:val="en-GB"/>
              </w:rPr>
              <w:t>0.77</w:t>
            </w:r>
          </w:p>
        </w:tc>
      </w:tr>
      <w:tr w:rsidR="00732676" w:rsidRPr="00A06140" w14:paraId="35E3DFFC" w14:textId="77777777" w:rsidTr="00382A3F">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63751146" w14:textId="77777777" w:rsidR="00732676" w:rsidRPr="00A06140" w:rsidRDefault="00732676" w:rsidP="00382A3F">
            <w:pPr>
              <w:jc w:val="center"/>
              <w:rPr>
                <w:color w:val="000000"/>
                <w:lang w:val="en-GB"/>
              </w:rPr>
            </w:pPr>
            <w:r w:rsidRPr="00A06140">
              <w:rPr>
                <w:color w:val="000000"/>
                <w:lang w:val="en-GB"/>
              </w:rPr>
              <w:t>Number of days</w:t>
            </w:r>
          </w:p>
          <w:p w14:paraId="1D249368" w14:textId="77777777" w:rsidR="00732676" w:rsidRPr="00A06140" w:rsidRDefault="00732676" w:rsidP="00382A3F">
            <w:pPr>
              <w:jc w:val="center"/>
              <w:rPr>
                <w:color w:val="000000"/>
                <w:lang w:val="en-GB"/>
              </w:rPr>
            </w:pPr>
            <w:r w:rsidRPr="00A06140">
              <w:rPr>
                <w:color w:val="000000"/>
                <w:lang w:val="en-GB"/>
              </w:rPr>
              <w:t>above long-term 90</w:t>
            </w:r>
            <w:r w:rsidRPr="00A06140">
              <w:rPr>
                <w:color w:val="000000"/>
                <w:vertAlign w:val="superscript"/>
                <w:lang w:val="en-GB"/>
              </w:rPr>
              <w:t>th</w:t>
            </w:r>
            <w:r w:rsidRPr="00A06140">
              <w:rPr>
                <w:color w:val="000000"/>
                <w:lang w:val="en-GB"/>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F37C29E" w14:textId="77777777" w:rsidR="00732676" w:rsidRPr="00A06140" w:rsidRDefault="00732676" w:rsidP="00382A3F">
            <w:pPr>
              <w:jc w:val="center"/>
              <w:rPr>
                <w:b/>
                <w:color w:val="000000"/>
                <w:lang w:val="en-GB"/>
              </w:rPr>
            </w:pPr>
            <w:r w:rsidRPr="00A06140">
              <w:rPr>
                <w:color w:val="000000"/>
                <w:lang w:val="en-GB"/>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931E5F7" w14:textId="77777777" w:rsidR="00732676" w:rsidRPr="00A06140" w:rsidRDefault="00732676" w:rsidP="00382A3F">
            <w:pPr>
              <w:jc w:val="center"/>
              <w:rPr>
                <w:color w:val="2F2F2F"/>
                <w:lang w:val="en-GB"/>
              </w:rPr>
            </w:pPr>
            <w:r w:rsidRPr="00A06140">
              <w:rPr>
                <w:color w:val="000000"/>
                <w:lang w:val="en-GB"/>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4A5001E8" w14:textId="77777777" w:rsidR="00732676" w:rsidRPr="00A06140" w:rsidRDefault="00732676" w:rsidP="00382A3F">
            <w:pPr>
              <w:jc w:val="center"/>
              <w:rPr>
                <w:color w:val="000000"/>
                <w:lang w:val="en-GB"/>
              </w:rPr>
            </w:pPr>
          </w:p>
        </w:tc>
        <w:tc>
          <w:tcPr>
            <w:tcW w:w="1000" w:type="pct"/>
            <w:tcBorders>
              <w:top w:val="nil"/>
              <w:left w:val="nil"/>
              <w:bottom w:val="single" w:sz="4" w:space="0" w:color="auto"/>
              <w:right w:val="single" w:sz="4" w:space="0" w:color="auto"/>
            </w:tcBorders>
            <w:vAlign w:val="center"/>
          </w:tcPr>
          <w:p w14:paraId="7A65FE90" w14:textId="77777777" w:rsidR="00732676" w:rsidRPr="00A06140" w:rsidRDefault="00732676" w:rsidP="00382A3F">
            <w:pPr>
              <w:jc w:val="center"/>
              <w:rPr>
                <w:color w:val="000000"/>
                <w:lang w:val="en-GB"/>
              </w:rPr>
            </w:pPr>
            <w:r w:rsidRPr="00A06140">
              <w:rPr>
                <w:color w:val="000000"/>
                <w:lang w:val="en-GB"/>
              </w:rPr>
              <w:t>0.86</w:t>
            </w:r>
          </w:p>
        </w:tc>
      </w:tr>
      <w:tr w:rsidR="00732676" w:rsidRPr="00A06140" w14:paraId="580C53DE" w14:textId="77777777" w:rsidTr="00382A3F">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6C9EC488" w14:textId="2C904CEC" w:rsidR="00732676" w:rsidRPr="00A06140" w:rsidRDefault="00732676" w:rsidP="00CE2884">
            <w:pPr>
              <w:jc w:val="center"/>
              <w:rPr>
                <w:color w:val="000000"/>
                <w:lang w:val="en-GB"/>
              </w:rPr>
            </w:pPr>
            <w:r w:rsidRPr="00A06140">
              <w:rPr>
                <w:color w:val="000000"/>
                <w:lang w:val="en-GB"/>
              </w:rPr>
              <w:t>Number of 3+ day</w:t>
            </w:r>
            <w:r w:rsidR="00CE2884" w:rsidRPr="00A06140">
              <w:rPr>
                <w:color w:val="000000"/>
                <w:lang w:val="en-GB"/>
              </w:rPr>
              <w:t xml:space="preserve"> </w:t>
            </w:r>
            <w:r w:rsidRPr="00A06140">
              <w:rPr>
                <w:color w:val="000000"/>
                <w:lang w:val="en-GB"/>
              </w:rPr>
              <w:t>episodes above long-term 90</w:t>
            </w:r>
            <w:r w:rsidRPr="00A06140">
              <w:rPr>
                <w:color w:val="000000"/>
                <w:vertAlign w:val="superscript"/>
                <w:lang w:val="en-GB"/>
              </w:rPr>
              <w:t>th</w:t>
            </w:r>
            <w:r w:rsidRPr="00A06140">
              <w:rPr>
                <w:color w:val="000000"/>
                <w:lang w:val="en-GB"/>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21E67EFC" w14:textId="77777777" w:rsidR="00732676" w:rsidRPr="00A06140" w:rsidRDefault="00732676" w:rsidP="00382A3F">
            <w:pPr>
              <w:jc w:val="center"/>
              <w:rPr>
                <w:b/>
                <w:color w:val="000000"/>
                <w:lang w:val="en-GB"/>
              </w:rPr>
            </w:pPr>
            <w:r w:rsidRPr="00A06140">
              <w:rPr>
                <w:color w:val="000000"/>
                <w:lang w:val="en-GB"/>
              </w:rPr>
              <w:t>0.6</w:t>
            </w:r>
          </w:p>
        </w:tc>
        <w:tc>
          <w:tcPr>
            <w:tcW w:w="1000" w:type="pct"/>
            <w:tcBorders>
              <w:top w:val="nil"/>
              <w:left w:val="nil"/>
              <w:bottom w:val="single" w:sz="4" w:space="0" w:color="auto"/>
              <w:right w:val="single" w:sz="4" w:space="0" w:color="auto"/>
            </w:tcBorders>
            <w:shd w:val="clear" w:color="auto" w:fill="auto"/>
            <w:noWrap/>
            <w:vAlign w:val="center"/>
            <w:hideMark/>
          </w:tcPr>
          <w:p w14:paraId="22A25168" w14:textId="77777777" w:rsidR="00732676" w:rsidRPr="00A06140" w:rsidRDefault="00732676" w:rsidP="00382A3F">
            <w:pPr>
              <w:jc w:val="center"/>
              <w:rPr>
                <w:color w:val="2F2F2F"/>
                <w:lang w:val="en-GB"/>
              </w:rPr>
            </w:pPr>
            <w:r w:rsidRPr="00A06140">
              <w:rPr>
                <w:color w:val="000000"/>
                <w:lang w:val="en-GB"/>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819BDAD" w14:textId="77777777" w:rsidR="00732676" w:rsidRPr="00A06140" w:rsidRDefault="00732676" w:rsidP="00382A3F">
            <w:pPr>
              <w:jc w:val="center"/>
              <w:rPr>
                <w:color w:val="000000"/>
                <w:lang w:val="en-GB"/>
              </w:rPr>
            </w:pPr>
            <w:r w:rsidRPr="00A06140">
              <w:rPr>
                <w:color w:val="000000"/>
                <w:lang w:val="en-GB"/>
              </w:rPr>
              <w:t>0.86</w:t>
            </w:r>
          </w:p>
        </w:tc>
        <w:tc>
          <w:tcPr>
            <w:tcW w:w="1000" w:type="pct"/>
            <w:tcBorders>
              <w:top w:val="nil"/>
              <w:left w:val="nil"/>
              <w:bottom w:val="single" w:sz="4" w:space="0" w:color="auto"/>
              <w:right w:val="single" w:sz="4" w:space="0" w:color="auto"/>
            </w:tcBorders>
            <w:vAlign w:val="center"/>
          </w:tcPr>
          <w:p w14:paraId="1E8E66D9" w14:textId="77777777" w:rsidR="00732676" w:rsidRPr="00A06140" w:rsidRDefault="00732676" w:rsidP="00382A3F">
            <w:pPr>
              <w:jc w:val="center"/>
              <w:rPr>
                <w:color w:val="000000"/>
                <w:lang w:val="en-GB"/>
              </w:rPr>
            </w:pPr>
          </w:p>
        </w:tc>
      </w:tr>
    </w:tbl>
    <w:p w14:paraId="6B56F317" w14:textId="6B4D5D87" w:rsidR="0047031B" w:rsidRPr="00A06140" w:rsidRDefault="0047031B" w:rsidP="00570D0B">
      <w:pPr>
        <w:widowControl w:val="0"/>
        <w:suppressLineNumbers/>
        <w:autoSpaceDE w:val="0"/>
        <w:autoSpaceDN w:val="0"/>
        <w:adjustRightInd w:val="0"/>
        <w:jc w:val="both"/>
        <w:rPr>
          <w:b/>
          <w:lang w:val="en-GB"/>
        </w:rPr>
      </w:pPr>
    </w:p>
    <w:sectPr w:rsidR="0047031B" w:rsidRPr="00A06140" w:rsidSect="00B73E6D">
      <w:headerReference w:type="default" r:id="rId12"/>
      <w:footerReference w:type="even" r:id="rId13"/>
      <w:footerReference w:type="default" r:id="rId14"/>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Robbie Parks" w:date="2019-11-19T11:53:00Z" w:initials="RP">
    <w:p w14:paraId="47558970" w14:textId="77777777" w:rsidR="00E2081D" w:rsidRDefault="00E2081D" w:rsidP="00E2081D">
      <w:pPr>
        <w:pStyle w:val="CommentText"/>
      </w:pPr>
      <w:r>
        <w:rPr>
          <w:rStyle w:val="CommentReference"/>
        </w:rPr>
        <w:annotationRef/>
      </w:r>
      <w:r>
        <w:t>Based on Vasilis figure notations</w:t>
      </w:r>
    </w:p>
    <w:p w14:paraId="37866415" w14:textId="77777777" w:rsidR="00E2081D" w:rsidRDefault="00E2081D" w:rsidP="00E2081D">
      <w:pPr>
        <w:pStyle w:val="CommentText"/>
      </w:pPr>
    </w:p>
    <w:p w14:paraId="39BA3DAA" w14:textId="77777777" w:rsidR="00E2081D" w:rsidRPr="005D3D4B" w:rsidRDefault="00E2081D" w:rsidP="00E2081D">
      <w:hyperlink r:id="rId1" w:history="1">
        <w:r>
          <w:rPr>
            <w:rStyle w:val="Hyperlink"/>
          </w:rPr>
          <w:t>https://www.sciencedirect.com/science/article/pii/S0140673616323819</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9BA3DA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9BA3DAA" w16cid:durableId="217E56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BBF9C1" w14:textId="77777777" w:rsidR="00763686" w:rsidRDefault="00763686">
      <w:r>
        <w:separator/>
      </w:r>
    </w:p>
  </w:endnote>
  <w:endnote w:type="continuationSeparator" w:id="0">
    <w:p w14:paraId="225AFC13" w14:textId="77777777" w:rsidR="00763686" w:rsidRDefault="00763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000050000000002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85914748"/>
      <w:docPartObj>
        <w:docPartGallery w:val="Page Numbers (Bottom of Page)"/>
        <w:docPartUnique/>
      </w:docPartObj>
    </w:sdtPr>
    <w:sdtEndPr>
      <w:rPr>
        <w:rStyle w:val="PageNumber"/>
      </w:rPr>
    </w:sdtEndPr>
    <w:sdtContent>
      <w:p w14:paraId="49A42725" w14:textId="49073998" w:rsidR="00382A3F" w:rsidRDefault="00382A3F" w:rsidP="00382A3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0C9B07" w14:textId="77777777" w:rsidR="00382A3F" w:rsidRDefault="00382A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95609210"/>
      <w:docPartObj>
        <w:docPartGallery w:val="Page Numbers (Bottom of Page)"/>
        <w:docPartUnique/>
      </w:docPartObj>
    </w:sdtPr>
    <w:sdtEndPr>
      <w:rPr>
        <w:rStyle w:val="PageNumber"/>
      </w:rPr>
    </w:sdtEndPr>
    <w:sdtContent>
      <w:p w14:paraId="42BF4178" w14:textId="1101FFA1" w:rsidR="00382A3F" w:rsidRDefault="00382A3F" w:rsidP="00382A3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7652CC">
          <w:rPr>
            <w:rStyle w:val="PageNumber"/>
            <w:noProof/>
          </w:rPr>
          <w:t>6</w:t>
        </w:r>
        <w:r>
          <w:rPr>
            <w:rStyle w:val="PageNumber"/>
          </w:rPr>
          <w:fldChar w:fldCharType="end"/>
        </w:r>
      </w:p>
    </w:sdtContent>
  </w:sdt>
  <w:p w14:paraId="726A470D" w14:textId="104BB083" w:rsidR="00382A3F" w:rsidRDefault="00382A3F">
    <w:pPr>
      <w:pStyle w:val="Footer"/>
      <w:jc w:val="right"/>
    </w:pPr>
  </w:p>
  <w:p w14:paraId="7234AC77" w14:textId="77777777" w:rsidR="00382A3F" w:rsidRDefault="00382A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E07B00" w14:textId="77777777" w:rsidR="00763686" w:rsidRDefault="00763686">
      <w:r>
        <w:separator/>
      </w:r>
    </w:p>
  </w:footnote>
  <w:footnote w:type="continuationSeparator" w:id="0">
    <w:p w14:paraId="678D6139" w14:textId="77777777" w:rsidR="00763686" w:rsidRDefault="007636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F3418" w14:textId="77777777" w:rsidR="00382A3F" w:rsidRPr="005001AC" w:rsidRDefault="00382A3F" w:rsidP="00382A3F">
    <w:pPr>
      <w:jc w:val="right"/>
      <w:rPr>
        <w:sz w:val="20"/>
      </w:rPr>
    </w:pPr>
  </w:p>
  <w:p w14:paraId="46BE4DB7" w14:textId="77777777" w:rsidR="00382A3F" w:rsidRDefault="00382A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424AA5"/>
    <w:multiLevelType w:val="hybridMultilevel"/>
    <w:tmpl w:val="DF0A0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040010"/>
    <w:multiLevelType w:val="hybridMultilevel"/>
    <w:tmpl w:val="147E9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3D4B83"/>
    <w:multiLevelType w:val="hybridMultilevel"/>
    <w:tmpl w:val="57A48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721CBE"/>
    <w:multiLevelType w:val="hybridMultilevel"/>
    <w:tmpl w:val="CF1E4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5"/>
  </w:num>
  <w:num w:numId="14">
    <w:abstractNumId w:val="10"/>
  </w:num>
  <w:num w:numId="15">
    <w:abstractNumId w:val="12"/>
  </w:num>
  <w:num w:numId="16">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New England J Medicin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r9d5f29d20wqewxabpwf0cs0xwaavp2p5r&quot;&gt;My EndNote Library&lt;record-ids&gt;&lt;item&gt;327&lt;/item&gt;&lt;item&gt;328&lt;/item&gt;&lt;item&gt;330&lt;/item&gt;&lt;item&gt;343&lt;/item&gt;&lt;item&gt;346&lt;/item&gt;&lt;item&gt;354&lt;/item&gt;&lt;item&gt;365&lt;/item&gt;&lt;item&gt;368&lt;/item&gt;&lt;item&gt;378&lt;/item&gt;&lt;item&gt;379&lt;/item&gt;&lt;item&gt;380&lt;/item&gt;&lt;item&gt;385&lt;/item&gt;&lt;item&gt;386&lt;/item&gt;&lt;item&gt;387&lt;/item&gt;&lt;item&gt;408&lt;/item&gt;&lt;item&gt;429&lt;/item&gt;&lt;item&gt;431&lt;/item&gt;&lt;item&gt;433&lt;/item&gt;&lt;item&gt;444&lt;/item&gt;&lt;item&gt;449&lt;/item&gt;&lt;/record-ids&gt;&lt;/item&gt;&lt;/Libraries&gt;"/>
  </w:docVars>
  <w:rsids>
    <w:rsidRoot w:val="0047031B"/>
    <w:rsid w:val="00007EB4"/>
    <w:rsid w:val="000347A4"/>
    <w:rsid w:val="00045858"/>
    <w:rsid w:val="0007231A"/>
    <w:rsid w:val="00095DD4"/>
    <w:rsid w:val="000B2A95"/>
    <w:rsid w:val="000D3A2F"/>
    <w:rsid w:val="000E3107"/>
    <w:rsid w:val="000E4507"/>
    <w:rsid w:val="00104EF6"/>
    <w:rsid w:val="00115D5B"/>
    <w:rsid w:val="001206E0"/>
    <w:rsid w:val="00127FE4"/>
    <w:rsid w:val="001343FA"/>
    <w:rsid w:val="00136216"/>
    <w:rsid w:val="00147DE9"/>
    <w:rsid w:val="0015062B"/>
    <w:rsid w:val="00163AA4"/>
    <w:rsid w:val="00165887"/>
    <w:rsid w:val="001720A9"/>
    <w:rsid w:val="001855C4"/>
    <w:rsid w:val="0018704C"/>
    <w:rsid w:val="001B24D1"/>
    <w:rsid w:val="001B694B"/>
    <w:rsid w:val="001C5FB8"/>
    <w:rsid w:val="001D5365"/>
    <w:rsid w:val="001F30D9"/>
    <w:rsid w:val="00213719"/>
    <w:rsid w:val="00217803"/>
    <w:rsid w:val="002234EC"/>
    <w:rsid w:val="00231177"/>
    <w:rsid w:val="00254BFE"/>
    <w:rsid w:val="00272117"/>
    <w:rsid w:val="002B5C4A"/>
    <w:rsid w:val="0036071B"/>
    <w:rsid w:val="00382A3F"/>
    <w:rsid w:val="0038719B"/>
    <w:rsid w:val="00395439"/>
    <w:rsid w:val="003A3DD2"/>
    <w:rsid w:val="003A5645"/>
    <w:rsid w:val="003B0A88"/>
    <w:rsid w:val="003B25A2"/>
    <w:rsid w:val="003B7C71"/>
    <w:rsid w:val="003E4950"/>
    <w:rsid w:val="003F6BE2"/>
    <w:rsid w:val="00407850"/>
    <w:rsid w:val="00413BE3"/>
    <w:rsid w:val="00424B22"/>
    <w:rsid w:val="00431E4B"/>
    <w:rsid w:val="00435042"/>
    <w:rsid w:val="00446A57"/>
    <w:rsid w:val="0046056D"/>
    <w:rsid w:val="0047031B"/>
    <w:rsid w:val="00481E4E"/>
    <w:rsid w:val="004843BF"/>
    <w:rsid w:val="00490A1D"/>
    <w:rsid w:val="004C26F0"/>
    <w:rsid w:val="004F3AEA"/>
    <w:rsid w:val="005313BD"/>
    <w:rsid w:val="00533657"/>
    <w:rsid w:val="0053437D"/>
    <w:rsid w:val="00535128"/>
    <w:rsid w:val="0054329F"/>
    <w:rsid w:val="00551DDB"/>
    <w:rsid w:val="00570D0B"/>
    <w:rsid w:val="0059449F"/>
    <w:rsid w:val="005A5826"/>
    <w:rsid w:val="005C4AC3"/>
    <w:rsid w:val="005D52A1"/>
    <w:rsid w:val="005D54DB"/>
    <w:rsid w:val="005F1E6D"/>
    <w:rsid w:val="00601D49"/>
    <w:rsid w:val="00601DEF"/>
    <w:rsid w:val="00616A65"/>
    <w:rsid w:val="00625E7E"/>
    <w:rsid w:val="006300F4"/>
    <w:rsid w:val="0063151D"/>
    <w:rsid w:val="00632991"/>
    <w:rsid w:val="006503B3"/>
    <w:rsid w:val="00650CBE"/>
    <w:rsid w:val="0065153B"/>
    <w:rsid w:val="0066163A"/>
    <w:rsid w:val="00680089"/>
    <w:rsid w:val="00680F44"/>
    <w:rsid w:val="00685B1E"/>
    <w:rsid w:val="006924AB"/>
    <w:rsid w:val="006B3A70"/>
    <w:rsid w:val="006B3FC0"/>
    <w:rsid w:val="007321BC"/>
    <w:rsid w:val="00732676"/>
    <w:rsid w:val="00736B61"/>
    <w:rsid w:val="00743ECB"/>
    <w:rsid w:val="00751788"/>
    <w:rsid w:val="00763686"/>
    <w:rsid w:val="007652CC"/>
    <w:rsid w:val="007813FE"/>
    <w:rsid w:val="00782F5D"/>
    <w:rsid w:val="00795C72"/>
    <w:rsid w:val="00796FC3"/>
    <w:rsid w:val="007A7681"/>
    <w:rsid w:val="007C02A1"/>
    <w:rsid w:val="007C2862"/>
    <w:rsid w:val="007D5D15"/>
    <w:rsid w:val="007D7204"/>
    <w:rsid w:val="007E6CF4"/>
    <w:rsid w:val="007F3793"/>
    <w:rsid w:val="00800032"/>
    <w:rsid w:val="00800967"/>
    <w:rsid w:val="00805A09"/>
    <w:rsid w:val="008710B9"/>
    <w:rsid w:val="00880B6F"/>
    <w:rsid w:val="008A6F87"/>
    <w:rsid w:val="008C13DA"/>
    <w:rsid w:val="008D72FF"/>
    <w:rsid w:val="008F191C"/>
    <w:rsid w:val="008F54CB"/>
    <w:rsid w:val="00910C82"/>
    <w:rsid w:val="00923333"/>
    <w:rsid w:val="0092749B"/>
    <w:rsid w:val="00933A7C"/>
    <w:rsid w:val="00934E07"/>
    <w:rsid w:val="0094718E"/>
    <w:rsid w:val="00947C72"/>
    <w:rsid w:val="0098779B"/>
    <w:rsid w:val="00991281"/>
    <w:rsid w:val="009A368B"/>
    <w:rsid w:val="009B2DC4"/>
    <w:rsid w:val="009F4DA1"/>
    <w:rsid w:val="00A00F28"/>
    <w:rsid w:val="00A06140"/>
    <w:rsid w:val="00A37141"/>
    <w:rsid w:val="00A373C5"/>
    <w:rsid w:val="00A43897"/>
    <w:rsid w:val="00A75CC0"/>
    <w:rsid w:val="00A8081B"/>
    <w:rsid w:val="00A93B43"/>
    <w:rsid w:val="00AA2EEA"/>
    <w:rsid w:val="00AA38FE"/>
    <w:rsid w:val="00AB1D74"/>
    <w:rsid w:val="00AC32CC"/>
    <w:rsid w:val="00AC49D4"/>
    <w:rsid w:val="00AD2E1B"/>
    <w:rsid w:val="00AD4CE5"/>
    <w:rsid w:val="00B20B9D"/>
    <w:rsid w:val="00B27319"/>
    <w:rsid w:val="00B2773C"/>
    <w:rsid w:val="00B45027"/>
    <w:rsid w:val="00B64436"/>
    <w:rsid w:val="00B73E6D"/>
    <w:rsid w:val="00B91D2F"/>
    <w:rsid w:val="00BA52E7"/>
    <w:rsid w:val="00BB285D"/>
    <w:rsid w:val="00BC44AA"/>
    <w:rsid w:val="00BD13CC"/>
    <w:rsid w:val="00BD1F10"/>
    <w:rsid w:val="00BD4DF0"/>
    <w:rsid w:val="00BE4B86"/>
    <w:rsid w:val="00BE5967"/>
    <w:rsid w:val="00BF39FE"/>
    <w:rsid w:val="00C062C9"/>
    <w:rsid w:val="00C10F29"/>
    <w:rsid w:val="00C20FE5"/>
    <w:rsid w:val="00C3326A"/>
    <w:rsid w:val="00C44A70"/>
    <w:rsid w:val="00C51EA1"/>
    <w:rsid w:val="00C568C1"/>
    <w:rsid w:val="00C67587"/>
    <w:rsid w:val="00C67D68"/>
    <w:rsid w:val="00C70D65"/>
    <w:rsid w:val="00C762A3"/>
    <w:rsid w:val="00CC0278"/>
    <w:rsid w:val="00CE2884"/>
    <w:rsid w:val="00D2420B"/>
    <w:rsid w:val="00D320E7"/>
    <w:rsid w:val="00D75CAF"/>
    <w:rsid w:val="00D93238"/>
    <w:rsid w:val="00D976AC"/>
    <w:rsid w:val="00D97BBC"/>
    <w:rsid w:val="00DA2DC4"/>
    <w:rsid w:val="00DA7D6D"/>
    <w:rsid w:val="00DE6658"/>
    <w:rsid w:val="00DF04F9"/>
    <w:rsid w:val="00DF67F4"/>
    <w:rsid w:val="00E1350D"/>
    <w:rsid w:val="00E2081D"/>
    <w:rsid w:val="00E265CC"/>
    <w:rsid w:val="00E365C1"/>
    <w:rsid w:val="00E418F8"/>
    <w:rsid w:val="00E440E1"/>
    <w:rsid w:val="00E5216E"/>
    <w:rsid w:val="00E574F8"/>
    <w:rsid w:val="00E72EBE"/>
    <w:rsid w:val="00E75038"/>
    <w:rsid w:val="00E87BAC"/>
    <w:rsid w:val="00E96C50"/>
    <w:rsid w:val="00EB0AA3"/>
    <w:rsid w:val="00EC0F0E"/>
    <w:rsid w:val="00ED462A"/>
    <w:rsid w:val="00EE02EE"/>
    <w:rsid w:val="00F12C99"/>
    <w:rsid w:val="00F30C4A"/>
    <w:rsid w:val="00F3299F"/>
    <w:rsid w:val="00F40152"/>
    <w:rsid w:val="00F57C68"/>
    <w:rsid w:val="00F7368F"/>
    <w:rsid w:val="00F91231"/>
    <w:rsid w:val="00FA1029"/>
    <w:rsid w:val="00FA6331"/>
    <w:rsid w:val="00FA772E"/>
    <w:rsid w:val="00FD3365"/>
    <w:rsid w:val="00FD4B69"/>
    <w:rsid w:val="00FD7EB1"/>
    <w:rsid w:val="00FE5A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B37AF"/>
  <w15:chartTrackingRefBased/>
  <w15:docId w15:val="{6972AC8D-C20A-412E-8139-3B3801C71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031B"/>
    <w:pPr>
      <w:spacing w:after="0" w:line="240" w:lineRule="auto"/>
    </w:pPr>
    <w:rPr>
      <w:rFonts w:ascii="Times New Roman" w:eastAsia="Times New Roman" w:hAnsi="Times New Roman" w:cs="Times New Roman"/>
      <w:sz w:val="24"/>
      <w:szCs w:val="20"/>
      <w:lang w:val="en-US"/>
    </w:rPr>
  </w:style>
  <w:style w:type="paragraph" w:styleId="Heading1">
    <w:name w:val="heading 1"/>
    <w:basedOn w:val="Normal"/>
    <w:next w:val="Normal"/>
    <w:link w:val="Heading1Char"/>
    <w:qFormat/>
    <w:rsid w:val="0047031B"/>
    <w:pPr>
      <w:keepNext/>
      <w:spacing w:before="240" w:after="60"/>
      <w:outlineLvl w:val="0"/>
    </w:pPr>
    <w:rPr>
      <w:b/>
      <w:bCs/>
      <w:kern w:val="32"/>
      <w:szCs w:val="24"/>
    </w:rPr>
  </w:style>
  <w:style w:type="paragraph" w:styleId="Heading2">
    <w:name w:val="heading 2"/>
    <w:basedOn w:val="Normal"/>
    <w:next w:val="Normal"/>
    <w:link w:val="Heading2Char"/>
    <w:semiHidden/>
    <w:qFormat/>
    <w:rsid w:val="0047031B"/>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qFormat/>
    <w:rsid w:val="0047031B"/>
    <w:pPr>
      <w:keepNext/>
      <w:spacing w:line="480" w:lineRule="auto"/>
      <w:outlineLvl w:val="2"/>
    </w:pPr>
    <w:rPr>
      <w:rFonts w:ascii="Times" w:eastAsia="Times" w:hAnsi="Times"/>
      <w:b/>
    </w:rPr>
  </w:style>
  <w:style w:type="paragraph" w:styleId="Heading4">
    <w:name w:val="heading 4"/>
    <w:basedOn w:val="Normal"/>
    <w:next w:val="Normal"/>
    <w:link w:val="Heading4Char"/>
    <w:semiHidden/>
    <w:qFormat/>
    <w:rsid w:val="0047031B"/>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47031B"/>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47031B"/>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47031B"/>
    <w:pPr>
      <w:spacing w:before="240" w:after="60"/>
      <w:outlineLvl w:val="6"/>
    </w:pPr>
    <w:rPr>
      <w:rFonts w:ascii="Calibri" w:hAnsi="Calibri"/>
      <w:szCs w:val="24"/>
    </w:rPr>
  </w:style>
  <w:style w:type="paragraph" w:styleId="Heading8">
    <w:name w:val="heading 8"/>
    <w:basedOn w:val="Normal"/>
    <w:next w:val="Normal"/>
    <w:link w:val="Heading8Char"/>
    <w:semiHidden/>
    <w:qFormat/>
    <w:rsid w:val="0047031B"/>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47031B"/>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031B"/>
    <w:rPr>
      <w:rFonts w:ascii="Times New Roman" w:eastAsia="Times New Roman" w:hAnsi="Times New Roman" w:cs="Times New Roman"/>
      <w:b/>
      <w:bCs/>
      <w:kern w:val="32"/>
      <w:sz w:val="24"/>
      <w:szCs w:val="24"/>
      <w:lang w:val="en-US"/>
    </w:rPr>
  </w:style>
  <w:style w:type="character" w:customStyle="1" w:styleId="Heading2Char">
    <w:name w:val="Heading 2 Char"/>
    <w:basedOn w:val="DefaultParagraphFont"/>
    <w:link w:val="Heading2"/>
    <w:semiHidden/>
    <w:rsid w:val="0047031B"/>
    <w:rPr>
      <w:rFonts w:ascii="Cambria" w:eastAsia="Times New Roman" w:hAnsi="Cambria" w:cs="Times New Roman"/>
      <w:b/>
      <w:bCs/>
      <w:i/>
      <w:iCs/>
      <w:sz w:val="28"/>
      <w:szCs w:val="28"/>
      <w:lang w:val="en-US"/>
    </w:rPr>
  </w:style>
  <w:style w:type="character" w:customStyle="1" w:styleId="Heading3Char">
    <w:name w:val="Heading 3 Char"/>
    <w:basedOn w:val="DefaultParagraphFont"/>
    <w:link w:val="Heading3"/>
    <w:semiHidden/>
    <w:rsid w:val="0047031B"/>
    <w:rPr>
      <w:rFonts w:ascii="Times" w:eastAsia="Times" w:hAnsi="Times" w:cs="Times New Roman"/>
      <w:b/>
      <w:sz w:val="24"/>
      <w:szCs w:val="20"/>
      <w:lang w:val="en-US"/>
    </w:rPr>
  </w:style>
  <w:style w:type="character" w:customStyle="1" w:styleId="Heading4Char">
    <w:name w:val="Heading 4 Char"/>
    <w:basedOn w:val="DefaultParagraphFont"/>
    <w:link w:val="Heading4"/>
    <w:semiHidden/>
    <w:rsid w:val="0047031B"/>
    <w:rPr>
      <w:rFonts w:ascii="Times" w:eastAsia="Times New Roman" w:hAnsi="Times" w:cs="Times New Roman"/>
      <w:b/>
      <w:color w:val="0000FF"/>
      <w:sz w:val="44"/>
      <w:szCs w:val="20"/>
      <w:lang w:val="en-US"/>
    </w:rPr>
  </w:style>
  <w:style w:type="character" w:customStyle="1" w:styleId="Heading5Char">
    <w:name w:val="Heading 5 Char"/>
    <w:basedOn w:val="DefaultParagraphFont"/>
    <w:link w:val="Heading5"/>
    <w:semiHidden/>
    <w:rsid w:val="0047031B"/>
    <w:rPr>
      <w:rFonts w:ascii="Calibri" w:eastAsia="Times New Roman" w:hAnsi="Calibri" w:cs="Times New Roman"/>
      <w:b/>
      <w:bCs/>
      <w:i/>
      <w:iCs/>
      <w:sz w:val="26"/>
      <w:szCs w:val="26"/>
      <w:lang w:val="en-US"/>
    </w:rPr>
  </w:style>
  <w:style w:type="character" w:customStyle="1" w:styleId="Heading6Char">
    <w:name w:val="Heading 6 Char"/>
    <w:basedOn w:val="DefaultParagraphFont"/>
    <w:link w:val="Heading6"/>
    <w:semiHidden/>
    <w:rsid w:val="0047031B"/>
    <w:rPr>
      <w:rFonts w:ascii="Calibri" w:eastAsia="Times New Roman" w:hAnsi="Calibri" w:cs="Times New Roman"/>
      <w:b/>
      <w:bCs/>
      <w:lang w:val="en-US"/>
    </w:rPr>
  </w:style>
  <w:style w:type="character" w:customStyle="1" w:styleId="Heading7Char">
    <w:name w:val="Heading 7 Char"/>
    <w:basedOn w:val="DefaultParagraphFont"/>
    <w:link w:val="Heading7"/>
    <w:semiHidden/>
    <w:rsid w:val="0047031B"/>
    <w:rPr>
      <w:rFonts w:ascii="Calibri" w:eastAsia="Times New Roman" w:hAnsi="Calibri" w:cs="Times New Roman"/>
      <w:sz w:val="24"/>
      <w:szCs w:val="24"/>
      <w:lang w:val="en-US"/>
    </w:rPr>
  </w:style>
  <w:style w:type="character" w:customStyle="1" w:styleId="Heading8Char">
    <w:name w:val="Heading 8 Char"/>
    <w:basedOn w:val="DefaultParagraphFont"/>
    <w:link w:val="Heading8"/>
    <w:semiHidden/>
    <w:rsid w:val="0047031B"/>
    <w:rPr>
      <w:rFonts w:ascii="Calibri" w:eastAsia="Times New Roman" w:hAnsi="Calibri" w:cs="Times New Roman"/>
      <w:i/>
      <w:iCs/>
      <w:sz w:val="24"/>
      <w:szCs w:val="24"/>
      <w:lang w:val="en-US"/>
    </w:rPr>
  </w:style>
  <w:style w:type="character" w:customStyle="1" w:styleId="Heading9Char">
    <w:name w:val="Heading 9 Char"/>
    <w:basedOn w:val="DefaultParagraphFont"/>
    <w:link w:val="Heading9"/>
    <w:semiHidden/>
    <w:rsid w:val="0047031B"/>
    <w:rPr>
      <w:rFonts w:ascii="Cambria" w:eastAsia="Times New Roman" w:hAnsi="Cambria" w:cs="Times New Roman"/>
      <w:lang w:val="en-US"/>
    </w:rPr>
  </w:style>
  <w:style w:type="character" w:styleId="PageNumber">
    <w:name w:val="page number"/>
    <w:basedOn w:val="DefaultParagraphFont"/>
    <w:uiPriority w:val="99"/>
    <w:semiHidden/>
    <w:rsid w:val="0047031B"/>
  </w:style>
  <w:style w:type="paragraph" w:customStyle="1" w:styleId="SMHeading">
    <w:name w:val="SM Heading"/>
    <w:basedOn w:val="Heading1"/>
    <w:qFormat/>
    <w:rsid w:val="0047031B"/>
  </w:style>
  <w:style w:type="paragraph" w:customStyle="1" w:styleId="SMSubheading">
    <w:name w:val="SM Subheading"/>
    <w:basedOn w:val="Normal"/>
    <w:link w:val="SMSubheadingChar"/>
    <w:qFormat/>
    <w:rsid w:val="0047031B"/>
    <w:rPr>
      <w:u w:val="words"/>
    </w:rPr>
  </w:style>
  <w:style w:type="paragraph" w:customStyle="1" w:styleId="SMText">
    <w:name w:val="SM Text"/>
    <w:basedOn w:val="Normal"/>
    <w:qFormat/>
    <w:rsid w:val="0047031B"/>
    <w:pPr>
      <w:ind w:firstLine="480"/>
    </w:pPr>
  </w:style>
  <w:style w:type="paragraph" w:customStyle="1" w:styleId="SMcaption">
    <w:name w:val="SM caption"/>
    <w:basedOn w:val="SMText"/>
    <w:qFormat/>
    <w:rsid w:val="0047031B"/>
    <w:pPr>
      <w:ind w:firstLine="0"/>
    </w:pPr>
  </w:style>
  <w:style w:type="paragraph" w:styleId="BalloonText">
    <w:name w:val="Balloon Text"/>
    <w:basedOn w:val="Normal"/>
    <w:link w:val="BalloonTextChar"/>
    <w:semiHidden/>
    <w:rsid w:val="0047031B"/>
    <w:rPr>
      <w:rFonts w:ascii="Tahoma" w:hAnsi="Tahoma" w:cs="Tahoma"/>
      <w:sz w:val="16"/>
      <w:szCs w:val="16"/>
    </w:rPr>
  </w:style>
  <w:style w:type="character" w:customStyle="1" w:styleId="BalloonTextChar">
    <w:name w:val="Balloon Text Char"/>
    <w:basedOn w:val="DefaultParagraphFont"/>
    <w:link w:val="BalloonText"/>
    <w:semiHidden/>
    <w:rsid w:val="0047031B"/>
    <w:rPr>
      <w:rFonts w:ascii="Tahoma" w:eastAsia="Times New Roman" w:hAnsi="Tahoma" w:cs="Tahoma"/>
      <w:sz w:val="16"/>
      <w:szCs w:val="16"/>
      <w:lang w:val="en-US"/>
    </w:rPr>
  </w:style>
  <w:style w:type="paragraph" w:styleId="Bibliography">
    <w:name w:val="Bibliography"/>
    <w:basedOn w:val="Normal"/>
    <w:next w:val="Normal"/>
    <w:uiPriority w:val="37"/>
    <w:semiHidden/>
    <w:rsid w:val="0047031B"/>
  </w:style>
  <w:style w:type="paragraph" w:styleId="BlockText">
    <w:name w:val="Block Text"/>
    <w:basedOn w:val="Normal"/>
    <w:semiHidden/>
    <w:rsid w:val="0047031B"/>
    <w:pPr>
      <w:spacing w:after="120"/>
      <w:ind w:left="1440" w:right="1440"/>
    </w:pPr>
  </w:style>
  <w:style w:type="paragraph" w:styleId="BodyText">
    <w:name w:val="Body Text"/>
    <w:basedOn w:val="Normal"/>
    <w:link w:val="BodyTextChar"/>
    <w:semiHidden/>
    <w:rsid w:val="0047031B"/>
    <w:pPr>
      <w:spacing w:after="120"/>
    </w:pPr>
  </w:style>
  <w:style w:type="character" w:customStyle="1" w:styleId="BodyTextChar">
    <w:name w:val="Body Text Char"/>
    <w:basedOn w:val="DefaultParagraphFont"/>
    <w:link w:val="BodyText"/>
    <w:semiHidden/>
    <w:rsid w:val="0047031B"/>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47031B"/>
    <w:pPr>
      <w:spacing w:after="120" w:line="480" w:lineRule="auto"/>
    </w:pPr>
  </w:style>
  <w:style w:type="character" w:customStyle="1" w:styleId="BodyText2Char">
    <w:name w:val="Body Text 2 Char"/>
    <w:basedOn w:val="DefaultParagraphFont"/>
    <w:link w:val="BodyText2"/>
    <w:semiHidden/>
    <w:rsid w:val="0047031B"/>
    <w:rPr>
      <w:rFonts w:ascii="Times New Roman" w:eastAsia="Times New Roman" w:hAnsi="Times New Roman" w:cs="Times New Roman"/>
      <w:sz w:val="24"/>
      <w:szCs w:val="20"/>
      <w:lang w:val="en-US"/>
    </w:rPr>
  </w:style>
  <w:style w:type="paragraph" w:styleId="BodyText3">
    <w:name w:val="Body Text 3"/>
    <w:basedOn w:val="Normal"/>
    <w:link w:val="BodyText3Char"/>
    <w:semiHidden/>
    <w:rsid w:val="0047031B"/>
    <w:pPr>
      <w:spacing w:after="120"/>
    </w:pPr>
    <w:rPr>
      <w:sz w:val="16"/>
      <w:szCs w:val="16"/>
    </w:rPr>
  </w:style>
  <w:style w:type="character" w:customStyle="1" w:styleId="BodyText3Char">
    <w:name w:val="Body Text 3 Char"/>
    <w:basedOn w:val="DefaultParagraphFont"/>
    <w:link w:val="BodyText3"/>
    <w:semiHidden/>
    <w:rsid w:val="0047031B"/>
    <w:rPr>
      <w:rFonts w:ascii="Times New Roman" w:eastAsia="Times New Roman" w:hAnsi="Times New Roman" w:cs="Times New Roman"/>
      <w:sz w:val="16"/>
      <w:szCs w:val="16"/>
      <w:lang w:val="en-US"/>
    </w:rPr>
  </w:style>
  <w:style w:type="paragraph" w:styleId="BodyTextFirstIndent">
    <w:name w:val="Body Text First Indent"/>
    <w:basedOn w:val="BodyText"/>
    <w:link w:val="BodyTextFirstIndentChar"/>
    <w:semiHidden/>
    <w:rsid w:val="0047031B"/>
    <w:pPr>
      <w:ind w:firstLine="210"/>
    </w:pPr>
  </w:style>
  <w:style w:type="character" w:customStyle="1" w:styleId="BodyTextFirstIndentChar">
    <w:name w:val="Body Text First Indent Char"/>
    <w:basedOn w:val="BodyTextChar"/>
    <w:link w:val="BodyTextFirstIndent"/>
    <w:semiHidden/>
    <w:rsid w:val="0047031B"/>
    <w:rPr>
      <w:rFonts w:ascii="Times New Roman" w:eastAsia="Times New Roman" w:hAnsi="Times New Roman" w:cs="Times New Roman"/>
      <w:sz w:val="24"/>
      <w:szCs w:val="20"/>
      <w:lang w:val="en-US"/>
    </w:rPr>
  </w:style>
  <w:style w:type="paragraph" w:styleId="BodyTextIndent">
    <w:name w:val="Body Text Indent"/>
    <w:basedOn w:val="Normal"/>
    <w:link w:val="BodyTextIndentChar"/>
    <w:semiHidden/>
    <w:rsid w:val="0047031B"/>
    <w:pPr>
      <w:spacing w:after="120"/>
      <w:ind w:left="360"/>
    </w:pPr>
  </w:style>
  <w:style w:type="character" w:customStyle="1" w:styleId="BodyTextIndentChar">
    <w:name w:val="Body Text Indent Char"/>
    <w:basedOn w:val="DefaultParagraphFont"/>
    <w:link w:val="BodyTextIndent"/>
    <w:semiHidden/>
    <w:rsid w:val="0047031B"/>
    <w:rPr>
      <w:rFonts w:ascii="Times New Roman" w:eastAsia="Times New Roman" w:hAnsi="Times New Roman" w:cs="Times New Roman"/>
      <w:sz w:val="24"/>
      <w:szCs w:val="20"/>
      <w:lang w:val="en-US"/>
    </w:rPr>
  </w:style>
  <w:style w:type="paragraph" w:styleId="BodyTextFirstIndent2">
    <w:name w:val="Body Text First Indent 2"/>
    <w:basedOn w:val="BodyTextIndent"/>
    <w:link w:val="BodyTextFirstIndent2Char"/>
    <w:semiHidden/>
    <w:rsid w:val="0047031B"/>
    <w:pPr>
      <w:ind w:firstLine="210"/>
    </w:pPr>
  </w:style>
  <w:style w:type="character" w:customStyle="1" w:styleId="BodyTextFirstIndent2Char">
    <w:name w:val="Body Text First Indent 2 Char"/>
    <w:basedOn w:val="BodyTextIndentChar"/>
    <w:link w:val="BodyTextFirstIndent2"/>
    <w:semiHidden/>
    <w:rsid w:val="0047031B"/>
    <w:rPr>
      <w:rFonts w:ascii="Times New Roman" w:eastAsia="Times New Roman" w:hAnsi="Times New Roman" w:cs="Times New Roman"/>
      <w:sz w:val="24"/>
      <w:szCs w:val="20"/>
      <w:lang w:val="en-US"/>
    </w:rPr>
  </w:style>
  <w:style w:type="paragraph" w:styleId="BodyTextIndent2">
    <w:name w:val="Body Text Indent 2"/>
    <w:basedOn w:val="Normal"/>
    <w:link w:val="BodyTextIndent2Char"/>
    <w:semiHidden/>
    <w:rsid w:val="0047031B"/>
    <w:pPr>
      <w:spacing w:after="120" w:line="480" w:lineRule="auto"/>
      <w:ind w:left="360"/>
    </w:pPr>
  </w:style>
  <w:style w:type="character" w:customStyle="1" w:styleId="BodyTextIndent2Char">
    <w:name w:val="Body Text Indent 2 Char"/>
    <w:basedOn w:val="DefaultParagraphFont"/>
    <w:link w:val="BodyTextIndent2"/>
    <w:semiHidden/>
    <w:rsid w:val="0047031B"/>
    <w:rPr>
      <w:rFonts w:ascii="Times New Roman" w:eastAsia="Times New Roman" w:hAnsi="Times New Roman" w:cs="Times New Roman"/>
      <w:sz w:val="24"/>
      <w:szCs w:val="20"/>
      <w:lang w:val="en-US"/>
    </w:rPr>
  </w:style>
  <w:style w:type="paragraph" w:styleId="BodyTextIndent3">
    <w:name w:val="Body Text Indent 3"/>
    <w:basedOn w:val="Normal"/>
    <w:link w:val="BodyTextIndent3Char"/>
    <w:semiHidden/>
    <w:rsid w:val="0047031B"/>
    <w:pPr>
      <w:spacing w:after="120"/>
      <w:ind w:left="360"/>
    </w:pPr>
    <w:rPr>
      <w:sz w:val="16"/>
      <w:szCs w:val="16"/>
    </w:rPr>
  </w:style>
  <w:style w:type="character" w:customStyle="1" w:styleId="BodyTextIndent3Char">
    <w:name w:val="Body Text Indent 3 Char"/>
    <w:basedOn w:val="DefaultParagraphFont"/>
    <w:link w:val="BodyTextIndent3"/>
    <w:semiHidden/>
    <w:rsid w:val="0047031B"/>
    <w:rPr>
      <w:rFonts w:ascii="Times New Roman" w:eastAsia="Times New Roman" w:hAnsi="Times New Roman" w:cs="Times New Roman"/>
      <w:sz w:val="16"/>
      <w:szCs w:val="16"/>
      <w:lang w:val="en-US"/>
    </w:rPr>
  </w:style>
  <w:style w:type="paragraph" w:styleId="Caption">
    <w:name w:val="caption"/>
    <w:basedOn w:val="Normal"/>
    <w:next w:val="Normal"/>
    <w:semiHidden/>
    <w:qFormat/>
    <w:rsid w:val="0047031B"/>
    <w:rPr>
      <w:b/>
      <w:bCs/>
      <w:sz w:val="20"/>
    </w:rPr>
  </w:style>
  <w:style w:type="paragraph" w:styleId="Closing">
    <w:name w:val="Closing"/>
    <w:basedOn w:val="Normal"/>
    <w:link w:val="ClosingChar"/>
    <w:semiHidden/>
    <w:rsid w:val="0047031B"/>
    <w:pPr>
      <w:ind w:left="4320"/>
    </w:pPr>
  </w:style>
  <w:style w:type="character" w:customStyle="1" w:styleId="ClosingChar">
    <w:name w:val="Closing Char"/>
    <w:basedOn w:val="DefaultParagraphFont"/>
    <w:link w:val="Closing"/>
    <w:semiHidden/>
    <w:rsid w:val="0047031B"/>
    <w:rPr>
      <w:rFonts w:ascii="Times New Roman" w:eastAsia="Times New Roman" w:hAnsi="Times New Roman" w:cs="Times New Roman"/>
      <w:sz w:val="24"/>
      <w:szCs w:val="20"/>
      <w:lang w:val="en-US"/>
    </w:rPr>
  </w:style>
  <w:style w:type="paragraph" w:styleId="CommentText">
    <w:name w:val="annotation text"/>
    <w:basedOn w:val="Normal"/>
    <w:link w:val="CommentTextChar"/>
    <w:uiPriority w:val="99"/>
    <w:rsid w:val="0047031B"/>
    <w:rPr>
      <w:sz w:val="20"/>
    </w:rPr>
  </w:style>
  <w:style w:type="character" w:customStyle="1" w:styleId="CommentTextChar">
    <w:name w:val="Comment Text Char"/>
    <w:basedOn w:val="DefaultParagraphFont"/>
    <w:link w:val="CommentText"/>
    <w:uiPriority w:val="99"/>
    <w:rsid w:val="0047031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semiHidden/>
    <w:rsid w:val="0047031B"/>
    <w:rPr>
      <w:b/>
      <w:bCs/>
    </w:rPr>
  </w:style>
  <w:style w:type="character" w:customStyle="1" w:styleId="CommentSubjectChar">
    <w:name w:val="Comment Subject Char"/>
    <w:basedOn w:val="CommentTextChar"/>
    <w:link w:val="CommentSubject"/>
    <w:semiHidden/>
    <w:rsid w:val="0047031B"/>
    <w:rPr>
      <w:rFonts w:ascii="Times New Roman" w:eastAsia="Times New Roman" w:hAnsi="Times New Roman" w:cs="Times New Roman"/>
      <w:b/>
      <w:bCs/>
      <w:sz w:val="20"/>
      <w:szCs w:val="20"/>
      <w:lang w:val="en-US"/>
    </w:rPr>
  </w:style>
  <w:style w:type="paragraph" w:styleId="Date">
    <w:name w:val="Date"/>
    <w:basedOn w:val="Normal"/>
    <w:next w:val="Normal"/>
    <w:link w:val="DateChar"/>
    <w:semiHidden/>
    <w:rsid w:val="0047031B"/>
  </w:style>
  <w:style w:type="character" w:customStyle="1" w:styleId="DateChar">
    <w:name w:val="Date Char"/>
    <w:basedOn w:val="DefaultParagraphFont"/>
    <w:link w:val="Date"/>
    <w:semiHidden/>
    <w:rsid w:val="0047031B"/>
    <w:rPr>
      <w:rFonts w:ascii="Times New Roman" w:eastAsia="Times New Roman" w:hAnsi="Times New Roman" w:cs="Times New Roman"/>
      <w:sz w:val="24"/>
      <w:szCs w:val="20"/>
      <w:lang w:val="en-US"/>
    </w:rPr>
  </w:style>
  <w:style w:type="paragraph" w:styleId="DocumentMap">
    <w:name w:val="Document Map"/>
    <w:basedOn w:val="Normal"/>
    <w:link w:val="DocumentMapChar"/>
    <w:semiHidden/>
    <w:rsid w:val="0047031B"/>
    <w:rPr>
      <w:rFonts w:ascii="Tahoma" w:hAnsi="Tahoma" w:cs="Tahoma"/>
      <w:sz w:val="16"/>
      <w:szCs w:val="16"/>
    </w:rPr>
  </w:style>
  <w:style w:type="character" w:customStyle="1" w:styleId="DocumentMapChar">
    <w:name w:val="Document Map Char"/>
    <w:basedOn w:val="DefaultParagraphFont"/>
    <w:link w:val="DocumentMap"/>
    <w:semiHidden/>
    <w:rsid w:val="0047031B"/>
    <w:rPr>
      <w:rFonts w:ascii="Tahoma" w:eastAsia="Times New Roman" w:hAnsi="Tahoma" w:cs="Tahoma"/>
      <w:sz w:val="16"/>
      <w:szCs w:val="16"/>
      <w:lang w:val="en-US"/>
    </w:rPr>
  </w:style>
  <w:style w:type="paragraph" w:styleId="E-mailSignature">
    <w:name w:val="E-mail Signature"/>
    <w:basedOn w:val="Normal"/>
    <w:link w:val="E-mailSignatureChar"/>
    <w:semiHidden/>
    <w:rsid w:val="0047031B"/>
  </w:style>
  <w:style w:type="character" w:customStyle="1" w:styleId="E-mailSignatureChar">
    <w:name w:val="E-mail Signature Char"/>
    <w:basedOn w:val="DefaultParagraphFont"/>
    <w:link w:val="E-mailSignature"/>
    <w:semiHidden/>
    <w:rsid w:val="0047031B"/>
    <w:rPr>
      <w:rFonts w:ascii="Times New Roman" w:eastAsia="Times New Roman" w:hAnsi="Times New Roman" w:cs="Times New Roman"/>
      <w:sz w:val="24"/>
      <w:szCs w:val="20"/>
      <w:lang w:val="en-US"/>
    </w:rPr>
  </w:style>
  <w:style w:type="paragraph" w:styleId="EndnoteText">
    <w:name w:val="endnote text"/>
    <w:basedOn w:val="Normal"/>
    <w:link w:val="EndnoteTextChar"/>
    <w:semiHidden/>
    <w:rsid w:val="0047031B"/>
    <w:rPr>
      <w:sz w:val="20"/>
    </w:rPr>
  </w:style>
  <w:style w:type="character" w:customStyle="1" w:styleId="EndnoteTextChar">
    <w:name w:val="Endnote Text Char"/>
    <w:basedOn w:val="DefaultParagraphFont"/>
    <w:link w:val="EndnoteText"/>
    <w:semiHidden/>
    <w:rsid w:val="0047031B"/>
    <w:rPr>
      <w:rFonts w:ascii="Times New Roman" w:eastAsia="Times New Roman" w:hAnsi="Times New Roman" w:cs="Times New Roman"/>
      <w:sz w:val="20"/>
      <w:szCs w:val="20"/>
      <w:lang w:val="en-US"/>
    </w:rPr>
  </w:style>
  <w:style w:type="paragraph" w:styleId="EnvelopeAddress">
    <w:name w:val="envelope address"/>
    <w:basedOn w:val="Normal"/>
    <w:semiHidden/>
    <w:rsid w:val="0047031B"/>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7031B"/>
    <w:rPr>
      <w:rFonts w:ascii="Cambria" w:hAnsi="Cambria"/>
      <w:sz w:val="20"/>
    </w:rPr>
  </w:style>
  <w:style w:type="paragraph" w:styleId="Footer">
    <w:name w:val="footer"/>
    <w:basedOn w:val="Normal"/>
    <w:link w:val="FooterChar"/>
    <w:uiPriority w:val="99"/>
    <w:rsid w:val="0047031B"/>
    <w:pPr>
      <w:tabs>
        <w:tab w:val="center" w:pos="4680"/>
        <w:tab w:val="right" w:pos="9360"/>
      </w:tabs>
    </w:pPr>
  </w:style>
  <w:style w:type="character" w:customStyle="1" w:styleId="FooterChar">
    <w:name w:val="Footer Char"/>
    <w:basedOn w:val="DefaultParagraphFont"/>
    <w:link w:val="Footer"/>
    <w:uiPriority w:val="99"/>
    <w:rsid w:val="0047031B"/>
    <w:rPr>
      <w:rFonts w:ascii="Times New Roman" w:eastAsia="Times New Roman" w:hAnsi="Times New Roman" w:cs="Times New Roman"/>
      <w:sz w:val="24"/>
      <w:szCs w:val="20"/>
      <w:lang w:val="en-US"/>
    </w:rPr>
  </w:style>
  <w:style w:type="paragraph" w:styleId="FootnoteText">
    <w:name w:val="footnote text"/>
    <w:basedOn w:val="Normal"/>
    <w:link w:val="FootnoteTextChar"/>
    <w:semiHidden/>
    <w:rsid w:val="0047031B"/>
    <w:rPr>
      <w:sz w:val="20"/>
    </w:rPr>
  </w:style>
  <w:style w:type="character" w:customStyle="1" w:styleId="FootnoteTextChar">
    <w:name w:val="Footnote Text Char"/>
    <w:basedOn w:val="DefaultParagraphFont"/>
    <w:link w:val="FootnoteText"/>
    <w:semiHidden/>
    <w:rsid w:val="0047031B"/>
    <w:rPr>
      <w:rFonts w:ascii="Times New Roman" w:eastAsia="Times New Roman" w:hAnsi="Times New Roman" w:cs="Times New Roman"/>
      <w:sz w:val="20"/>
      <w:szCs w:val="20"/>
      <w:lang w:val="en-US"/>
    </w:rPr>
  </w:style>
  <w:style w:type="paragraph" w:styleId="Header">
    <w:name w:val="header"/>
    <w:basedOn w:val="Normal"/>
    <w:link w:val="HeaderChar"/>
    <w:semiHidden/>
    <w:rsid w:val="0047031B"/>
    <w:pPr>
      <w:tabs>
        <w:tab w:val="center" w:pos="4680"/>
        <w:tab w:val="right" w:pos="9360"/>
      </w:tabs>
    </w:pPr>
  </w:style>
  <w:style w:type="character" w:customStyle="1" w:styleId="HeaderChar">
    <w:name w:val="Header Char"/>
    <w:basedOn w:val="DefaultParagraphFont"/>
    <w:link w:val="Header"/>
    <w:semiHidden/>
    <w:rsid w:val="0047031B"/>
    <w:rPr>
      <w:rFonts w:ascii="Times New Roman" w:eastAsia="Times New Roman" w:hAnsi="Times New Roman" w:cs="Times New Roman"/>
      <w:sz w:val="24"/>
      <w:szCs w:val="20"/>
      <w:lang w:val="en-US"/>
    </w:rPr>
  </w:style>
  <w:style w:type="paragraph" w:styleId="HTMLAddress">
    <w:name w:val="HTML Address"/>
    <w:basedOn w:val="Normal"/>
    <w:link w:val="HTMLAddressChar"/>
    <w:semiHidden/>
    <w:rsid w:val="0047031B"/>
    <w:rPr>
      <w:i/>
      <w:iCs/>
    </w:rPr>
  </w:style>
  <w:style w:type="character" w:customStyle="1" w:styleId="HTMLAddressChar">
    <w:name w:val="HTML Address Char"/>
    <w:basedOn w:val="DefaultParagraphFont"/>
    <w:link w:val="HTMLAddress"/>
    <w:semiHidden/>
    <w:rsid w:val="0047031B"/>
    <w:rPr>
      <w:rFonts w:ascii="Times New Roman" w:eastAsia="Times New Roman" w:hAnsi="Times New Roman" w:cs="Times New Roman"/>
      <w:i/>
      <w:iCs/>
      <w:sz w:val="24"/>
      <w:szCs w:val="20"/>
      <w:lang w:val="en-US"/>
    </w:rPr>
  </w:style>
  <w:style w:type="paragraph" w:styleId="HTMLPreformatted">
    <w:name w:val="HTML Preformatted"/>
    <w:basedOn w:val="Normal"/>
    <w:link w:val="HTMLPreformattedChar"/>
    <w:uiPriority w:val="99"/>
    <w:semiHidden/>
    <w:rsid w:val="0047031B"/>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47031B"/>
    <w:rPr>
      <w:rFonts w:ascii="Courier New" w:eastAsia="Times New Roman" w:hAnsi="Courier New" w:cs="Courier New"/>
      <w:sz w:val="20"/>
      <w:szCs w:val="20"/>
      <w:lang w:val="en-US"/>
    </w:rPr>
  </w:style>
  <w:style w:type="paragraph" w:styleId="Index1">
    <w:name w:val="index 1"/>
    <w:basedOn w:val="Normal"/>
    <w:next w:val="Normal"/>
    <w:autoRedefine/>
    <w:semiHidden/>
    <w:rsid w:val="0047031B"/>
    <w:pPr>
      <w:ind w:left="240" w:hanging="240"/>
    </w:pPr>
  </w:style>
  <w:style w:type="paragraph" w:styleId="Index2">
    <w:name w:val="index 2"/>
    <w:basedOn w:val="Normal"/>
    <w:next w:val="Normal"/>
    <w:autoRedefine/>
    <w:semiHidden/>
    <w:rsid w:val="0047031B"/>
    <w:pPr>
      <w:ind w:left="480" w:hanging="240"/>
    </w:pPr>
  </w:style>
  <w:style w:type="paragraph" w:styleId="Index3">
    <w:name w:val="index 3"/>
    <w:basedOn w:val="Normal"/>
    <w:next w:val="Normal"/>
    <w:autoRedefine/>
    <w:semiHidden/>
    <w:rsid w:val="0047031B"/>
    <w:pPr>
      <w:ind w:left="720" w:hanging="240"/>
    </w:pPr>
  </w:style>
  <w:style w:type="paragraph" w:styleId="Index4">
    <w:name w:val="index 4"/>
    <w:basedOn w:val="Normal"/>
    <w:next w:val="Normal"/>
    <w:autoRedefine/>
    <w:semiHidden/>
    <w:rsid w:val="0047031B"/>
    <w:pPr>
      <w:ind w:left="960" w:hanging="240"/>
    </w:pPr>
  </w:style>
  <w:style w:type="paragraph" w:styleId="Index5">
    <w:name w:val="index 5"/>
    <w:basedOn w:val="Normal"/>
    <w:next w:val="Normal"/>
    <w:autoRedefine/>
    <w:semiHidden/>
    <w:rsid w:val="0047031B"/>
    <w:pPr>
      <w:ind w:left="1200" w:hanging="240"/>
    </w:pPr>
  </w:style>
  <w:style w:type="paragraph" w:styleId="Index6">
    <w:name w:val="index 6"/>
    <w:basedOn w:val="Normal"/>
    <w:next w:val="Normal"/>
    <w:autoRedefine/>
    <w:semiHidden/>
    <w:rsid w:val="0047031B"/>
    <w:pPr>
      <w:ind w:left="1440" w:hanging="240"/>
    </w:pPr>
  </w:style>
  <w:style w:type="paragraph" w:styleId="Index7">
    <w:name w:val="index 7"/>
    <w:basedOn w:val="Normal"/>
    <w:next w:val="Normal"/>
    <w:autoRedefine/>
    <w:semiHidden/>
    <w:rsid w:val="0047031B"/>
    <w:pPr>
      <w:ind w:left="1680" w:hanging="240"/>
    </w:pPr>
  </w:style>
  <w:style w:type="paragraph" w:styleId="Index8">
    <w:name w:val="index 8"/>
    <w:basedOn w:val="Normal"/>
    <w:next w:val="Normal"/>
    <w:autoRedefine/>
    <w:semiHidden/>
    <w:rsid w:val="0047031B"/>
    <w:pPr>
      <w:ind w:left="1920" w:hanging="240"/>
    </w:pPr>
  </w:style>
  <w:style w:type="paragraph" w:styleId="Index9">
    <w:name w:val="index 9"/>
    <w:basedOn w:val="Normal"/>
    <w:next w:val="Normal"/>
    <w:autoRedefine/>
    <w:semiHidden/>
    <w:rsid w:val="0047031B"/>
    <w:pPr>
      <w:ind w:left="2160" w:hanging="240"/>
    </w:pPr>
  </w:style>
  <w:style w:type="paragraph" w:styleId="IndexHeading">
    <w:name w:val="index heading"/>
    <w:basedOn w:val="Normal"/>
    <w:next w:val="Index1"/>
    <w:semiHidden/>
    <w:rsid w:val="0047031B"/>
    <w:rPr>
      <w:rFonts w:ascii="Cambria" w:hAnsi="Cambria"/>
      <w:b/>
      <w:bCs/>
    </w:rPr>
  </w:style>
  <w:style w:type="paragraph" w:styleId="IntenseQuote">
    <w:name w:val="Intense Quote"/>
    <w:basedOn w:val="Normal"/>
    <w:next w:val="Normal"/>
    <w:link w:val="IntenseQuoteChar"/>
    <w:uiPriority w:val="30"/>
    <w:qFormat/>
    <w:rsid w:val="0047031B"/>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47031B"/>
    <w:rPr>
      <w:rFonts w:ascii="Times New Roman" w:eastAsia="Times New Roman" w:hAnsi="Times New Roman" w:cs="Times New Roman"/>
      <w:b/>
      <w:bCs/>
      <w:i/>
      <w:iCs/>
      <w:color w:val="4F81BD"/>
      <w:sz w:val="24"/>
      <w:szCs w:val="20"/>
      <w:lang w:val="en-US"/>
    </w:rPr>
  </w:style>
  <w:style w:type="paragraph" w:styleId="List">
    <w:name w:val="List"/>
    <w:basedOn w:val="Normal"/>
    <w:semiHidden/>
    <w:rsid w:val="0047031B"/>
    <w:pPr>
      <w:ind w:left="360" w:hanging="360"/>
      <w:contextualSpacing/>
    </w:pPr>
  </w:style>
  <w:style w:type="paragraph" w:styleId="List2">
    <w:name w:val="List 2"/>
    <w:basedOn w:val="Normal"/>
    <w:semiHidden/>
    <w:rsid w:val="0047031B"/>
    <w:pPr>
      <w:ind w:left="720" w:hanging="360"/>
      <w:contextualSpacing/>
    </w:pPr>
  </w:style>
  <w:style w:type="paragraph" w:styleId="List3">
    <w:name w:val="List 3"/>
    <w:basedOn w:val="Normal"/>
    <w:semiHidden/>
    <w:rsid w:val="0047031B"/>
    <w:pPr>
      <w:ind w:left="1080" w:hanging="360"/>
      <w:contextualSpacing/>
    </w:pPr>
  </w:style>
  <w:style w:type="paragraph" w:styleId="List4">
    <w:name w:val="List 4"/>
    <w:basedOn w:val="Normal"/>
    <w:semiHidden/>
    <w:rsid w:val="0047031B"/>
    <w:pPr>
      <w:ind w:left="1440" w:hanging="360"/>
      <w:contextualSpacing/>
    </w:pPr>
  </w:style>
  <w:style w:type="paragraph" w:styleId="List5">
    <w:name w:val="List 5"/>
    <w:basedOn w:val="Normal"/>
    <w:semiHidden/>
    <w:rsid w:val="0047031B"/>
    <w:pPr>
      <w:ind w:left="1800" w:hanging="360"/>
      <w:contextualSpacing/>
    </w:pPr>
  </w:style>
  <w:style w:type="paragraph" w:styleId="ListBullet">
    <w:name w:val="List Bullet"/>
    <w:basedOn w:val="Normal"/>
    <w:semiHidden/>
    <w:rsid w:val="0047031B"/>
    <w:pPr>
      <w:numPr>
        <w:numId w:val="1"/>
      </w:numPr>
      <w:contextualSpacing/>
    </w:pPr>
  </w:style>
  <w:style w:type="paragraph" w:styleId="ListBullet2">
    <w:name w:val="List Bullet 2"/>
    <w:basedOn w:val="Normal"/>
    <w:semiHidden/>
    <w:rsid w:val="0047031B"/>
    <w:pPr>
      <w:numPr>
        <w:numId w:val="2"/>
      </w:numPr>
      <w:contextualSpacing/>
    </w:pPr>
  </w:style>
  <w:style w:type="paragraph" w:styleId="ListBullet3">
    <w:name w:val="List Bullet 3"/>
    <w:basedOn w:val="Normal"/>
    <w:semiHidden/>
    <w:rsid w:val="0047031B"/>
    <w:pPr>
      <w:numPr>
        <w:numId w:val="3"/>
      </w:numPr>
      <w:contextualSpacing/>
    </w:pPr>
  </w:style>
  <w:style w:type="paragraph" w:styleId="ListBullet4">
    <w:name w:val="List Bullet 4"/>
    <w:basedOn w:val="Normal"/>
    <w:semiHidden/>
    <w:rsid w:val="0047031B"/>
    <w:pPr>
      <w:numPr>
        <w:numId w:val="4"/>
      </w:numPr>
      <w:contextualSpacing/>
    </w:pPr>
  </w:style>
  <w:style w:type="paragraph" w:styleId="ListBullet5">
    <w:name w:val="List Bullet 5"/>
    <w:basedOn w:val="Normal"/>
    <w:semiHidden/>
    <w:rsid w:val="0047031B"/>
    <w:pPr>
      <w:numPr>
        <w:numId w:val="5"/>
      </w:numPr>
      <w:contextualSpacing/>
    </w:pPr>
  </w:style>
  <w:style w:type="paragraph" w:styleId="ListContinue">
    <w:name w:val="List Continue"/>
    <w:basedOn w:val="Normal"/>
    <w:semiHidden/>
    <w:rsid w:val="0047031B"/>
    <w:pPr>
      <w:spacing w:after="120"/>
      <w:ind w:left="360"/>
      <w:contextualSpacing/>
    </w:pPr>
  </w:style>
  <w:style w:type="paragraph" w:styleId="ListContinue2">
    <w:name w:val="List Continue 2"/>
    <w:basedOn w:val="Normal"/>
    <w:semiHidden/>
    <w:rsid w:val="0047031B"/>
    <w:pPr>
      <w:spacing w:after="120"/>
      <w:ind w:left="720"/>
      <w:contextualSpacing/>
    </w:pPr>
  </w:style>
  <w:style w:type="paragraph" w:styleId="ListContinue3">
    <w:name w:val="List Continue 3"/>
    <w:basedOn w:val="Normal"/>
    <w:semiHidden/>
    <w:rsid w:val="0047031B"/>
    <w:pPr>
      <w:spacing w:after="120"/>
      <w:ind w:left="1080"/>
      <w:contextualSpacing/>
    </w:pPr>
  </w:style>
  <w:style w:type="paragraph" w:styleId="ListContinue4">
    <w:name w:val="List Continue 4"/>
    <w:basedOn w:val="Normal"/>
    <w:semiHidden/>
    <w:rsid w:val="0047031B"/>
    <w:pPr>
      <w:spacing w:after="120"/>
      <w:ind w:left="1440"/>
      <w:contextualSpacing/>
    </w:pPr>
  </w:style>
  <w:style w:type="paragraph" w:styleId="ListContinue5">
    <w:name w:val="List Continue 5"/>
    <w:basedOn w:val="Normal"/>
    <w:semiHidden/>
    <w:rsid w:val="0047031B"/>
    <w:pPr>
      <w:spacing w:after="120"/>
      <w:ind w:left="1800"/>
      <w:contextualSpacing/>
    </w:pPr>
  </w:style>
  <w:style w:type="paragraph" w:styleId="ListNumber">
    <w:name w:val="List Number"/>
    <w:basedOn w:val="Normal"/>
    <w:semiHidden/>
    <w:rsid w:val="0047031B"/>
    <w:pPr>
      <w:numPr>
        <w:numId w:val="6"/>
      </w:numPr>
      <w:contextualSpacing/>
    </w:pPr>
  </w:style>
  <w:style w:type="paragraph" w:styleId="ListNumber2">
    <w:name w:val="List Number 2"/>
    <w:basedOn w:val="Normal"/>
    <w:semiHidden/>
    <w:rsid w:val="0047031B"/>
    <w:pPr>
      <w:numPr>
        <w:numId w:val="7"/>
      </w:numPr>
      <w:contextualSpacing/>
    </w:pPr>
  </w:style>
  <w:style w:type="paragraph" w:styleId="ListNumber3">
    <w:name w:val="List Number 3"/>
    <w:basedOn w:val="Normal"/>
    <w:semiHidden/>
    <w:rsid w:val="0047031B"/>
    <w:pPr>
      <w:numPr>
        <w:numId w:val="8"/>
      </w:numPr>
      <w:contextualSpacing/>
    </w:pPr>
  </w:style>
  <w:style w:type="paragraph" w:styleId="ListNumber4">
    <w:name w:val="List Number 4"/>
    <w:basedOn w:val="Normal"/>
    <w:semiHidden/>
    <w:rsid w:val="0047031B"/>
    <w:pPr>
      <w:numPr>
        <w:numId w:val="9"/>
      </w:numPr>
      <w:contextualSpacing/>
    </w:pPr>
  </w:style>
  <w:style w:type="paragraph" w:styleId="ListNumber5">
    <w:name w:val="List Number 5"/>
    <w:basedOn w:val="Normal"/>
    <w:semiHidden/>
    <w:rsid w:val="0047031B"/>
    <w:pPr>
      <w:numPr>
        <w:numId w:val="10"/>
      </w:numPr>
      <w:contextualSpacing/>
    </w:pPr>
  </w:style>
  <w:style w:type="paragraph" w:styleId="ListParagraph">
    <w:name w:val="List Paragraph"/>
    <w:basedOn w:val="Normal"/>
    <w:uiPriority w:val="34"/>
    <w:qFormat/>
    <w:rsid w:val="0047031B"/>
    <w:pPr>
      <w:ind w:left="720"/>
    </w:pPr>
  </w:style>
  <w:style w:type="paragraph" w:styleId="MacroText">
    <w:name w:val="macro"/>
    <w:link w:val="MacroTextChar"/>
    <w:semiHidden/>
    <w:rsid w:val="0047031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rPr>
  </w:style>
  <w:style w:type="character" w:customStyle="1" w:styleId="MacroTextChar">
    <w:name w:val="Macro Text Char"/>
    <w:basedOn w:val="DefaultParagraphFont"/>
    <w:link w:val="MacroText"/>
    <w:semiHidden/>
    <w:rsid w:val="0047031B"/>
    <w:rPr>
      <w:rFonts w:ascii="Courier New" w:eastAsia="Times New Roman" w:hAnsi="Courier New" w:cs="Courier New"/>
      <w:sz w:val="20"/>
      <w:szCs w:val="20"/>
      <w:lang w:val="en-US"/>
    </w:rPr>
  </w:style>
  <w:style w:type="paragraph" w:styleId="MessageHeader">
    <w:name w:val="Message Header"/>
    <w:basedOn w:val="Normal"/>
    <w:link w:val="MessageHeaderChar"/>
    <w:semiHidden/>
    <w:rsid w:val="0047031B"/>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47031B"/>
    <w:rPr>
      <w:rFonts w:ascii="Cambria" w:eastAsia="Times New Roman" w:hAnsi="Cambria" w:cs="Times New Roman"/>
      <w:sz w:val="24"/>
      <w:szCs w:val="24"/>
      <w:shd w:val="pct20" w:color="auto" w:fill="auto"/>
      <w:lang w:val="en-US"/>
    </w:rPr>
  </w:style>
  <w:style w:type="paragraph" w:styleId="NoSpacing">
    <w:name w:val="No Spacing"/>
    <w:uiPriority w:val="1"/>
    <w:qFormat/>
    <w:rsid w:val="0047031B"/>
    <w:pPr>
      <w:spacing w:after="0" w:line="240" w:lineRule="auto"/>
    </w:pPr>
    <w:rPr>
      <w:rFonts w:ascii="Times New Roman" w:eastAsia="Times New Roman" w:hAnsi="Times New Roman" w:cs="Times New Roman"/>
      <w:sz w:val="24"/>
      <w:szCs w:val="20"/>
      <w:lang w:val="en-US"/>
    </w:rPr>
  </w:style>
  <w:style w:type="paragraph" w:styleId="NormalWeb">
    <w:name w:val="Normal (Web)"/>
    <w:basedOn w:val="Normal"/>
    <w:uiPriority w:val="99"/>
    <w:semiHidden/>
    <w:rsid w:val="0047031B"/>
    <w:rPr>
      <w:szCs w:val="24"/>
    </w:rPr>
  </w:style>
  <w:style w:type="paragraph" w:styleId="NormalIndent">
    <w:name w:val="Normal Indent"/>
    <w:basedOn w:val="Normal"/>
    <w:semiHidden/>
    <w:rsid w:val="0047031B"/>
    <w:pPr>
      <w:ind w:left="720"/>
    </w:pPr>
  </w:style>
  <w:style w:type="paragraph" w:styleId="NoteHeading">
    <w:name w:val="Note Heading"/>
    <w:basedOn w:val="Normal"/>
    <w:next w:val="Normal"/>
    <w:link w:val="NoteHeadingChar"/>
    <w:semiHidden/>
    <w:rsid w:val="0047031B"/>
  </w:style>
  <w:style w:type="character" w:customStyle="1" w:styleId="NoteHeadingChar">
    <w:name w:val="Note Heading Char"/>
    <w:basedOn w:val="DefaultParagraphFont"/>
    <w:link w:val="NoteHeading"/>
    <w:semiHidden/>
    <w:rsid w:val="0047031B"/>
    <w:rPr>
      <w:rFonts w:ascii="Times New Roman" w:eastAsia="Times New Roman" w:hAnsi="Times New Roman" w:cs="Times New Roman"/>
      <w:sz w:val="24"/>
      <w:szCs w:val="20"/>
      <w:lang w:val="en-US"/>
    </w:rPr>
  </w:style>
  <w:style w:type="paragraph" w:styleId="PlainText">
    <w:name w:val="Plain Text"/>
    <w:basedOn w:val="Normal"/>
    <w:link w:val="PlainTextChar"/>
    <w:semiHidden/>
    <w:rsid w:val="0047031B"/>
    <w:rPr>
      <w:rFonts w:ascii="Courier New" w:hAnsi="Courier New" w:cs="Courier New"/>
      <w:sz w:val="20"/>
    </w:rPr>
  </w:style>
  <w:style w:type="character" w:customStyle="1" w:styleId="PlainTextChar">
    <w:name w:val="Plain Text Char"/>
    <w:basedOn w:val="DefaultParagraphFont"/>
    <w:link w:val="PlainText"/>
    <w:semiHidden/>
    <w:rsid w:val="0047031B"/>
    <w:rPr>
      <w:rFonts w:ascii="Courier New" w:eastAsia="Times New Roman" w:hAnsi="Courier New" w:cs="Courier New"/>
      <w:sz w:val="20"/>
      <w:szCs w:val="20"/>
      <w:lang w:val="en-US"/>
    </w:rPr>
  </w:style>
  <w:style w:type="paragraph" w:styleId="Quote">
    <w:name w:val="Quote"/>
    <w:basedOn w:val="Normal"/>
    <w:next w:val="Normal"/>
    <w:link w:val="QuoteChar"/>
    <w:uiPriority w:val="29"/>
    <w:qFormat/>
    <w:rsid w:val="0047031B"/>
    <w:rPr>
      <w:i/>
      <w:iCs/>
      <w:color w:val="000000"/>
    </w:rPr>
  </w:style>
  <w:style w:type="character" w:customStyle="1" w:styleId="QuoteChar">
    <w:name w:val="Quote Char"/>
    <w:basedOn w:val="DefaultParagraphFont"/>
    <w:link w:val="Quote"/>
    <w:uiPriority w:val="29"/>
    <w:rsid w:val="0047031B"/>
    <w:rPr>
      <w:rFonts w:ascii="Times New Roman" w:eastAsia="Times New Roman" w:hAnsi="Times New Roman" w:cs="Times New Roman"/>
      <w:i/>
      <w:iCs/>
      <w:color w:val="000000"/>
      <w:sz w:val="24"/>
      <w:szCs w:val="20"/>
      <w:lang w:val="en-US"/>
    </w:rPr>
  </w:style>
  <w:style w:type="paragraph" w:styleId="Salutation">
    <w:name w:val="Salutation"/>
    <w:basedOn w:val="Normal"/>
    <w:next w:val="Normal"/>
    <w:link w:val="SalutationChar"/>
    <w:semiHidden/>
    <w:rsid w:val="0047031B"/>
  </w:style>
  <w:style w:type="character" w:customStyle="1" w:styleId="SalutationChar">
    <w:name w:val="Salutation Char"/>
    <w:basedOn w:val="DefaultParagraphFont"/>
    <w:link w:val="Salutation"/>
    <w:semiHidden/>
    <w:rsid w:val="0047031B"/>
    <w:rPr>
      <w:rFonts w:ascii="Times New Roman" w:eastAsia="Times New Roman" w:hAnsi="Times New Roman" w:cs="Times New Roman"/>
      <w:sz w:val="24"/>
      <w:szCs w:val="20"/>
      <w:lang w:val="en-US"/>
    </w:rPr>
  </w:style>
  <w:style w:type="paragraph" w:styleId="Signature">
    <w:name w:val="Signature"/>
    <w:basedOn w:val="Normal"/>
    <w:link w:val="SignatureChar"/>
    <w:semiHidden/>
    <w:rsid w:val="0047031B"/>
    <w:pPr>
      <w:ind w:left="4320"/>
    </w:pPr>
  </w:style>
  <w:style w:type="character" w:customStyle="1" w:styleId="SignatureChar">
    <w:name w:val="Signature Char"/>
    <w:basedOn w:val="DefaultParagraphFont"/>
    <w:link w:val="Signature"/>
    <w:semiHidden/>
    <w:rsid w:val="0047031B"/>
    <w:rPr>
      <w:rFonts w:ascii="Times New Roman" w:eastAsia="Times New Roman" w:hAnsi="Times New Roman" w:cs="Times New Roman"/>
      <w:sz w:val="24"/>
      <w:szCs w:val="20"/>
      <w:lang w:val="en-US"/>
    </w:rPr>
  </w:style>
  <w:style w:type="paragraph" w:styleId="Subtitle">
    <w:name w:val="Subtitle"/>
    <w:basedOn w:val="Normal"/>
    <w:next w:val="Normal"/>
    <w:link w:val="SubtitleChar"/>
    <w:qFormat/>
    <w:rsid w:val="0047031B"/>
    <w:pPr>
      <w:spacing w:after="60"/>
      <w:jc w:val="center"/>
      <w:outlineLvl w:val="1"/>
    </w:pPr>
    <w:rPr>
      <w:rFonts w:ascii="Cambria" w:hAnsi="Cambria"/>
      <w:szCs w:val="24"/>
    </w:rPr>
  </w:style>
  <w:style w:type="character" w:customStyle="1" w:styleId="SubtitleChar">
    <w:name w:val="Subtitle Char"/>
    <w:basedOn w:val="DefaultParagraphFont"/>
    <w:link w:val="Subtitle"/>
    <w:rsid w:val="0047031B"/>
    <w:rPr>
      <w:rFonts w:ascii="Cambria" w:eastAsia="Times New Roman" w:hAnsi="Cambria" w:cs="Times New Roman"/>
      <w:sz w:val="24"/>
      <w:szCs w:val="24"/>
      <w:lang w:val="en-US"/>
    </w:rPr>
  </w:style>
  <w:style w:type="paragraph" w:styleId="TableofAuthorities">
    <w:name w:val="table of authorities"/>
    <w:basedOn w:val="Normal"/>
    <w:next w:val="Normal"/>
    <w:semiHidden/>
    <w:rsid w:val="0047031B"/>
    <w:pPr>
      <w:ind w:left="240" w:hanging="240"/>
    </w:pPr>
  </w:style>
  <w:style w:type="paragraph" w:styleId="TableofFigures">
    <w:name w:val="table of figures"/>
    <w:basedOn w:val="Normal"/>
    <w:next w:val="Normal"/>
    <w:semiHidden/>
    <w:rsid w:val="0047031B"/>
  </w:style>
  <w:style w:type="paragraph" w:styleId="Title">
    <w:name w:val="Title"/>
    <w:basedOn w:val="Normal"/>
    <w:next w:val="Normal"/>
    <w:link w:val="TitleChar"/>
    <w:qFormat/>
    <w:rsid w:val="0047031B"/>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47031B"/>
    <w:rPr>
      <w:rFonts w:ascii="Cambria" w:eastAsia="Times New Roman" w:hAnsi="Cambria" w:cs="Times New Roman"/>
      <w:b/>
      <w:bCs/>
      <w:kern w:val="28"/>
      <w:sz w:val="32"/>
      <w:szCs w:val="32"/>
      <w:lang w:val="en-US"/>
    </w:rPr>
  </w:style>
  <w:style w:type="paragraph" w:styleId="TOAHeading">
    <w:name w:val="toa heading"/>
    <w:basedOn w:val="Normal"/>
    <w:next w:val="Normal"/>
    <w:semiHidden/>
    <w:rsid w:val="0047031B"/>
    <w:pPr>
      <w:spacing w:before="120"/>
    </w:pPr>
    <w:rPr>
      <w:rFonts w:ascii="Cambria" w:hAnsi="Cambria"/>
      <w:b/>
      <w:bCs/>
      <w:szCs w:val="24"/>
    </w:rPr>
  </w:style>
  <w:style w:type="paragraph" w:styleId="TOC1">
    <w:name w:val="toc 1"/>
    <w:basedOn w:val="Normal"/>
    <w:next w:val="Normal"/>
    <w:autoRedefine/>
    <w:uiPriority w:val="39"/>
    <w:rsid w:val="0053437D"/>
    <w:pPr>
      <w:tabs>
        <w:tab w:val="right" w:leader="dot" w:pos="9010"/>
      </w:tabs>
    </w:pPr>
  </w:style>
  <w:style w:type="paragraph" w:styleId="TOC2">
    <w:name w:val="toc 2"/>
    <w:basedOn w:val="Normal"/>
    <w:next w:val="Normal"/>
    <w:autoRedefine/>
    <w:semiHidden/>
    <w:rsid w:val="0047031B"/>
    <w:pPr>
      <w:ind w:left="240"/>
    </w:pPr>
  </w:style>
  <w:style w:type="paragraph" w:styleId="TOC3">
    <w:name w:val="toc 3"/>
    <w:basedOn w:val="Normal"/>
    <w:next w:val="Normal"/>
    <w:autoRedefine/>
    <w:semiHidden/>
    <w:rsid w:val="0047031B"/>
    <w:pPr>
      <w:ind w:left="480"/>
    </w:pPr>
  </w:style>
  <w:style w:type="paragraph" w:styleId="TOC4">
    <w:name w:val="toc 4"/>
    <w:basedOn w:val="Normal"/>
    <w:next w:val="Normal"/>
    <w:autoRedefine/>
    <w:semiHidden/>
    <w:rsid w:val="0047031B"/>
    <w:pPr>
      <w:ind w:left="720"/>
    </w:pPr>
  </w:style>
  <w:style w:type="paragraph" w:styleId="TOC5">
    <w:name w:val="toc 5"/>
    <w:basedOn w:val="Normal"/>
    <w:next w:val="Normal"/>
    <w:autoRedefine/>
    <w:semiHidden/>
    <w:rsid w:val="0047031B"/>
    <w:pPr>
      <w:ind w:left="960"/>
    </w:pPr>
  </w:style>
  <w:style w:type="paragraph" w:styleId="TOC6">
    <w:name w:val="toc 6"/>
    <w:basedOn w:val="Normal"/>
    <w:next w:val="Normal"/>
    <w:autoRedefine/>
    <w:semiHidden/>
    <w:rsid w:val="0047031B"/>
    <w:pPr>
      <w:ind w:left="1200"/>
    </w:pPr>
  </w:style>
  <w:style w:type="paragraph" w:styleId="TOC7">
    <w:name w:val="toc 7"/>
    <w:basedOn w:val="Normal"/>
    <w:next w:val="Normal"/>
    <w:autoRedefine/>
    <w:semiHidden/>
    <w:rsid w:val="0047031B"/>
    <w:pPr>
      <w:ind w:left="1440"/>
    </w:pPr>
  </w:style>
  <w:style w:type="paragraph" w:styleId="TOC8">
    <w:name w:val="toc 8"/>
    <w:basedOn w:val="Normal"/>
    <w:next w:val="Normal"/>
    <w:autoRedefine/>
    <w:semiHidden/>
    <w:rsid w:val="0047031B"/>
    <w:pPr>
      <w:ind w:left="1680"/>
    </w:pPr>
  </w:style>
  <w:style w:type="paragraph" w:styleId="TOC9">
    <w:name w:val="toc 9"/>
    <w:basedOn w:val="Normal"/>
    <w:next w:val="Normal"/>
    <w:autoRedefine/>
    <w:semiHidden/>
    <w:rsid w:val="0047031B"/>
    <w:pPr>
      <w:ind w:left="1920"/>
    </w:pPr>
  </w:style>
  <w:style w:type="paragraph" w:styleId="TOCHeading">
    <w:name w:val="TOC Heading"/>
    <w:basedOn w:val="Heading1"/>
    <w:next w:val="Normal"/>
    <w:uiPriority w:val="39"/>
    <w:unhideWhenUsed/>
    <w:qFormat/>
    <w:rsid w:val="0047031B"/>
    <w:pPr>
      <w:outlineLvl w:val="9"/>
    </w:pPr>
    <w:rPr>
      <w:rFonts w:ascii="Cambria" w:hAnsi="Cambria"/>
      <w:sz w:val="32"/>
      <w:szCs w:val="32"/>
    </w:rPr>
  </w:style>
  <w:style w:type="character" w:styleId="Hyperlink">
    <w:name w:val="Hyperlink"/>
    <w:uiPriority w:val="99"/>
    <w:rsid w:val="0047031B"/>
    <w:rPr>
      <w:color w:val="0000FF"/>
      <w:u w:val="single"/>
    </w:rPr>
  </w:style>
  <w:style w:type="character" w:styleId="FollowedHyperlink">
    <w:name w:val="FollowedHyperlink"/>
    <w:semiHidden/>
    <w:unhideWhenUsed/>
    <w:rsid w:val="0047031B"/>
    <w:rPr>
      <w:color w:val="800080"/>
      <w:u w:val="single"/>
    </w:rPr>
  </w:style>
  <w:style w:type="character" w:styleId="CommentReference">
    <w:name w:val="annotation reference"/>
    <w:uiPriority w:val="99"/>
    <w:unhideWhenUsed/>
    <w:rsid w:val="0047031B"/>
    <w:rPr>
      <w:sz w:val="16"/>
      <w:szCs w:val="16"/>
    </w:rPr>
  </w:style>
  <w:style w:type="character" w:customStyle="1" w:styleId="UnresolvedMention1">
    <w:name w:val="Unresolved Mention1"/>
    <w:basedOn w:val="DefaultParagraphFont"/>
    <w:uiPriority w:val="99"/>
    <w:semiHidden/>
    <w:unhideWhenUsed/>
    <w:rsid w:val="0047031B"/>
    <w:rPr>
      <w:color w:val="808080"/>
      <w:shd w:val="clear" w:color="auto" w:fill="E6E6E6"/>
    </w:rPr>
  </w:style>
  <w:style w:type="table" w:styleId="TableGrid">
    <w:name w:val="Table Grid"/>
    <w:basedOn w:val="TableNormal"/>
    <w:rsid w:val="0047031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47031B"/>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47031B"/>
    <w:rPr>
      <w:color w:val="808080"/>
    </w:rPr>
  </w:style>
  <w:style w:type="character" w:styleId="FootnoteReference">
    <w:name w:val="footnote reference"/>
    <w:basedOn w:val="DefaultParagraphFont"/>
    <w:semiHidden/>
    <w:unhideWhenUsed/>
    <w:rsid w:val="0047031B"/>
    <w:rPr>
      <w:vertAlign w:val="superscript"/>
    </w:rPr>
  </w:style>
  <w:style w:type="paragraph" w:customStyle="1" w:styleId="Teaser">
    <w:name w:val="Teaser"/>
    <w:basedOn w:val="Normal"/>
    <w:link w:val="TeaserChar"/>
    <w:rsid w:val="0047031B"/>
    <w:pPr>
      <w:spacing w:before="120"/>
    </w:pPr>
    <w:rPr>
      <w:szCs w:val="24"/>
    </w:rPr>
  </w:style>
  <w:style w:type="paragraph" w:customStyle="1" w:styleId="EndNoteBibliographyTitle">
    <w:name w:val="EndNote Bibliography Title"/>
    <w:basedOn w:val="Normal"/>
    <w:link w:val="EndNoteBibliographyTitleChar"/>
    <w:rsid w:val="0047031B"/>
    <w:pPr>
      <w:jc w:val="center"/>
    </w:pPr>
    <w:rPr>
      <w:noProof/>
      <w:u w:val="words"/>
    </w:rPr>
  </w:style>
  <w:style w:type="character" w:customStyle="1" w:styleId="SMSubheadingChar">
    <w:name w:val="SM Subheading Char"/>
    <w:basedOn w:val="DefaultParagraphFont"/>
    <w:link w:val="SMSubheading"/>
    <w:rsid w:val="0047031B"/>
    <w:rPr>
      <w:rFonts w:ascii="Times New Roman" w:eastAsia="Times New Roman" w:hAnsi="Times New Roman" w:cs="Times New Roman"/>
      <w:sz w:val="24"/>
      <w:szCs w:val="20"/>
      <w:u w:val="words"/>
      <w:lang w:val="en-US"/>
    </w:rPr>
  </w:style>
  <w:style w:type="character" w:customStyle="1" w:styleId="EndNoteBibliographyTitleChar">
    <w:name w:val="EndNote Bibliography Title Char"/>
    <w:basedOn w:val="SMSubheadingChar"/>
    <w:link w:val="EndNoteBibliographyTitle"/>
    <w:rsid w:val="0047031B"/>
    <w:rPr>
      <w:rFonts w:ascii="Times New Roman" w:eastAsia="Times New Roman" w:hAnsi="Times New Roman" w:cs="Times New Roman"/>
      <w:noProof/>
      <w:sz w:val="24"/>
      <w:szCs w:val="20"/>
      <w:u w:val="words"/>
      <w:lang w:val="en-US"/>
    </w:rPr>
  </w:style>
  <w:style w:type="paragraph" w:customStyle="1" w:styleId="EndNoteBibliography">
    <w:name w:val="EndNote Bibliography"/>
    <w:basedOn w:val="Normal"/>
    <w:link w:val="EndNoteBibliographyChar"/>
    <w:rsid w:val="0047031B"/>
    <w:rPr>
      <w:noProof/>
      <w:u w:val="words"/>
    </w:rPr>
  </w:style>
  <w:style w:type="character" w:customStyle="1" w:styleId="EndNoteBibliographyChar">
    <w:name w:val="EndNote Bibliography Char"/>
    <w:basedOn w:val="SMSubheadingChar"/>
    <w:link w:val="EndNoteBibliography"/>
    <w:rsid w:val="0047031B"/>
    <w:rPr>
      <w:rFonts w:ascii="Times New Roman" w:eastAsia="Times New Roman" w:hAnsi="Times New Roman" w:cs="Times New Roman"/>
      <w:noProof/>
      <w:sz w:val="24"/>
      <w:szCs w:val="20"/>
      <w:u w:val="words"/>
      <w:lang w:val="en-US"/>
    </w:rPr>
  </w:style>
  <w:style w:type="character" w:customStyle="1" w:styleId="gnkrckgcgsb">
    <w:name w:val="gnkrckgcgsb"/>
    <w:basedOn w:val="DefaultParagraphFont"/>
    <w:rsid w:val="0047031B"/>
  </w:style>
  <w:style w:type="paragraph" w:customStyle="1" w:styleId="Authors">
    <w:name w:val="Authors"/>
    <w:basedOn w:val="Normal"/>
    <w:rsid w:val="0047031B"/>
    <w:pPr>
      <w:spacing w:before="120" w:after="360"/>
      <w:jc w:val="center"/>
    </w:pPr>
    <w:rPr>
      <w:szCs w:val="24"/>
    </w:rPr>
  </w:style>
  <w:style w:type="paragraph" w:customStyle="1" w:styleId="Paragraph">
    <w:name w:val="Paragraph"/>
    <w:basedOn w:val="Normal"/>
    <w:rsid w:val="0047031B"/>
    <w:pPr>
      <w:spacing w:before="120"/>
      <w:ind w:firstLine="720"/>
    </w:pPr>
    <w:rPr>
      <w:szCs w:val="24"/>
    </w:rPr>
  </w:style>
  <w:style w:type="character" w:styleId="Strong">
    <w:name w:val="Strong"/>
    <w:basedOn w:val="DefaultParagraphFont"/>
    <w:uiPriority w:val="22"/>
    <w:qFormat/>
    <w:rsid w:val="0047031B"/>
    <w:rPr>
      <w:b/>
      <w:bCs/>
    </w:rPr>
  </w:style>
  <w:style w:type="paragraph" w:customStyle="1" w:styleId="SOMContent">
    <w:name w:val="SOMContent"/>
    <w:basedOn w:val="Normal"/>
    <w:rsid w:val="0047031B"/>
    <w:pPr>
      <w:spacing w:before="120"/>
    </w:pPr>
    <w:rPr>
      <w:szCs w:val="24"/>
    </w:rPr>
  </w:style>
  <w:style w:type="character" w:customStyle="1" w:styleId="UnresolvedMention2">
    <w:name w:val="Unresolved Mention2"/>
    <w:basedOn w:val="DefaultParagraphFont"/>
    <w:uiPriority w:val="99"/>
    <w:semiHidden/>
    <w:unhideWhenUsed/>
    <w:rsid w:val="0047031B"/>
    <w:rPr>
      <w:color w:val="605E5C"/>
      <w:shd w:val="clear" w:color="auto" w:fill="E1DFDD"/>
    </w:rPr>
  </w:style>
  <w:style w:type="character" w:customStyle="1" w:styleId="TeaserChar">
    <w:name w:val="Teaser Char"/>
    <w:basedOn w:val="DefaultParagraphFont"/>
    <w:link w:val="Teaser"/>
    <w:rsid w:val="0047031B"/>
    <w:rPr>
      <w:rFonts w:ascii="Times New Roman" w:eastAsia="Times New Roman" w:hAnsi="Times New Roman" w:cs="Times New Roman"/>
      <w:sz w:val="24"/>
      <w:szCs w:val="24"/>
      <w:lang w:val="en-US"/>
    </w:rPr>
  </w:style>
  <w:style w:type="character" w:styleId="LineNumber">
    <w:name w:val="line number"/>
    <w:basedOn w:val="DefaultParagraphFont"/>
    <w:uiPriority w:val="99"/>
    <w:semiHidden/>
    <w:unhideWhenUsed/>
    <w:rsid w:val="00B73E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6148135">
      <w:bodyDiv w:val="1"/>
      <w:marLeft w:val="0"/>
      <w:marRight w:val="0"/>
      <w:marTop w:val="0"/>
      <w:marBottom w:val="0"/>
      <w:divBdr>
        <w:top w:val="none" w:sz="0" w:space="0" w:color="auto"/>
        <w:left w:val="none" w:sz="0" w:space="0" w:color="auto"/>
        <w:bottom w:val="none" w:sz="0" w:space="0" w:color="auto"/>
        <w:right w:val="none" w:sz="0" w:space="0" w:color="auto"/>
      </w:divBdr>
    </w:div>
    <w:div w:id="1458571072">
      <w:bodyDiv w:val="1"/>
      <w:marLeft w:val="0"/>
      <w:marRight w:val="0"/>
      <w:marTop w:val="0"/>
      <w:marBottom w:val="0"/>
      <w:divBdr>
        <w:top w:val="none" w:sz="0" w:space="0" w:color="auto"/>
        <w:left w:val="none" w:sz="0" w:space="0" w:color="auto"/>
        <w:bottom w:val="none" w:sz="0" w:space="0" w:color="auto"/>
        <w:right w:val="none" w:sz="0" w:space="0" w:color="auto"/>
      </w:divBdr>
    </w:div>
    <w:div w:id="1762137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sciencedirect.com/science/article/pii/S0140673616323819"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C3E93AC-CA32-AE42-A5A9-FCFE7AC97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831</Words>
  <Characters>4738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Tamura-Wicks, Helen M</dc:creator>
  <cp:keywords/>
  <dc:description/>
  <cp:lastModifiedBy>Robbie Parks</cp:lastModifiedBy>
  <cp:revision>5</cp:revision>
  <dcterms:created xsi:type="dcterms:W3CDTF">2019-11-19T16:54:00Z</dcterms:created>
  <dcterms:modified xsi:type="dcterms:W3CDTF">2019-11-19T16:59:00Z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http://www.zotero.org/styles/elsevier-vancouver</vt:lpwstr>
  </property>
  <property fmtid="{D5CDD505-2E9C-101B-9397-08002B2CF9AE}" pid="7" name="Mendeley Recent Style Name 2_1">
    <vt:lpwstr>Elsevier - Vancouver</vt:lpwstr>
  </property>
  <property fmtid="{D5CDD505-2E9C-101B-9397-08002B2CF9AE}" pid="8" name="Mendeley Recent Style Id 3_1">
    <vt:lpwstr>http://www.zotero.org/styles/harvard1</vt:lpwstr>
  </property>
  <property fmtid="{D5CDD505-2E9C-101B-9397-08002B2CF9AE}" pid="9" name="Mendeley Recent Style Name 3_1">
    <vt:lpwstr>Harvard reference format 1 (deprecated)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http://www.zotero.org/styles/the-new-england-journal-of-medicine</vt:lpwstr>
  </property>
  <property fmtid="{D5CDD505-2E9C-101B-9397-08002B2CF9AE}" pid="19" name="Mendeley Recent Style Name 8_1">
    <vt:lpwstr>The New England Journal of Medicine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