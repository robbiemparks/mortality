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0B9F5" w14:textId="244C9649" w:rsidR="0047031B" w:rsidRPr="00680F44" w:rsidRDefault="0047031B" w:rsidP="00115D5B">
      <w:pPr>
        <w:spacing w:line="480" w:lineRule="auto"/>
        <w:jc w:val="center"/>
        <w:rPr>
          <w:szCs w:val="24"/>
        </w:rPr>
      </w:pPr>
      <w:r w:rsidRPr="00680F44">
        <w:rPr>
          <w:szCs w:val="24"/>
        </w:rPr>
        <w:t xml:space="preserve">Supplementary </w:t>
      </w:r>
      <w:r w:rsidR="00B20B9D" w:rsidRPr="00680F44">
        <w:rPr>
          <w:szCs w:val="24"/>
        </w:rPr>
        <w:t xml:space="preserve">Appendix </w:t>
      </w:r>
      <w:r w:rsidRPr="00680F44">
        <w:rPr>
          <w:szCs w:val="24"/>
        </w:rPr>
        <w:t>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1A8AFFA4" w14:textId="0429870F" w:rsidR="00A8081B" w:rsidRPr="00680F44" w:rsidRDefault="00A8081B" w:rsidP="0053437D">
      <w:pPr>
        <w:spacing w:line="480" w:lineRule="auto"/>
        <w:rPr>
          <w:vertAlign w:val="superscript"/>
        </w:rPr>
      </w:pPr>
      <w:r w:rsidRPr="00680F44">
        <w:t>Robbie M Parks, James E Bennett, Helen Tamura-Wicks, Vasilis Kontis, Ralf Toumi, Goodarz Danaei, Majid Ezzati</w:t>
      </w:r>
    </w:p>
    <w:p w14:paraId="3064D3CB" w14:textId="77777777" w:rsidR="000D3A2F" w:rsidRPr="00680F44"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0F44" w:rsidRDefault="007D7204" w:rsidP="0059449F">
          <w:pPr>
            <w:pStyle w:val="TOCHeading"/>
            <w:spacing w:before="0" w:after="0" w:line="480" w:lineRule="auto"/>
            <w:jc w:val="center"/>
            <w:rPr>
              <w:rFonts w:ascii="Times New Roman" w:hAnsi="Times New Roman"/>
              <w:sz w:val="24"/>
              <w:szCs w:val="24"/>
            </w:rPr>
          </w:pPr>
          <w:r w:rsidRPr="00680F44">
            <w:rPr>
              <w:rFonts w:ascii="Times New Roman" w:hAnsi="Times New Roman"/>
              <w:sz w:val="24"/>
              <w:szCs w:val="24"/>
            </w:rPr>
            <w:t>Table of Contents</w:t>
          </w:r>
        </w:p>
        <w:p w14:paraId="4D3C3030" w14:textId="038A85AB" w:rsidR="00AD2E1B" w:rsidRDefault="007D7204">
          <w:pPr>
            <w:pStyle w:val="TOC1"/>
            <w:rPr>
              <w:rFonts w:asciiTheme="minorHAnsi" w:eastAsiaTheme="minorEastAsia" w:hAnsiTheme="minorHAnsi" w:cstheme="minorBidi"/>
              <w:noProof/>
              <w:szCs w:val="24"/>
              <w:lang w:val="en-GB"/>
            </w:rPr>
          </w:pPr>
          <w:r w:rsidRPr="00680F44">
            <w:rPr>
              <w:b/>
              <w:bCs/>
              <w:noProof/>
            </w:rPr>
            <w:fldChar w:fldCharType="begin"/>
          </w:r>
          <w:r w:rsidRPr="00680F44">
            <w:rPr>
              <w:b/>
              <w:bCs/>
              <w:noProof/>
            </w:rPr>
            <w:instrText xml:space="preserve"> TOC \o "1-3" \h \z \u </w:instrText>
          </w:r>
          <w:r w:rsidRPr="00680F44">
            <w:rPr>
              <w:b/>
              <w:bCs/>
              <w:noProof/>
            </w:rPr>
            <w:fldChar w:fldCharType="separate"/>
          </w:r>
          <w:hyperlink w:anchor="_Toc8811500" w:history="1">
            <w:r w:rsidR="00AD2E1B" w:rsidRPr="00211A3B">
              <w:rPr>
                <w:rStyle w:val="Hyperlink"/>
                <w:noProof/>
              </w:rPr>
              <w:t>Statistical methods</w:t>
            </w:r>
            <w:r w:rsidR="00AD2E1B">
              <w:rPr>
                <w:noProof/>
                <w:webHidden/>
              </w:rPr>
              <w:tab/>
            </w:r>
            <w:r w:rsidR="00AD2E1B">
              <w:rPr>
                <w:noProof/>
                <w:webHidden/>
              </w:rPr>
              <w:fldChar w:fldCharType="begin"/>
            </w:r>
            <w:r w:rsidR="00AD2E1B">
              <w:rPr>
                <w:noProof/>
                <w:webHidden/>
              </w:rPr>
              <w:instrText xml:space="preserve"> PAGEREF _Toc8811500 \h </w:instrText>
            </w:r>
            <w:r w:rsidR="00AD2E1B">
              <w:rPr>
                <w:noProof/>
                <w:webHidden/>
              </w:rPr>
            </w:r>
            <w:r w:rsidR="00AD2E1B">
              <w:rPr>
                <w:noProof/>
                <w:webHidden/>
              </w:rPr>
              <w:fldChar w:fldCharType="separate"/>
            </w:r>
            <w:r w:rsidR="00AD2E1B">
              <w:rPr>
                <w:noProof/>
                <w:webHidden/>
              </w:rPr>
              <w:t>2</w:t>
            </w:r>
            <w:r w:rsidR="00AD2E1B">
              <w:rPr>
                <w:noProof/>
                <w:webHidden/>
              </w:rPr>
              <w:fldChar w:fldCharType="end"/>
            </w:r>
          </w:hyperlink>
        </w:p>
        <w:p w14:paraId="19116EB1" w14:textId="4857C532" w:rsidR="00AD2E1B" w:rsidRDefault="00007EB4">
          <w:pPr>
            <w:pStyle w:val="TOC1"/>
            <w:rPr>
              <w:rFonts w:asciiTheme="minorHAnsi" w:eastAsiaTheme="minorEastAsia" w:hAnsiTheme="minorHAnsi" w:cstheme="minorBidi"/>
              <w:noProof/>
              <w:szCs w:val="24"/>
              <w:lang w:val="en-GB"/>
            </w:rPr>
          </w:pPr>
          <w:hyperlink w:anchor="_Toc8811501" w:history="1">
            <w:r w:rsidR="00AD2E1B" w:rsidRPr="00211A3B">
              <w:rPr>
                <w:rStyle w:val="Hyperlink"/>
                <w:noProof/>
              </w:rPr>
              <w:t>Figure S1. Percent change in death rates in year in which each month was +</w:t>
            </w:r>
            <w:r w:rsidR="00AD2E1B" w:rsidRPr="00211A3B">
              <w:rPr>
                <w:rStyle w:val="Hyperlink"/>
                <w:noProof/>
                <w:shd w:val="clear" w:color="auto" w:fill="FFFFFF"/>
              </w:rPr>
              <w:t>1</w:t>
            </w:r>
            <w:r w:rsidR="00AD2E1B" w:rsidRPr="00211A3B">
              <w:rPr>
                <w:rStyle w:val="Hyperlink"/>
                <w:noProof/>
              </w:rPr>
              <w:t>°C compared with 1980-2009 norm temperatures by type of injury, sex and age group.</w:t>
            </w:r>
            <w:r w:rsidR="00AD2E1B">
              <w:rPr>
                <w:noProof/>
                <w:webHidden/>
              </w:rPr>
              <w:tab/>
            </w:r>
            <w:r w:rsidR="00AD2E1B">
              <w:rPr>
                <w:noProof/>
                <w:webHidden/>
              </w:rPr>
              <w:fldChar w:fldCharType="begin"/>
            </w:r>
            <w:r w:rsidR="00AD2E1B">
              <w:rPr>
                <w:noProof/>
                <w:webHidden/>
              </w:rPr>
              <w:instrText xml:space="preserve"> PAGEREF _Toc8811501 \h </w:instrText>
            </w:r>
            <w:r w:rsidR="00AD2E1B">
              <w:rPr>
                <w:noProof/>
                <w:webHidden/>
              </w:rPr>
            </w:r>
            <w:r w:rsidR="00AD2E1B">
              <w:rPr>
                <w:noProof/>
                <w:webHidden/>
              </w:rPr>
              <w:fldChar w:fldCharType="separate"/>
            </w:r>
            <w:r w:rsidR="00AD2E1B">
              <w:rPr>
                <w:noProof/>
                <w:webHidden/>
              </w:rPr>
              <w:t>5</w:t>
            </w:r>
            <w:r w:rsidR="00AD2E1B">
              <w:rPr>
                <w:noProof/>
                <w:webHidden/>
              </w:rPr>
              <w:fldChar w:fldCharType="end"/>
            </w:r>
          </w:hyperlink>
        </w:p>
        <w:p w14:paraId="4CD03A31" w14:textId="144B239F" w:rsidR="00AD2E1B" w:rsidRDefault="00007EB4">
          <w:pPr>
            <w:pStyle w:val="TOC1"/>
            <w:rPr>
              <w:rFonts w:asciiTheme="minorHAnsi" w:eastAsiaTheme="minorEastAsia" w:hAnsiTheme="minorHAnsi" w:cstheme="minorBidi"/>
              <w:noProof/>
              <w:szCs w:val="24"/>
              <w:lang w:val="en-GB"/>
            </w:rPr>
          </w:pPr>
          <w:hyperlink w:anchor="_Toc8811502" w:history="1">
            <w:r w:rsidR="00AD2E1B" w:rsidRPr="00211A3B">
              <w:rPr>
                <w:rStyle w:val="Hyperlink"/>
                <w:noProof/>
              </w:rPr>
              <w:t>Figure S2. Percent change in death rates in year in which each month was +</w:t>
            </w:r>
            <w:r w:rsidR="00AD2E1B" w:rsidRPr="00211A3B">
              <w:rPr>
                <w:rStyle w:val="Hyperlink"/>
                <w:noProof/>
                <w:shd w:val="clear" w:color="auto" w:fill="FFFFFF"/>
              </w:rPr>
              <w:t>1</w:t>
            </w:r>
            <w:r w:rsidR="00AD2E1B" w:rsidRPr="00211A3B">
              <w:rPr>
                <w:rStyle w:val="Hyperlink"/>
                <w:noProof/>
              </w:rPr>
              <w:t>°C compared with 1980-2009 norm temperatures by type of injury, sex and month.</w:t>
            </w:r>
            <w:r w:rsidR="00AD2E1B">
              <w:rPr>
                <w:noProof/>
                <w:webHidden/>
              </w:rPr>
              <w:tab/>
            </w:r>
            <w:r w:rsidR="00AD2E1B">
              <w:rPr>
                <w:noProof/>
                <w:webHidden/>
              </w:rPr>
              <w:fldChar w:fldCharType="begin"/>
            </w:r>
            <w:r w:rsidR="00AD2E1B">
              <w:rPr>
                <w:noProof/>
                <w:webHidden/>
              </w:rPr>
              <w:instrText xml:space="preserve"> PAGEREF _Toc8811502 \h </w:instrText>
            </w:r>
            <w:r w:rsidR="00AD2E1B">
              <w:rPr>
                <w:noProof/>
                <w:webHidden/>
              </w:rPr>
            </w:r>
            <w:r w:rsidR="00AD2E1B">
              <w:rPr>
                <w:noProof/>
                <w:webHidden/>
              </w:rPr>
              <w:fldChar w:fldCharType="separate"/>
            </w:r>
            <w:r w:rsidR="00AD2E1B">
              <w:rPr>
                <w:noProof/>
                <w:webHidden/>
              </w:rPr>
              <w:t>7</w:t>
            </w:r>
            <w:r w:rsidR="00AD2E1B">
              <w:rPr>
                <w:noProof/>
                <w:webHidden/>
              </w:rPr>
              <w:fldChar w:fldCharType="end"/>
            </w:r>
          </w:hyperlink>
        </w:p>
        <w:p w14:paraId="6B5544FC" w14:textId="31C071EE" w:rsidR="00AD2E1B" w:rsidRDefault="00007EB4">
          <w:pPr>
            <w:pStyle w:val="TOC1"/>
            <w:rPr>
              <w:rFonts w:asciiTheme="minorHAnsi" w:eastAsiaTheme="minorEastAsia" w:hAnsiTheme="minorHAnsi" w:cstheme="minorBidi"/>
              <w:noProof/>
              <w:szCs w:val="24"/>
              <w:lang w:val="en-GB"/>
            </w:rPr>
          </w:pPr>
          <w:hyperlink w:anchor="_Toc8811503" w:history="1">
            <w:r w:rsidR="00AD2E1B" w:rsidRPr="00211A3B">
              <w:rPr>
                <w:rStyle w:val="Hyperlink"/>
                <w:noProof/>
              </w:rPr>
              <w:t>Table S1. Injury groups used in the analysis with ICD-9 and ICD-10 codes.</w:t>
            </w:r>
            <w:r w:rsidR="00AD2E1B">
              <w:rPr>
                <w:noProof/>
                <w:webHidden/>
              </w:rPr>
              <w:tab/>
            </w:r>
            <w:r w:rsidR="00AD2E1B">
              <w:rPr>
                <w:noProof/>
                <w:webHidden/>
              </w:rPr>
              <w:fldChar w:fldCharType="begin"/>
            </w:r>
            <w:r w:rsidR="00AD2E1B">
              <w:rPr>
                <w:noProof/>
                <w:webHidden/>
              </w:rPr>
              <w:instrText xml:space="preserve"> PAGEREF _Toc8811503 \h </w:instrText>
            </w:r>
            <w:r w:rsidR="00AD2E1B">
              <w:rPr>
                <w:noProof/>
                <w:webHidden/>
              </w:rPr>
            </w:r>
            <w:r w:rsidR="00AD2E1B">
              <w:rPr>
                <w:noProof/>
                <w:webHidden/>
              </w:rPr>
              <w:fldChar w:fldCharType="separate"/>
            </w:r>
            <w:r w:rsidR="00AD2E1B">
              <w:rPr>
                <w:noProof/>
                <w:webHidden/>
              </w:rPr>
              <w:t>9</w:t>
            </w:r>
            <w:r w:rsidR="00AD2E1B">
              <w:rPr>
                <w:noProof/>
                <w:webHidden/>
              </w:rPr>
              <w:fldChar w:fldCharType="end"/>
            </w:r>
          </w:hyperlink>
        </w:p>
        <w:p w14:paraId="414479EC" w14:textId="77CE62B6" w:rsidR="00AD2E1B" w:rsidRDefault="00007EB4">
          <w:pPr>
            <w:pStyle w:val="TOC1"/>
            <w:rPr>
              <w:rFonts w:asciiTheme="minorHAnsi" w:eastAsiaTheme="minorEastAsia" w:hAnsiTheme="minorHAnsi" w:cstheme="minorBidi"/>
              <w:noProof/>
              <w:szCs w:val="24"/>
              <w:lang w:val="en-GB"/>
            </w:rPr>
          </w:pPr>
          <w:hyperlink w:anchor="_Toc8811504" w:history="1">
            <w:r w:rsidR="00AD2E1B" w:rsidRPr="00211A3B">
              <w:rPr>
                <w:rStyle w:val="Hyperlink"/>
                <w:noProof/>
              </w:rPr>
              <w:t>Table S2. Correlation coefficients between monthly anomalies generated from daily mean temperature and daily maximum and minimum temperatures. Each correlation coefficient was calculated in each state for each month for 1980-2016, then averaged over all states for each month.</w:t>
            </w:r>
            <w:r w:rsidR="00AD2E1B">
              <w:rPr>
                <w:noProof/>
                <w:webHidden/>
              </w:rPr>
              <w:tab/>
            </w:r>
            <w:r w:rsidR="00AD2E1B">
              <w:rPr>
                <w:noProof/>
                <w:webHidden/>
              </w:rPr>
              <w:fldChar w:fldCharType="begin"/>
            </w:r>
            <w:r w:rsidR="00AD2E1B">
              <w:rPr>
                <w:noProof/>
                <w:webHidden/>
              </w:rPr>
              <w:instrText xml:space="preserve"> PAGEREF _Toc8811504 \h </w:instrText>
            </w:r>
            <w:r w:rsidR="00AD2E1B">
              <w:rPr>
                <w:noProof/>
                <w:webHidden/>
              </w:rPr>
            </w:r>
            <w:r w:rsidR="00AD2E1B">
              <w:rPr>
                <w:noProof/>
                <w:webHidden/>
              </w:rPr>
              <w:fldChar w:fldCharType="separate"/>
            </w:r>
            <w:r w:rsidR="00AD2E1B">
              <w:rPr>
                <w:noProof/>
                <w:webHidden/>
              </w:rPr>
              <w:t>10</w:t>
            </w:r>
            <w:r w:rsidR="00AD2E1B">
              <w:rPr>
                <w:noProof/>
                <w:webHidden/>
              </w:rPr>
              <w:fldChar w:fldCharType="end"/>
            </w:r>
          </w:hyperlink>
        </w:p>
        <w:p w14:paraId="7B062EAB" w14:textId="1E620425" w:rsidR="00AD2E1B" w:rsidRDefault="00007EB4">
          <w:pPr>
            <w:pStyle w:val="TOC1"/>
            <w:rPr>
              <w:rFonts w:asciiTheme="minorHAnsi" w:eastAsiaTheme="minorEastAsia" w:hAnsiTheme="minorHAnsi" w:cstheme="minorBidi"/>
              <w:noProof/>
              <w:szCs w:val="24"/>
              <w:lang w:val="en-GB"/>
            </w:rPr>
          </w:pPr>
          <w:hyperlink w:anchor="_Toc8811505" w:history="1">
            <w:r w:rsidR="00AD2E1B" w:rsidRPr="00211A3B">
              <w:rPr>
                <w:rStyle w:val="Hyperlink"/>
                <w:noProof/>
              </w:rPr>
              <w:t>Table S3. Correlation coefficients between anomaly of mean daily temperature and measures of extreme anomalous temperature described in Methods. Each correlation coefficient was calculated in each state for each month for 1980-2016, then averaged over all states for each month.</w:t>
            </w:r>
            <w:r w:rsidR="00AD2E1B">
              <w:rPr>
                <w:noProof/>
                <w:webHidden/>
              </w:rPr>
              <w:tab/>
            </w:r>
            <w:r w:rsidR="00AD2E1B">
              <w:rPr>
                <w:noProof/>
                <w:webHidden/>
              </w:rPr>
              <w:fldChar w:fldCharType="begin"/>
            </w:r>
            <w:r w:rsidR="00AD2E1B">
              <w:rPr>
                <w:noProof/>
                <w:webHidden/>
              </w:rPr>
              <w:instrText xml:space="preserve"> PAGEREF _Toc8811505 \h </w:instrText>
            </w:r>
            <w:r w:rsidR="00AD2E1B">
              <w:rPr>
                <w:noProof/>
                <w:webHidden/>
              </w:rPr>
            </w:r>
            <w:r w:rsidR="00AD2E1B">
              <w:rPr>
                <w:noProof/>
                <w:webHidden/>
              </w:rPr>
              <w:fldChar w:fldCharType="separate"/>
            </w:r>
            <w:r w:rsidR="00AD2E1B">
              <w:rPr>
                <w:noProof/>
                <w:webHidden/>
              </w:rPr>
              <w:t>11</w:t>
            </w:r>
            <w:r w:rsidR="00AD2E1B">
              <w:rPr>
                <w:noProof/>
                <w:webHidden/>
              </w:rPr>
              <w:fldChar w:fldCharType="end"/>
            </w:r>
          </w:hyperlink>
        </w:p>
        <w:p w14:paraId="37395174" w14:textId="4E3B3318" w:rsidR="00AD2E1B" w:rsidRDefault="00007EB4">
          <w:pPr>
            <w:pStyle w:val="TOC1"/>
            <w:rPr>
              <w:rFonts w:asciiTheme="minorHAnsi" w:eastAsiaTheme="minorEastAsia" w:hAnsiTheme="minorHAnsi" w:cstheme="minorBidi"/>
              <w:noProof/>
              <w:szCs w:val="24"/>
              <w:lang w:val="en-GB"/>
            </w:rPr>
          </w:pPr>
          <w:hyperlink w:anchor="_Toc8811506" w:history="1">
            <w:r w:rsidR="00AD2E1B" w:rsidRPr="00211A3B">
              <w:rPr>
                <w:rStyle w:val="Hyperlink"/>
                <w:noProof/>
              </w:rPr>
              <w:t>References</w:t>
            </w:r>
            <w:r w:rsidR="00AD2E1B">
              <w:rPr>
                <w:noProof/>
                <w:webHidden/>
              </w:rPr>
              <w:tab/>
            </w:r>
            <w:r w:rsidR="00AD2E1B">
              <w:rPr>
                <w:noProof/>
                <w:webHidden/>
              </w:rPr>
              <w:fldChar w:fldCharType="begin"/>
            </w:r>
            <w:r w:rsidR="00AD2E1B">
              <w:rPr>
                <w:noProof/>
                <w:webHidden/>
              </w:rPr>
              <w:instrText xml:space="preserve"> PAGEREF _Toc8811506 \h </w:instrText>
            </w:r>
            <w:r w:rsidR="00AD2E1B">
              <w:rPr>
                <w:noProof/>
                <w:webHidden/>
              </w:rPr>
            </w:r>
            <w:r w:rsidR="00AD2E1B">
              <w:rPr>
                <w:noProof/>
                <w:webHidden/>
              </w:rPr>
              <w:fldChar w:fldCharType="separate"/>
            </w:r>
            <w:r w:rsidR="00AD2E1B">
              <w:rPr>
                <w:noProof/>
                <w:webHidden/>
              </w:rPr>
              <w:t>12</w:t>
            </w:r>
            <w:r w:rsidR="00AD2E1B">
              <w:rPr>
                <w:noProof/>
                <w:webHidden/>
              </w:rPr>
              <w:fldChar w:fldCharType="end"/>
            </w:r>
          </w:hyperlink>
        </w:p>
        <w:p w14:paraId="41C1EC90" w14:textId="0966F11A" w:rsidR="007D7204" w:rsidRPr="00680F44" w:rsidRDefault="007D7204" w:rsidP="0059449F">
          <w:pPr>
            <w:spacing w:line="480" w:lineRule="auto"/>
          </w:pPr>
          <w:r w:rsidRPr="00680F44">
            <w:rPr>
              <w:b/>
              <w:bCs/>
              <w:noProof/>
            </w:rPr>
            <w:fldChar w:fldCharType="end"/>
          </w:r>
        </w:p>
      </w:sdtContent>
    </w:sdt>
    <w:p w14:paraId="08E84CCE" w14:textId="77777777" w:rsidR="00B64436" w:rsidRPr="00680F44" w:rsidRDefault="00B64436" w:rsidP="00115D5B">
      <w:pPr>
        <w:pStyle w:val="Authors"/>
        <w:spacing w:before="0" w:after="0" w:line="480" w:lineRule="auto"/>
        <w:jc w:val="both"/>
      </w:pPr>
    </w:p>
    <w:p w14:paraId="36AECE60" w14:textId="17D08540" w:rsidR="007C2862" w:rsidRPr="00680F44" w:rsidRDefault="007C2862" w:rsidP="00115D5B">
      <w:pPr>
        <w:spacing w:line="480" w:lineRule="auto"/>
        <w:rPr>
          <w:szCs w:val="24"/>
        </w:rPr>
      </w:pPr>
      <w:r w:rsidRPr="00680F44">
        <w:br w:type="page"/>
      </w:r>
    </w:p>
    <w:p w14:paraId="326AEA2B" w14:textId="55B82EAB" w:rsidR="006924AB" w:rsidRPr="00680F44" w:rsidRDefault="0047031B" w:rsidP="00CC0278">
      <w:pPr>
        <w:pStyle w:val="Heading1"/>
        <w:spacing w:line="480" w:lineRule="auto"/>
      </w:pPr>
      <w:bookmarkStart w:id="0" w:name="_Toc8811500"/>
      <w:r w:rsidRPr="00680F44">
        <w:lastRenderedPageBreak/>
        <w:t>Statistical methods</w:t>
      </w:r>
      <w:bookmarkEnd w:id="0"/>
    </w:p>
    <w:p w14:paraId="56738AAD" w14:textId="4CE0A0AE" w:rsidR="004C26F0" w:rsidRPr="00680F44" w:rsidRDefault="004C26F0" w:rsidP="00C51EA1">
      <w:pPr>
        <w:spacing w:line="480" w:lineRule="auto"/>
        <w:ind w:firstLine="720"/>
        <w:jc w:val="both"/>
      </w:pPr>
      <w:bookmarkStart w:id="1" w:name="OLE_LINK3"/>
      <w:bookmarkStart w:id="2" w:name="OLE_LINK4"/>
      <w:commentRangeStart w:id="3"/>
      <w:r w:rsidRPr="00680F44">
        <w:t>We modelled the number of deaths in each year as following a Poisson distribution:</w:t>
      </w:r>
    </w:p>
    <w:p w14:paraId="5E09704C" w14:textId="408F6BDB" w:rsidR="004C26F0" w:rsidRPr="00680F44" w:rsidRDefault="00007EB4"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007EB4"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04F13650" w14:textId="705D6DEA" w:rsidR="004C26F0" w:rsidRPr="00680F44" w:rsidRDefault="004C26F0" w:rsidP="00910C82">
      <w:pPr>
        <w:spacing w:line="480" w:lineRule="auto"/>
        <w:ind w:firstLine="720"/>
        <w:jc w:val="both"/>
      </w:pPr>
      <w:r w:rsidRPr="00680F44">
        <w:t xml:space="preserve">The model contained terms that represent the </w:t>
      </w:r>
      <w:r w:rsidR="004843BF">
        <w:t>national</w:t>
      </w:r>
      <w:r w:rsidRPr="00680F44">
        <w:t xml:space="preserve">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Death rates also vary by month, which may be partly related to temperature and partly due to other monthly factors; monthly variations tend to be smooth across adjacent months</w:t>
      </w:r>
      <w:r w:rsidR="00413BE3">
        <w:t>.</w:t>
      </w:r>
      <w:r w:rsidRPr="00680F44">
        <w:fldChar w:fldCharType="begin" w:fldLock="1"/>
      </w:r>
      <w:r w:rsidR="0046056D" w:rsidRPr="00680F44">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Pr="00680F44">
        <w:fldChar w:fldCharType="separate"/>
      </w:r>
      <w:r w:rsidR="00AC32CC" w:rsidRPr="00680F44">
        <w:rPr>
          <w:noProof/>
          <w:vertAlign w:val="superscript"/>
        </w:rPr>
        <w:t>1</w:t>
      </w:r>
      <w:r w:rsidRPr="00680F44">
        <w:fldChar w:fldCharType="end"/>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w:t>
      </w:r>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r w:rsidRPr="00680F44">
        <w:t xml:space="preserve"> The random walk had a cyclic structure, so that December was adjacent to January.</w:t>
      </w:r>
    </w:p>
    <w:p w14:paraId="5AC8F4D7" w14:textId="082943CB" w:rsidR="004C26F0" w:rsidRPr="00680F44" w:rsidRDefault="004C26F0" w:rsidP="00910C82">
      <w:pPr>
        <w:spacing w:line="480" w:lineRule="auto"/>
        <w:ind w:firstLine="720"/>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w:t>
      </w:r>
      <w:r w:rsidR="00ED462A">
        <w:t>.</w:t>
      </w:r>
      <w:r w:rsidRPr="00680F44">
        <w:fldChar w:fldCharType="begin" w:fldLock="1"/>
      </w:r>
      <w:r w:rsidR="0046056D" w:rsidRPr="00680F44">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lt;sup&gt;3&lt;/sup&gt;"},"properties":{"noteIndex":0},"schema":"https://github.com/citation-style-language/schema/raw/master/csl-citation.json"}</w:instrText>
      </w:r>
      <w:r w:rsidRPr="00680F44">
        <w:fldChar w:fldCharType="separate"/>
      </w:r>
      <w:r w:rsidR="00AC32CC" w:rsidRPr="00680F44">
        <w:rPr>
          <w:noProof/>
          <w:vertAlign w:val="superscript"/>
        </w:rPr>
        <w:t>3</w:t>
      </w:r>
      <w:r w:rsidRPr="00680F44">
        <w:fldChar w:fldCharType="end"/>
      </w:r>
      <w:r w:rsidRPr="00680F44">
        <w:t xml:space="preserve"> This allows mortality levels and trends of states to be estimated based on their own data as well as using those of </w:t>
      </w:r>
      <w:r w:rsidRPr="00680F44">
        <w:lastRenderedPageBreak/>
        <w:t xml:space="preserve">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p>
    <w:p w14:paraId="6804FA23" w14:textId="60F798A9" w:rsidR="0046056D" w:rsidRPr="00680F44" w:rsidRDefault="004C26F0" w:rsidP="005313BD">
      <w:pPr>
        <w:spacing w:line="480" w:lineRule="auto"/>
        <w:ind w:firstLine="720"/>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We fitted the models using integrated nested Laplace approximation (INLA), using the R-INLA software, which offers orders of computational efficiency improvement in Bayesian inference compared to traditional MCMC</w:t>
      </w:r>
      <w:r w:rsidR="00413BE3">
        <w:t>.</w:t>
      </w:r>
      <w:r w:rsidRPr="00680F44">
        <w:fldChar w:fldCharType="begin" w:fldLock="1"/>
      </w:r>
      <w:r w:rsidR="0046056D" w:rsidRPr="00680F4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lt;sup&gt;4&lt;/sup&gt;"},"properties":{"noteIndex":0},"schema":"https://github.com/citation-style-language/schema/raw/master/csl-citation.json"}</w:instrText>
      </w:r>
      <w:r w:rsidRPr="00680F44">
        <w:fldChar w:fldCharType="separate"/>
      </w:r>
      <w:r w:rsidR="00AC32CC" w:rsidRPr="00680F44">
        <w:rPr>
          <w:noProof/>
          <w:vertAlign w:val="superscript"/>
        </w:rPr>
        <w:t>4</w:t>
      </w:r>
      <w:r w:rsidRPr="00680F44">
        <w:fldChar w:fldCharType="end"/>
      </w:r>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w:t>
      </w:r>
      <w:del w:id="4" w:author="Ezzati, Majid" w:date="2019-07-26T20:57:00Z">
        <w:r w:rsidR="005313BD" w:rsidRPr="00680F44" w:rsidDel="008F54CB">
          <w:rPr>
            <w:color w:val="000000" w:themeColor="text1"/>
          </w:rPr>
          <w:delText>, quoted in brackets where appropriate,</w:delText>
        </w:r>
      </w:del>
      <w:r w:rsidR="005313BD" w:rsidRPr="00680F44">
        <w:rPr>
          <w:color w:val="000000" w:themeColor="text1"/>
        </w:rPr>
        <w:t xml:space="preserv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commentRangeEnd w:id="3"/>
      <w:r w:rsidR="008F54CB">
        <w:rPr>
          <w:rStyle w:val="CommentReference"/>
        </w:rPr>
        <w:commentReference w:id="3"/>
      </w:r>
    </w:p>
    <w:p w14:paraId="21FD03E2" w14:textId="14676F18" w:rsidR="0046056D" w:rsidRPr="00680F44" w:rsidRDefault="0046056D" w:rsidP="0046056D">
      <w:pPr>
        <w:spacing w:line="480" w:lineRule="auto"/>
        <w:ind w:firstLine="720"/>
        <w:jc w:val="both"/>
      </w:pPr>
      <w:commentRangeStart w:id="5"/>
      <w:r w:rsidRPr="00680F44">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w:t>
      </w:r>
      <w:r w:rsidR="00A00F28">
        <w:t>2</w:t>
      </w:r>
      <w:r w:rsidRPr="00680F44">
        <w:t xml:space="preserve">), and therefore we did not run models using these alternatives. </w:t>
      </w:r>
    </w:p>
    <w:p w14:paraId="028AAF8D" w14:textId="77777777" w:rsidR="0046056D" w:rsidRPr="00680F44" w:rsidRDefault="0046056D" w:rsidP="0046056D">
      <w:pPr>
        <w:spacing w:line="480" w:lineRule="auto"/>
        <w:ind w:firstLine="357"/>
        <w:jc w:val="both"/>
      </w:pPr>
      <w:r w:rsidRPr="00680F44">
        <w:lastRenderedPageBreak/>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25BC3124" w14:textId="1156B179" w:rsidR="0046056D" w:rsidRPr="00680F44" w:rsidRDefault="0046056D" w:rsidP="0046056D">
      <w:pPr>
        <w:spacing w:line="480" w:lineRule="auto"/>
        <w:ind w:firstLine="720"/>
        <w:jc w:val="both"/>
      </w:pPr>
      <w:r w:rsidRPr="00680F44">
        <w:t>The correlations among these variables and anomaly based on mean were between 0.60 and 0.89 (Table S</w:t>
      </w:r>
      <w:r w:rsidR="00A00F28">
        <w:t>3</w:t>
      </w:r>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commentRangeEnd w:id="5"/>
      <w:r w:rsidR="008F54CB">
        <w:rPr>
          <w:rStyle w:val="CommentReference"/>
        </w:rPr>
        <w:commentReference w:id="5"/>
      </w:r>
    </w:p>
    <w:p w14:paraId="13FD969E" w14:textId="1F4C22D6" w:rsidR="0046056D" w:rsidRPr="00680F44" w:rsidRDefault="0046056D" w:rsidP="00910C82">
      <w:pPr>
        <w:spacing w:line="480" w:lineRule="auto"/>
        <w:ind w:firstLine="720"/>
        <w:jc w:val="both"/>
      </w:pPr>
    </w:p>
    <w:p w14:paraId="46E137F2" w14:textId="77777777" w:rsidR="0046056D" w:rsidRPr="00680F44" w:rsidRDefault="0046056D" w:rsidP="00910C82">
      <w:pPr>
        <w:spacing w:line="480" w:lineRule="auto"/>
        <w:ind w:firstLine="720"/>
        <w:jc w:val="both"/>
      </w:pPr>
    </w:p>
    <w:bookmarkEnd w:id="1"/>
    <w:bookmarkEnd w:id="2"/>
    <w:p w14:paraId="6B1C62B9" w14:textId="77777777" w:rsidR="00E72EBE" w:rsidRPr="00680F44" w:rsidRDefault="00E72EBE" w:rsidP="006924AB"/>
    <w:p w14:paraId="2B5D8A61" w14:textId="77777777" w:rsidR="00E72EBE" w:rsidRPr="00680F44" w:rsidRDefault="00E72EBE" w:rsidP="007D7204">
      <w:pPr>
        <w:pStyle w:val="SMSubheading"/>
        <w:spacing w:line="480" w:lineRule="auto"/>
        <w:jc w:val="both"/>
        <w:rPr>
          <w:u w:val="none"/>
        </w:rPr>
      </w:pPr>
    </w:p>
    <w:p w14:paraId="014441AC" w14:textId="77777777" w:rsidR="00685B1E" w:rsidRPr="00680F44" w:rsidRDefault="00685B1E">
      <w:pPr>
        <w:spacing w:after="160" w:line="259" w:lineRule="auto"/>
        <w:rPr>
          <w:b/>
          <w:color w:val="000000" w:themeColor="text1"/>
        </w:rPr>
      </w:pPr>
      <w:r w:rsidRPr="00680F44">
        <w:rPr>
          <w:b/>
          <w:color w:val="000000" w:themeColor="text1"/>
        </w:rPr>
        <w:br w:type="page"/>
      </w:r>
    </w:p>
    <w:p w14:paraId="1A9ECA0B" w14:textId="6F155075" w:rsidR="00732676" w:rsidRPr="00C762A3" w:rsidRDefault="00732676" w:rsidP="00C762A3">
      <w:pPr>
        <w:pStyle w:val="Heading1"/>
        <w:spacing w:line="480" w:lineRule="auto"/>
        <w:sectPr w:rsidR="00732676" w:rsidRPr="00C762A3" w:rsidSect="00732676">
          <w:footerReference w:type="even" r:id="rId10"/>
          <w:footerReference w:type="default" r:id="rId11"/>
          <w:pgSz w:w="11900" w:h="16840"/>
          <w:pgMar w:top="1440" w:right="1440" w:bottom="1440" w:left="1440" w:header="720" w:footer="720" w:gutter="0"/>
          <w:cols w:space="720"/>
          <w:docGrid w:linePitch="360"/>
        </w:sectPr>
      </w:pPr>
      <w:bookmarkStart w:id="7" w:name="_Toc8811501"/>
      <w:r w:rsidRPr="00680F44">
        <w:lastRenderedPageBreak/>
        <w:t>Figure S1</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age group.</w:t>
      </w:r>
      <w:bookmarkEnd w:id="7"/>
    </w:p>
    <w:p w14:paraId="58B9C9DB" w14:textId="77777777" w:rsidR="00732676" w:rsidRPr="00680F44" w:rsidRDefault="00732676" w:rsidP="00732676">
      <w:pPr>
        <w:suppressLineNumbers/>
        <w:spacing w:line="480" w:lineRule="auto"/>
        <w:rPr>
          <w:b/>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b/>
          <w:noProof/>
          <w:color w:val="000000" w:themeColor="text1"/>
          <w:lang w:val="en-GB" w:eastAsia="en-GB"/>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5C237326" w:rsidR="00732676" w:rsidRPr="00C762A3" w:rsidRDefault="00732676" w:rsidP="00C762A3">
      <w:pPr>
        <w:pStyle w:val="Heading1"/>
        <w:spacing w:line="480" w:lineRule="auto"/>
        <w:jc w:val="both"/>
        <w:sectPr w:rsidR="00732676" w:rsidRPr="00C762A3" w:rsidSect="00DB3899">
          <w:type w:val="continuous"/>
          <w:pgSz w:w="11900" w:h="16840"/>
          <w:pgMar w:top="1440" w:right="1440" w:bottom="1440" w:left="1440" w:header="720" w:footer="720" w:gutter="0"/>
          <w:cols w:space="720"/>
          <w:docGrid w:linePitch="360"/>
        </w:sectPr>
      </w:pPr>
      <w:bookmarkStart w:id="8" w:name="_Toc8811502"/>
      <w:r w:rsidRPr="00680F44">
        <w:lastRenderedPageBreak/>
        <w:t>Figure S2</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month.</w:t>
      </w:r>
      <w:bookmarkEnd w:id="8"/>
    </w:p>
    <w:p w14:paraId="10277EE3" w14:textId="77777777" w:rsidR="00732676" w:rsidRPr="00680F44" w:rsidRDefault="00732676" w:rsidP="00732676">
      <w:pPr>
        <w:suppressLineNumbers/>
        <w:spacing w:line="480" w:lineRule="auto"/>
        <w:jc w:val="both"/>
        <w:rPr>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noProof/>
          <w:color w:val="000000" w:themeColor="text1"/>
          <w:lang w:val="en-GB" w:eastAsia="en-GB"/>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3">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4F52B8D8" w:rsidR="00732676" w:rsidRPr="00680F44" w:rsidRDefault="00732676" w:rsidP="00C762A3">
      <w:pPr>
        <w:pStyle w:val="Heading1"/>
      </w:pPr>
      <w:bookmarkStart w:id="9" w:name="_Toc8811503"/>
      <w:r w:rsidRPr="00680F44">
        <w:lastRenderedPageBreak/>
        <w:t xml:space="preserve">Table S1. </w:t>
      </w:r>
      <w:r w:rsidRPr="00C762A3">
        <w:rPr>
          <w:b w:val="0"/>
        </w:rPr>
        <w:t>Injury groups used in the analysis with ICD-9 and ICD-10 codes.</w:t>
      </w:r>
      <w:bookmarkEnd w:id="9"/>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77777777" w:rsidR="00732676" w:rsidRPr="00C762A3" w:rsidRDefault="00732676" w:rsidP="00C762A3">
      <w:pPr>
        <w:pStyle w:val="Heading1"/>
        <w:spacing w:line="480" w:lineRule="auto"/>
        <w:jc w:val="both"/>
        <w:rPr>
          <w:b w:val="0"/>
        </w:rPr>
      </w:pPr>
      <w:bookmarkStart w:id="10" w:name="_Toc8811504"/>
      <w:r w:rsidRPr="00680F44">
        <w:lastRenderedPageBreak/>
        <w:t xml:space="preserve">Table S2. </w:t>
      </w:r>
      <w:r w:rsidRPr="00C762A3">
        <w:rPr>
          <w:b w:val="0"/>
        </w:rPr>
        <w:t>Correlation coefficients between monthly anomalies generated from daily mean temperature and daily maximum and minimum temperatures. Each correlation coefficient was calculated in each state for each month for 1980-2016, then averaged over all states for each month.</w:t>
      </w:r>
      <w:bookmarkEnd w:id="10"/>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77777777" w:rsidR="00732676" w:rsidRPr="00C762A3" w:rsidRDefault="00732676" w:rsidP="00C762A3">
      <w:pPr>
        <w:pStyle w:val="Heading1"/>
        <w:spacing w:line="480" w:lineRule="auto"/>
        <w:jc w:val="both"/>
        <w:rPr>
          <w:b w:val="0"/>
        </w:rPr>
      </w:pPr>
      <w:bookmarkStart w:id="11" w:name="_Toc8811505"/>
      <w:r w:rsidRPr="00680F44">
        <w:lastRenderedPageBreak/>
        <w:t xml:space="preserve">Table S3. </w:t>
      </w:r>
      <w:r w:rsidRPr="00C762A3">
        <w:rPr>
          <w:b w:val="0"/>
        </w:rPr>
        <w:t>Correlation coefficients between anomaly of mean daily temperature and measures of extreme anomalous temperature described in Methods. Each correlation coefficient was calculated in each state for each month for 1980-2016, then averaged over all states for each month.</w:t>
      </w:r>
      <w:bookmarkEnd w:id="11"/>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732676">
          <w:headerReference w:type="default" r:id="rId14"/>
          <w:footerReference w:type="default" r:id="rId15"/>
          <w:pgSz w:w="12240" w:h="15840"/>
          <w:pgMar w:top="1080" w:right="1440" w:bottom="108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12" w:name="_Toc8811506"/>
      <w:r w:rsidRPr="00680F44">
        <w:lastRenderedPageBreak/>
        <w:t>References</w:t>
      </w:r>
      <w:bookmarkEnd w:id="12"/>
    </w:p>
    <w:p w14:paraId="463CB387" w14:textId="5A407AA0" w:rsidR="0092749B" w:rsidRPr="00680F44" w:rsidRDefault="00AC32CC" w:rsidP="0092749B">
      <w:pPr>
        <w:widowControl w:val="0"/>
        <w:autoSpaceDE w:val="0"/>
        <w:autoSpaceDN w:val="0"/>
        <w:adjustRightInd w:val="0"/>
        <w:spacing w:line="480" w:lineRule="auto"/>
        <w:ind w:left="640" w:hanging="640"/>
        <w:jc w:val="both"/>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2749B" w:rsidRPr="00680F44">
        <w:rPr>
          <w:noProof/>
        </w:rPr>
        <w:t xml:space="preserve">1. </w:t>
      </w:r>
      <w:r w:rsidR="0092749B" w:rsidRPr="00680F44">
        <w:rPr>
          <w:noProof/>
        </w:rPr>
        <w:tab/>
        <w:t>Parks RM, Bennett JE, Foreman KJ, Toumi R, Ezzati M. National and regional seasonal dynamics of all-cause and cause-specific mortality in the USA from 1980 to 2016. Elife [Internet] 2018;7. Available from: https://elifesciences.org/articles/35500</w:t>
      </w:r>
    </w:p>
    <w:p w14:paraId="21C01165"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2. </w:t>
      </w:r>
      <w:r w:rsidRPr="00680F44">
        <w:rPr>
          <w:noProof/>
        </w:rPr>
        <w:tab/>
        <w:t xml:space="preserve">Rue H, Held L. Gaussian Markov random fields. Theory and applications. 2005. </w:t>
      </w:r>
    </w:p>
    <w:p w14:paraId="606810E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3. </w:t>
      </w:r>
      <w:r w:rsidRPr="00680F44">
        <w:rPr>
          <w:noProof/>
        </w:rPr>
        <w:tab/>
        <w:t>Besag J. Spatial interaction and the statistical snalysis of lattice systems. J R Stat Soc Ser B (Statistical Methodol 1974;</w:t>
      </w:r>
    </w:p>
    <w:p w14:paraId="135C62A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4. </w:t>
      </w:r>
      <w:r w:rsidRPr="00680F44">
        <w:rPr>
          <w:noProof/>
        </w:rPr>
        <w:tab/>
        <w:t>Rue H, Martino S, Chopin N. Approximate Bayesian inference for latent Gaussian models by using integrated nested Laplace approximations. J R Stat Soc Ser B Stat Methodol 2009;</w:t>
      </w:r>
    </w:p>
    <w:p w14:paraId="6B56F317" w14:textId="5E752B36" w:rsidR="0047031B" w:rsidRPr="00680F44" w:rsidRDefault="00AC32CC" w:rsidP="0092749B">
      <w:pPr>
        <w:widowControl w:val="0"/>
        <w:autoSpaceDE w:val="0"/>
        <w:autoSpaceDN w:val="0"/>
        <w:adjustRightInd w:val="0"/>
        <w:spacing w:line="480" w:lineRule="auto"/>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Ezzati, Majid" w:date="2019-07-26T20:56:00Z" w:initials="EM">
    <w:p w14:paraId="69707510" w14:textId="34B386A3" w:rsidR="008F54CB" w:rsidRDefault="008F54CB">
      <w:pPr>
        <w:pStyle w:val="CommentText"/>
      </w:pPr>
      <w:r>
        <w:rPr>
          <w:rStyle w:val="CommentReference"/>
        </w:rPr>
        <w:annotationRef/>
      </w:r>
      <w:r>
        <w:t>To take into methods where modelled stated. Be carefully with making sure formats of fonts, line spacing etc etc are consistent when moved</w:t>
      </w:r>
    </w:p>
  </w:comment>
  <w:comment w:id="5" w:author="Ezzati, Majid" w:date="2019-07-26T20:58:00Z" w:initials="EM">
    <w:p w14:paraId="198CED7B" w14:textId="00FDE72F" w:rsidR="008F54CB" w:rsidRDefault="008F54CB">
      <w:pPr>
        <w:pStyle w:val="CommentText"/>
      </w:pPr>
      <w:r>
        <w:rPr>
          <w:rStyle w:val="CommentReference"/>
        </w:rPr>
        <w:annotationRef/>
      </w:r>
      <w:r>
        <w:t>To move to the sensitivity section of methods</w:t>
      </w:r>
      <w:bookmarkStart w:id="6" w:name="_GoBack"/>
      <w:bookmarkEnd w:id="6"/>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707510" w15:done="0"/>
  <w15:commentEx w15:paraId="198CED7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511CCA" w14:textId="77777777" w:rsidR="00007EB4" w:rsidRDefault="00007EB4">
      <w:r>
        <w:separator/>
      </w:r>
    </w:p>
  </w:endnote>
  <w:endnote w:type="continuationSeparator" w:id="0">
    <w:p w14:paraId="57C2A3DC" w14:textId="77777777" w:rsidR="00007EB4" w:rsidRDefault="00007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54E7A" w14:textId="652E801D"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F54CB">
      <w:rPr>
        <w:rStyle w:val="PageNumber"/>
        <w:noProof/>
      </w:rPr>
      <w:t>3</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6A470D" w14:textId="7C11E1E2" w:rsidR="009B5137" w:rsidRDefault="00D976AC">
    <w:pPr>
      <w:pStyle w:val="Footer"/>
      <w:jc w:val="right"/>
    </w:pPr>
    <w:r>
      <w:fldChar w:fldCharType="begin"/>
    </w:r>
    <w:r>
      <w:instrText xml:space="preserve"> PAGE   \* MERGEFORMAT </w:instrText>
    </w:r>
    <w:r>
      <w:fldChar w:fldCharType="separate"/>
    </w:r>
    <w:r w:rsidR="008F54CB">
      <w:rPr>
        <w:noProof/>
      </w:rPr>
      <w:t>12</w:t>
    </w:r>
    <w:r>
      <w:fldChar w:fldCharType="end"/>
    </w:r>
  </w:p>
  <w:p w14:paraId="7234AC77" w14:textId="77777777" w:rsidR="009B5137" w:rsidRDefault="00007E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E2DFF4" w14:textId="77777777" w:rsidR="00007EB4" w:rsidRDefault="00007EB4">
      <w:r>
        <w:separator/>
      </w:r>
    </w:p>
  </w:footnote>
  <w:footnote w:type="continuationSeparator" w:id="0">
    <w:p w14:paraId="6D9692C6" w14:textId="77777777" w:rsidR="00007EB4" w:rsidRDefault="00007E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F3418" w14:textId="77777777" w:rsidR="009B5137" w:rsidRPr="005001AC" w:rsidRDefault="00007EB4" w:rsidP="005001AC">
    <w:pPr>
      <w:jc w:val="right"/>
      <w:rPr>
        <w:sz w:val="20"/>
      </w:rPr>
    </w:pPr>
  </w:p>
  <w:p w14:paraId="46BE4DB7" w14:textId="77777777" w:rsidR="009B5137" w:rsidRDefault="00007EB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45858"/>
    <w:rsid w:val="0007231A"/>
    <w:rsid w:val="000B2A95"/>
    <w:rsid w:val="000D3A2F"/>
    <w:rsid w:val="000E3107"/>
    <w:rsid w:val="000E4507"/>
    <w:rsid w:val="00104EF6"/>
    <w:rsid w:val="00115D5B"/>
    <w:rsid w:val="001206E0"/>
    <w:rsid w:val="001343FA"/>
    <w:rsid w:val="00136216"/>
    <w:rsid w:val="001855C4"/>
    <w:rsid w:val="00272117"/>
    <w:rsid w:val="0036071B"/>
    <w:rsid w:val="0038719B"/>
    <w:rsid w:val="003A3DD2"/>
    <w:rsid w:val="00407850"/>
    <w:rsid w:val="00413BE3"/>
    <w:rsid w:val="00431E4B"/>
    <w:rsid w:val="00435042"/>
    <w:rsid w:val="00446A57"/>
    <w:rsid w:val="0046056D"/>
    <w:rsid w:val="0047031B"/>
    <w:rsid w:val="00481E4E"/>
    <w:rsid w:val="004843BF"/>
    <w:rsid w:val="004C26F0"/>
    <w:rsid w:val="004F3AEA"/>
    <w:rsid w:val="005313BD"/>
    <w:rsid w:val="00533657"/>
    <w:rsid w:val="0053437D"/>
    <w:rsid w:val="0054329F"/>
    <w:rsid w:val="0059449F"/>
    <w:rsid w:val="005C4AC3"/>
    <w:rsid w:val="00616A65"/>
    <w:rsid w:val="0063151D"/>
    <w:rsid w:val="00632991"/>
    <w:rsid w:val="006503B3"/>
    <w:rsid w:val="00680F44"/>
    <w:rsid w:val="00685B1E"/>
    <w:rsid w:val="006924AB"/>
    <w:rsid w:val="007321BC"/>
    <w:rsid w:val="00732676"/>
    <w:rsid w:val="00736B61"/>
    <w:rsid w:val="00782F5D"/>
    <w:rsid w:val="007A7681"/>
    <w:rsid w:val="007C2862"/>
    <w:rsid w:val="007D7204"/>
    <w:rsid w:val="007F3793"/>
    <w:rsid w:val="00805A09"/>
    <w:rsid w:val="008D72FF"/>
    <w:rsid w:val="008F54CB"/>
    <w:rsid w:val="00910C82"/>
    <w:rsid w:val="0092749B"/>
    <w:rsid w:val="00933A7C"/>
    <w:rsid w:val="0094718E"/>
    <w:rsid w:val="009B2DC4"/>
    <w:rsid w:val="00A00F28"/>
    <w:rsid w:val="00A373C5"/>
    <w:rsid w:val="00A8081B"/>
    <w:rsid w:val="00AB1D74"/>
    <w:rsid w:val="00AC32CC"/>
    <w:rsid w:val="00AD2E1B"/>
    <w:rsid w:val="00B20B9D"/>
    <w:rsid w:val="00B2773C"/>
    <w:rsid w:val="00B45027"/>
    <w:rsid w:val="00B64436"/>
    <w:rsid w:val="00BF39FE"/>
    <w:rsid w:val="00C20FE5"/>
    <w:rsid w:val="00C44A70"/>
    <w:rsid w:val="00C51EA1"/>
    <w:rsid w:val="00C70D65"/>
    <w:rsid w:val="00C762A3"/>
    <w:rsid w:val="00CC0278"/>
    <w:rsid w:val="00CE2884"/>
    <w:rsid w:val="00D2420B"/>
    <w:rsid w:val="00D976AC"/>
    <w:rsid w:val="00DA2DC4"/>
    <w:rsid w:val="00DE6658"/>
    <w:rsid w:val="00E418F8"/>
    <w:rsid w:val="00E440E1"/>
    <w:rsid w:val="00E574F8"/>
    <w:rsid w:val="00E72EBE"/>
    <w:rsid w:val="00ED462A"/>
    <w:rsid w:val="00F30C4A"/>
    <w:rsid w:val="00F57C68"/>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34F98E1D-1161-42DE-A2AE-235AE9577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2965</Words>
  <Characters>16905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Ezzati, Majid</cp:lastModifiedBy>
  <cp:revision>6</cp:revision>
  <dcterms:created xsi:type="dcterms:W3CDTF">2019-05-15T10:28:00Z</dcterms:created>
  <dcterms:modified xsi:type="dcterms:W3CDTF">2019-07-26T19:59:00Z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