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064A3DA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A44527B"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ins w:id="0" w:author="Robbie Parks" w:date="2019-11-19T11:33:00Z">
        <w:r w:rsidR="009939E3">
          <w:t xml:space="preserve"> </w:t>
        </w:r>
        <w:r w:rsidR="009939E3">
          <w:rPr>
            <w:color w:val="000000" w:themeColor="text1"/>
          </w:rPr>
          <w:t xml:space="preserve">We present additional results, based on a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w:t>
        </w:r>
      </w:ins>
      <w:ins w:id="1" w:author="Robbie Parks" w:date="2019-11-19T11:34:00Z">
        <w:r w:rsidR="009939E3">
          <w:rPr>
            <w:color w:val="000000" w:themeColor="text1"/>
          </w:rPr>
          <w:t xml:space="preserve"> as Extended Data (Extended Data Figure 4).</w:t>
        </w:r>
      </w:ins>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4F5C8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4F5C8C"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xml:space="preserve">). The estimated rate ratios of temperature anomaly based on daily means (i.e., the anomaly measure used in the main analysis) were robust to the addition of </w:t>
      </w:r>
      <w:r w:rsidRPr="00E85AFA">
        <w:lastRenderedPageBreak/>
        <w:t>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lastRenderedPageBreak/>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ins w:id="2" w:author="Robbie Parks" w:date="2019-11-19T11:50:00Z">
        <w:r w:rsidR="00183CF6">
          <w:rPr>
            <w:bCs/>
          </w:rPr>
          <w:t xml:space="preserve">Coloured dots </w:t>
        </w:r>
        <w:r w:rsidR="00342493">
          <w:rPr>
            <w:bCs/>
          </w:rPr>
          <w:t xml:space="preserve">show the </w:t>
        </w:r>
      </w:ins>
      <w:ins w:id="3" w:author="Robbie Parks" w:date="2019-11-19T11:51:00Z">
        <w:r w:rsidR="00342493">
          <w:rPr>
            <w:bCs/>
          </w:rPr>
          <w:t>posterior means</w:t>
        </w:r>
      </w:ins>
      <w:ins w:id="4" w:author="Robbie Parks" w:date="2019-11-19T13:22:00Z">
        <w:r w:rsidR="00DA74B4">
          <w:rPr>
            <w:bCs/>
          </w:rPr>
          <w:t xml:space="preserve"> and error bars represent 95% credible intervals</w:t>
        </w:r>
      </w:ins>
      <w:ins w:id="5" w:author="Robbie Parks" w:date="2019-11-19T11:52:00Z">
        <w:r w:rsidR="00A91177">
          <w:rPr>
            <w:bCs/>
          </w:rPr>
          <w:t xml:space="preserve">, </w:t>
        </w:r>
      </w:ins>
      <w:ins w:id="6" w:author="Robbie Parks" w:date="2019-11-19T13:23:00Z">
        <w:r w:rsidR="00DA74B4">
          <w:rPr>
            <w:bCs/>
          </w:rPr>
          <w:t xml:space="preserve">both </w:t>
        </w:r>
      </w:ins>
      <w:ins w:id="7" w:author="Robbie Parks" w:date="2019-11-19T11:52:00Z">
        <w:r w:rsidR="00A91177">
          <w:rPr>
            <w:bCs/>
          </w:rPr>
          <w:t xml:space="preserve">obtained at </w:t>
        </w:r>
      </w:ins>
      <w:ins w:id="8" w:author="Robbie Parks" w:date="2019-11-19T13:23:00Z">
        <w:r w:rsidR="00DA74B4">
          <w:rPr>
            <w:bCs/>
          </w:rPr>
          <w:t xml:space="preserve">the </w:t>
        </w:r>
      </w:ins>
      <w:ins w:id="9" w:author="Robbie Parks" w:date="2019-11-19T11:52:00Z">
        <w:r w:rsidR="00A91177">
          <w:rPr>
            <w:bCs/>
          </w:rPr>
          <w:t>posterior draw level</w:t>
        </w:r>
      </w:ins>
      <w:ins w:id="10" w:author="Robbie Parks" w:date="2019-11-19T11:51:00Z">
        <w:r w:rsidR="00342493">
          <w:rPr>
            <w:bCs/>
          </w:rPr>
          <w:t>.</w:t>
        </w:r>
        <w:bookmarkStart w:id="11" w:name="_GoBack"/>
        <w:bookmarkEnd w:id="11"/>
        <w:r w:rsidR="00342493">
          <w:rPr>
            <w:bCs/>
          </w:rPr>
          <w:t xml:space="preserve"> </w:t>
        </w:r>
      </w:ins>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FF8D9" w14:textId="77777777" w:rsidR="004F5C8C" w:rsidRDefault="004F5C8C">
      <w:r>
        <w:separator/>
      </w:r>
    </w:p>
  </w:endnote>
  <w:endnote w:type="continuationSeparator" w:id="0">
    <w:p w14:paraId="45F0C3CF" w14:textId="77777777" w:rsidR="004F5C8C" w:rsidRDefault="004F5C8C">
      <w:r>
        <w:continuationSeparator/>
      </w:r>
    </w:p>
  </w:endnote>
  <w:endnote w:type="continuationNotice" w:id="1">
    <w:p w14:paraId="23915563" w14:textId="77777777" w:rsidR="004F5C8C" w:rsidRDefault="004F5C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45F77" w14:textId="77777777" w:rsidR="004F5C8C" w:rsidRDefault="004F5C8C">
      <w:r>
        <w:separator/>
      </w:r>
    </w:p>
  </w:footnote>
  <w:footnote w:type="continuationSeparator" w:id="0">
    <w:p w14:paraId="540E80A1" w14:textId="77777777" w:rsidR="004F5C8C" w:rsidRDefault="004F5C8C">
      <w:r>
        <w:continuationSeparator/>
      </w:r>
    </w:p>
  </w:footnote>
  <w:footnote w:type="continuationNotice" w:id="1">
    <w:p w14:paraId="2C9A2B3E" w14:textId="77777777" w:rsidR="004F5C8C" w:rsidRDefault="004F5C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060"/>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62B0"/>
    <w:rsid w:val="001869DA"/>
    <w:rsid w:val="001933F2"/>
    <w:rsid w:val="0019479E"/>
    <w:rsid w:val="00194909"/>
    <w:rsid w:val="001951E8"/>
    <w:rsid w:val="001960F5"/>
    <w:rsid w:val="00197ECD"/>
    <w:rsid w:val="001A24B7"/>
    <w:rsid w:val="001A3D0C"/>
    <w:rsid w:val="001A4832"/>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0D4"/>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ECA1C-AE84-F244-9813-A24B0CEEA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Pages>
  <Words>33872</Words>
  <Characters>193073</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9</cp:revision>
  <cp:lastPrinted>2019-04-24T23:05:00Z</cp:lastPrinted>
  <dcterms:created xsi:type="dcterms:W3CDTF">2019-11-19T16:08:00Z</dcterms:created>
  <dcterms:modified xsi:type="dcterms:W3CDTF">2019-11-19T18:24:00Z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