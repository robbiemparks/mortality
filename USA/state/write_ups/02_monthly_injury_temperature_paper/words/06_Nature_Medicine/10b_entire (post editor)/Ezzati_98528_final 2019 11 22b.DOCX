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4DA0F975"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ins w:id="0" w:author="Robbie Parks" w:date="2019-11-20T13:54:00Z">
        <w:r w:rsidR="000E7B3E">
          <w:rPr>
            <w:color w:val="000000" w:themeColor="text1"/>
            <w:vertAlign w:val="superscript"/>
          </w:rPr>
          <w:t>,</w:t>
        </w:r>
      </w:ins>
      <w:ins w:id="1" w:author="Robbie Parks" w:date="2019-11-20T14:00:00Z">
        <w:r w:rsidR="003F508B">
          <w:rPr>
            <w:color w:val="000000" w:themeColor="text1"/>
            <w:vertAlign w:val="superscript"/>
          </w:rPr>
          <w:t>3</w:t>
        </w:r>
      </w:ins>
      <w:ins w:id="2" w:author="Robbie Parks" w:date="2019-11-20T13:54:00Z">
        <w:r w:rsidR="000E7B3E">
          <w:rPr>
            <w:color w:val="000000" w:themeColor="text1"/>
            <w:vertAlign w:val="superscript"/>
          </w:rPr>
          <w:t>,</w:t>
        </w:r>
      </w:ins>
      <w:ins w:id="3" w:author="Robbie Parks" w:date="2019-11-20T14:00:00Z">
        <w:r w:rsidR="003F508B">
          <w:rPr>
            <w:color w:val="000000" w:themeColor="text1"/>
            <w:vertAlign w:val="superscript"/>
          </w:rPr>
          <w:t>4</w:t>
        </w:r>
      </w:ins>
      <w:r w:rsidRPr="00E85AFA">
        <w:rPr>
          <w:color w:val="000000" w:themeColor="text1"/>
        </w:rPr>
        <w:t>, James E Bennett</w:t>
      </w:r>
      <w:r w:rsidRPr="00E85AFA">
        <w:rPr>
          <w:color w:val="000000" w:themeColor="text1"/>
          <w:vertAlign w:val="superscript"/>
        </w:rPr>
        <w:t>1,2</w:t>
      </w:r>
      <w:r w:rsidR="00391483">
        <w:rPr>
          <w:color w:val="000000" w:themeColor="text1"/>
          <w:vertAlign w:val="superscript"/>
        </w:rPr>
        <w:t>,</w:t>
      </w:r>
      <w:ins w:id="4" w:author="Robbie Parks" w:date="2019-11-20T14:00:00Z">
        <w:r w:rsidR="002213F6">
          <w:rPr>
            <w:color w:val="000000" w:themeColor="text1"/>
            <w:vertAlign w:val="superscript"/>
          </w:rPr>
          <w:t>5</w:t>
        </w:r>
      </w:ins>
      <w:del w:id="5" w:author="Robbie Parks" w:date="2019-11-20T14:00:00Z">
        <w:r w:rsidR="00391483" w:rsidDel="002213F6">
          <w:rPr>
            <w:color w:val="000000" w:themeColor="text1"/>
            <w:vertAlign w:val="superscript"/>
          </w:rPr>
          <w:delText>3</w:delText>
        </w:r>
      </w:del>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ins w:id="6" w:author="Robbie Parks" w:date="2019-11-20T14:00:00Z">
        <w:r w:rsidR="0018560D">
          <w:rPr>
            <w:color w:val="000000" w:themeColor="text1"/>
            <w:vertAlign w:val="superscript"/>
          </w:rPr>
          <w:t>6</w:t>
        </w:r>
      </w:ins>
      <w:del w:id="7" w:author="Robbie Parks" w:date="2019-11-20T14:00:00Z">
        <w:r w:rsidR="00250FEF" w:rsidDel="0018560D">
          <w:rPr>
            <w:color w:val="000000" w:themeColor="text1"/>
            <w:vertAlign w:val="superscript"/>
          </w:rPr>
          <w:delText>4</w:delText>
        </w:r>
      </w:del>
      <w:r w:rsidRPr="00E85AFA">
        <w:rPr>
          <w:color w:val="000000" w:themeColor="text1"/>
        </w:rPr>
        <w:t>, Goodarz Danaei</w:t>
      </w:r>
      <w:ins w:id="8" w:author="Robbie Parks" w:date="2019-11-20T14:00:00Z">
        <w:r w:rsidR="002A1251">
          <w:rPr>
            <w:color w:val="000000" w:themeColor="text1"/>
            <w:vertAlign w:val="superscript"/>
          </w:rPr>
          <w:t>7</w:t>
        </w:r>
      </w:ins>
      <w:del w:id="9" w:author="Robbie Parks" w:date="2019-11-20T14:00:00Z">
        <w:r w:rsidR="00250FEF" w:rsidDel="002A1251">
          <w:rPr>
            <w:color w:val="000000" w:themeColor="text1"/>
            <w:vertAlign w:val="superscript"/>
          </w:rPr>
          <w:delText>5</w:delText>
        </w:r>
      </w:del>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w:t>
      </w:r>
      <w:ins w:id="10" w:author="Robbie Parks" w:date="2019-11-20T14:00:00Z">
        <w:r w:rsidR="002213F6">
          <w:rPr>
            <w:color w:val="000000" w:themeColor="text1"/>
            <w:vertAlign w:val="superscript"/>
          </w:rPr>
          <w:t>5</w:t>
        </w:r>
      </w:ins>
      <w:del w:id="11" w:author="Robbie Parks" w:date="2019-11-20T14:00:00Z">
        <w:r w:rsidR="00391483" w:rsidDel="002213F6">
          <w:rPr>
            <w:color w:val="000000" w:themeColor="text1"/>
            <w:vertAlign w:val="superscript"/>
          </w:rPr>
          <w:delText>3</w:delText>
        </w:r>
      </w:del>
      <w:r w:rsidR="00391483">
        <w:rPr>
          <w:color w:val="000000" w:themeColor="text1"/>
          <w:vertAlign w:val="superscript"/>
        </w:rPr>
        <w:t>,</w:t>
      </w:r>
      <w:ins w:id="12" w:author="Robbie Parks" w:date="2019-11-20T13:59:00Z">
        <w:r w:rsidR="002A1251">
          <w:rPr>
            <w:color w:val="000000" w:themeColor="text1"/>
            <w:vertAlign w:val="superscript"/>
          </w:rPr>
          <w:t>8</w:t>
        </w:r>
      </w:ins>
      <w:del w:id="13" w:author="Robbie Parks" w:date="2019-11-20T13:59:00Z">
        <w:r w:rsidR="00250FEF" w:rsidDel="002A1251">
          <w:rPr>
            <w:color w:val="000000" w:themeColor="text1"/>
            <w:vertAlign w:val="superscript"/>
          </w:rPr>
          <w:delText>6</w:delText>
        </w:r>
      </w:del>
      <w:r w:rsidRPr="00E85AFA">
        <w:rPr>
          <w:color w:val="000000" w:themeColor="text1"/>
          <w:vertAlign w:val="superscript"/>
        </w:rPr>
        <w:t>*</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30CE7E49" w:rsidR="00613BCB" w:rsidRDefault="00613BCB" w:rsidP="00613BCB">
      <w:pPr>
        <w:spacing w:line="480" w:lineRule="auto"/>
        <w:jc w:val="both"/>
        <w:rPr>
          <w:ins w:id="14" w:author="Robbie Parks" w:date="2019-11-20T13:53:00Z"/>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7CCF85F1" w14:textId="5C3D585E" w:rsidR="000E7B3E" w:rsidRPr="006556AD" w:rsidRDefault="003F508B" w:rsidP="00613BCB">
      <w:pPr>
        <w:spacing w:line="480" w:lineRule="auto"/>
        <w:jc w:val="both"/>
        <w:rPr>
          <w:ins w:id="15" w:author="Robbie Parks" w:date="2019-11-20T13:54:00Z"/>
          <w:color w:val="000000" w:themeColor="text1"/>
          <w:vertAlign w:val="superscript"/>
        </w:rPr>
      </w:pPr>
      <w:ins w:id="16" w:author="Robbie Parks" w:date="2019-11-20T14:00:00Z">
        <w:r>
          <w:rPr>
            <w:color w:val="000000" w:themeColor="text1"/>
            <w:vertAlign w:val="superscript"/>
          </w:rPr>
          <w:t>3</w:t>
        </w:r>
      </w:ins>
      <w:ins w:id="17" w:author="Robbie Parks" w:date="2019-11-20T13:59:00Z">
        <w:r w:rsidR="0043144B">
          <w:rPr>
            <w:color w:val="000000" w:themeColor="text1"/>
          </w:rPr>
          <w:t xml:space="preserve">The </w:t>
        </w:r>
      </w:ins>
      <w:ins w:id="18" w:author="Robbie Parks" w:date="2019-11-20T13:56:00Z">
        <w:r w:rsidR="006556AD">
          <w:rPr>
            <w:color w:val="000000" w:themeColor="text1"/>
          </w:rPr>
          <w:t>Earth Institute,</w:t>
        </w:r>
        <w:r w:rsidR="007700A8">
          <w:rPr>
            <w:color w:val="000000" w:themeColor="text1"/>
          </w:rPr>
          <w:t xml:space="preserve"> Columbia University, New York, </w:t>
        </w:r>
      </w:ins>
      <w:ins w:id="19" w:author="Robbie Parks" w:date="2019-11-20T13:58:00Z">
        <w:r w:rsidR="0026026E">
          <w:rPr>
            <w:color w:val="000000" w:themeColor="text1"/>
          </w:rPr>
          <w:t xml:space="preserve">New York, </w:t>
        </w:r>
      </w:ins>
      <w:ins w:id="20" w:author="Robbie Parks" w:date="2019-11-20T13:56:00Z">
        <w:r w:rsidR="007700A8">
          <w:rPr>
            <w:color w:val="000000" w:themeColor="text1"/>
          </w:rPr>
          <w:t>USA</w:t>
        </w:r>
      </w:ins>
    </w:p>
    <w:p w14:paraId="6CBA83E2" w14:textId="349A8BCE" w:rsidR="00BF624B" w:rsidRDefault="003F508B" w:rsidP="00613BCB">
      <w:pPr>
        <w:spacing w:line="480" w:lineRule="auto"/>
        <w:jc w:val="both"/>
        <w:rPr>
          <w:color w:val="000000" w:themeColor="text1"/>
        </w:rPr>
      </w:pPr>
      <w:ins w:id="21" w:author="Robbie Parks" w:date="2019-11-20T14:00:00Z">
        <w:r>
          <w:rPr>
            <w:color w:val="000000" w:themeColor="text1"/>
            <w:vertAlign w:val="superscript"/>
          </w:rPr>
          <w:t>4</w:t>
        </w:r>
      </w:ins>
      <w:ins w:id="22" w:author="Robbie Parks" w:date="2019-11-20T13:56:00Z">
        <w:r w:rsidR="00113365" w:rsidRPr="00113365">
          <w:rPr>
            <w:color w:val="000000" w:themeColor="text1"/>
            <w:rPrChange w:id="23" w:author="Robbie Parks" w:date="2019-11-20T13:56:00Z">
              <w:rPr>
                <w:color w:val="000000" w:themeColor="text1"/>
                <w:vertAlign w:val="superscript"/>
              </w:rPr>
            </w:rPrChange>
          </w:rPr>
          <w:t>International</w:t>
        </w:r>
        <w:r w:rsidR="00113365">
          <w:rPr>
            <w:color w:val="000000" w:themeColor="text1"/>
          </w:rPr>
          <w:t xml:space="preserve"> Research Institute for Climate and Society, Columbia Uni</w:t>
        </w:r>
      </w:ins>
      <w:ins w:id="24" w:author="Robbie Parks" w:date="2019-11-20T13:57:00Z">
        <w:r w:rsidR="00113365">
          <w:rPr>
            <w:color w:val="000000" w:themeColor="text1"/>
          </w:rPr>
          <w:t>versity, New York,</w:t>
        </w:r>
      </w:ins>
      <w:ins w:id="25" w:author="Robbie Parks" w:date="2019-11-20T13:58:00Z">
        <w:r w:rsidR="0026026E">
          <w:rPr>
            <w:color w:val="000000" w:themeColor="text1"/>
          </w:rPr>
          <w:t xml:space="preserve"> New York,</w:t>
        </w:r>
      </w:ins>
      <w:ins w:id="26" w:author="Robbie Parks" w:date="2019-11-20T13:57:00Z">
        <w:r w:rsidR="00113365">
          <w:rPr>
            <w:color w:val="000000" w:themeColor="text1"/>
          </w:rPr>
          <w:t xml:space="preserve"> USA</w:t>
        </w:r>
      </w:ins>
    </w:p>
    <w:p w14:paraId="52FD54CB" w14:textId="053EE88B" w:rsidR="00391483" w:rsidRPr="00E85AFA" w:rsidRDefault="00EC63B8" w:rsidP="00613BCB">
      <w:pPr>
        <w:spacing w:line="480" w:lineRule="auto"/>
        <w:jc w:val="both"/>
        <w:rPr>
          <w:color w:val="000000" w:themeColor="text1"/>
        </w:rPr>
      </w:pPr>
      <w:ins w:id="27" w:author="Robbie Parks" w:date="2019-11-20T14:00:00Z">
        <w:r>
          <w:rPr>
            <w:color w:val="000000" w:themeColor="text1"/>
            <w:vertAlign w:val="superscript"/>
          </w:rPr>
          <w:t>5</w:t>
        </w:r>
      </w:ins>
      <w:del w:id="28" w:author="Robbie Parks" w:date="2019-11-20T14:00:00Z">
        <w:r w:rsidR="00391483" w:rsidDel="00EC63B8">
          <w:rPr>
            <w:color w:val="000000" w:themeColor="text1"/>
            <w:vertAlign w:val="superscript"/>
          </w:rPr>
          <w:delText>3</w:delText>
        </w:r>
      </w:del>
      <w:r w:rsidR="00391483" w:rsidRPr="00324F0F">
        <w:t>Abdul Latif Jameel Institute for Disease and Emergency Analytics</w:t>
      </w:r>
      <w:r w:rsidR="00595961">
        <w:t xml:space="preserve">, </w:t>
      </w:r>
      <w:r w:rsidR="00595961" w:rsidRPr="00E85AFA">
        <w:rPr>
          <w:color w:val="000000" w:themeColor="text1"/>
        </w:rPr>
        <w:t>Imperial College London, London, United Kingdom</w:t>
      </w:r>
    </w:p>
    <w:p w14:paraId="100ECBBE" w14:textId="2D32FDCD" w:rsidR="00613BCB" w:rsidRPr="00E85AFA" w:rsidRDefault="0018560D" w:rsidP="00613BCB">
      <w:pPr>
        <w:spacing w:line="480" w:lineRule="auto"/>
        <w:jc w:val="both"/>
        <w:rPr>
          <w:color w:val="000000" w:themeColor="text1"/>
        </w:rPr>
      </w:pPr>
      <w:ins w:id="29" w:author="Robbie Parks" w:date="2019-11-20T14:00:00Z">
        <w:r>
          <w:rPr>
            <w:color w:val="000000" w:themeColor="text1"/>
            <w:vertAlign w:val="superscript"/>
          </w:rPr>
          <w:t>6</w:t>
        </w:r>
      </w:ins>
      <w:del w:id="30" w:author="Robbie Parks" w:date="2019-11-20T14:00:00Z">
        <w:r w:rsidR="00250FEF" w:rsidDel="0018560D">
          <w:rPr>
            <w:color w:val="000000" w:themeColor="text1"/>
            <w:vertAlign w:val="superscript"/>
          </w:rPr>
          <w:delText>4</w:delText>
        </w:r>
      </w:del>
      <w:r w:rsidR="00613BCB" w:rsidRPr="00E85AFA">
        <w:rPr>
          <w:color w:val="000000" w:themeColor="text1"/>
        </w:rPr>
        <w:t>Space and Atmospheric Physics, Imperial College London, London, United Kingdom</w:t>
      </w:r>
    </w:p>
    <w:p w14:paraId="22AAFA30" w14:textId="1BD657E5" w:rsidR="00613BCB" w:rsidRPr="00E85AFA" w:rsidRDefault="002A1251" w:rsidP="00613BCB">
      <w:pPr>
        <w:spacing w:line="480" w:lineRule="auto"/>
        <w:jc w:val="both"/>
        <w:rPr>
          <w:color w:val="000000" w:themeColor="text1"/>
        </w:rPr>
      </w:pPr>
      <w:ins w:id="31" w:author="Robbie Parks" w:date="2019-11-20T14:00:00Z">
        <w:r>
          <w:rPr>
            <w:color w:val="000000" w:themeColor="text1"/>
            <w:vertAlign w:val="superscript"/>
          </w:rPr>
          <w:t>7</w:t>
        </w:r>
      </w:ins>
      <w:del w:id="32" w:author="Robbie Parks" w:date="2019-11-20T14:00:00Z">
        <w:r w:rsidR="00250FEF" w:rsidDel="002A1251">
          <w:rPr>
            <w:color w:val="000000" w:themeColor="text1"/>
            <w:vertAlign w:val="superscript"/>
          </w:rPr>
          <w:delText>5</w:delText>
        </w:r>
      </w:del>
      <w:r w:rsidR="00613BCB" w:rsidRPr="00E85AFA">
        <w:rPr>
          <w:color w:val="000000" w:themeColor="text1"/>
        </w:rPr>
        <w:t>Harvard T.H. Chan School of Public Health, Boston, Massachusetts, USA</w:t>
      </w:r>
    </w:p>
    <w:p w14:paraId="144CC5D4" w14:textId="66B43CDB" w:rsidR="00613BCB" w:rsidRPr="00E85AFA" w:rsidRDefault="002A1251" w:rsidP="00613BCB">
      <w:pPr>
        <w:spacing w:line="480" w:lineRule="auto"/>
        <w:jc w:val="both"/>
        <w:rPr>
          <w:color w:val="000000" w:themeColor="text1"/>
        </w:rPr>
      </w:pPr>
      <w:ins w:id="33" w:author="Robbie Parks" w:date="2019-11-20T13:59:00Z">
        <w:r>
          <w:rPr>
            <w:color w:val="000000" w:themeColor="text1"/>
            <w:vertAlign w:val="superscript"/>
          </w:rPr>
          <w:t>8</w:t>
        </w:r>
      </w:ins>
      <w:del w:id="34" w:author="Robbie Parks" w:date="2019-11-20T13:59:00Z">
        <w:r w:rsidR="00250FEF" w:rsidDel="002A1251">
          <w:rPr>
            <w:color w:val="000000" w:themeColor="text1"/>
            <w:vertAlign w:val="superscript"/>
          </w:rPr>
          <w:delText>6</w:delText>
        </w:r>
      </w:del>
      <w:r w:rsidR="00613BCB"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3B9798D8" w:rsidR="00566F6F" w:rsidRPr="00E85AFA" w:rsidRDefault="00566F6F" w:rsidP="004C3F33">
      <w:pPr>
        <w:spacing w:line="480" w:lineRule="auto"/>
        <w:jc w:val="both"/>
        <w:rPr>
          <w:rFonts w:eastAsia="Times New Roman"/>
          <w:b/>
        </w:rPr>
      </w:pPr>
      <w:r w:rsidRPr="00E85AFA">
        <w:rPr>
          <w:rFonts w:eastAsia="Times New Roman"/>
          <w:b/>
        </w:rPr>
        <w:lastRenderedPageBreak/>
        <w:t xml:space="preserve">Temperatures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w:t>
      </w:r>
      <w:r w:rsidR="00E53820">
        <w:rPr>
          <w:rFonts w:eastAsia="Times New Roman"/>
          <w:b/>
        </w:rPr>
        <w:fldChar w:fldCharType="begin" w:fldLock="1"/>
      </w:r>
      <w:r w:rsidR="00E53820">
        <w:rPr>
          <w:rFonts w:eastAsia="Times New Roman"/>
          <w:b/>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rFonts w:eastAsia="Times New Roman"/>
          <w:b/>
        </w:rPr>
        <w:fldChar w:fldCharType="separate"/>
      </w:r>
      <w:r w:rsidR="00E53820" w:rsidRPr="00E53820">
        <w:rPr>
          <w:rFonts w:eastAsia="Times New Roman"/>
          <w:noProof/>
          <w:vertAlign w:val="superscript"/>
        </w:rPr>
        <w:t>1</w:t>
      </w:r>
      <w:r w:rsidR="00E53820">
        <w:rPr>
          <w:rFonts w:eastAsia="Times New Roman"/>
          <w:b/>
        </w:rPr>
        <w:fldChar w:fldCharType="end"/>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00EF1DA9">
        <w:rPr>
          <w:rFonts w:eastAsia="Times New Roman"/>
          <w:b/>
        </w:rPr>
        <w:fldChar w:fldCharType="begin" w:fldLock="1"/>
      </w:r>
      <w:r w:rsidR="009B1DA1">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EF1DA9">
        <w:rPr>
          <w:rFonts w:eastAsia="Times New Roman"/>
          <w:b/>
        </w:rPr>
        <w:fldChar w:fldCharType="separate"/>
      </w:r>
      <w:r w:rsidR="00EF1DA9" w:rsidRPr="00EF1DA9">
        <w:rPr>
          <w:rFonts w:eastAsia="Times New Roman"/>
          <w:noProof/>
          <w:vertAlign w:val="superscript"/>
        </w:rPr>
        <w:t>2</w:t>
      </w:r>
      <w:r w:rsidR="00EF1DA9">
        <w:rPr>
          <w:rFonts w:eastAsia="Times New Roman"/>
          <w:b/>
        </w:rPr>
        <w:fldChar w:fldCharType="end"/>
      </w:r>
      <w:r w:rsidRPr="00E85AFA">
        <w:rPr>
          <w:rFonts w:eastAsia="Times New Roman"/>
          <w:b/>
        </w:rPr>
        <w:t xml:space="preserve"> would be associated with an estimated</w:t>
      </w:r>
      <w:r w:rsidR="00490C94">
        <w:rPr>
          <w:rFonts w:eastAsia="Times New Roman"/>
          <w:b/>
        </w:rPr>
        <w:t xml:space="preserve"> 1,601</w:t>
      </w:r>
      <w:r w:rsidRPr="00E85AFA">
        <w:rPr>
          <w:rFonts w:eastAsia="Times New Roman"/>
          <w:b/>
        </w:rPr>
        <w:t xml:space="preserve"> (95% credible interval </w:t>
      </w:r>
      <w:r w:rsidR="005E0B16">
        <w:rPr>
          <w:rFonts w:eastAsia="Times New Roman"/>
          <w:b/>
        </w:rPr>
        <w:t>1,</w:t>
      </w:r>
      <w:r w:rsidR="00490C94">
        <w:rPr>
          <w:rFonts w:eastAsia="Times New Roman"/>
          <w:b/>
        </w:rPr>
        <w:t>430</w:t>
      </w:r>
      <w:r w:rsidRPr="00E85AFA">
        <w:rPr>
          <w:rFonts w:eastAsia="Times New Roman"/>
          <w:b/>
        </w:rPr>
        <w:t>-</w:t>
      </w:r>
      <w:r w:rsidR="00490C94">
        <w:rPr>
          <w:rFonts w:eastAsia="Times New Roman"/>
          <w:b/>
        </w:rPr>
        <w:t>1</w:t>
      </w:r>
      <w:r w:rsidR="005E0B16">
        <w:rPr>
          <w:rFonts w:eastAsia="Times New Roman"/>
          <w:b/>
        </w:rPr>
        <w:t>,</w:t>
      </w:r>
      <w:r w:rsidR="00490C94">
        <w:rPr>
          <w:rFonts w:eastAsia="Times New Roman"/>
          <w:b/>
        </w:rPr>
        <w:t>776</w:t>
      </w:r>
      <w:r w:rsidRPr="00E85AFA">
        <w:rPr>
          <w:rFonts w:eastAsia="Times New Roman"/>
          <w:b/>
        </w:rPr>
        <w:t xml:space="preserve">) additional injury deaths.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w:t>
      </w:r>
      <w:r w:rsidR="003F73CF">
        <w:rPr>
          <w:rFonts w:eastAsia="Times New Roman"/>
          <w:b/>
        </w:rPr>
        <w:t xml:space="preserve">are likely to </w:t>
      </w:r>
      <w:r w:rsidRPr="00E85AFA">
        <w:rPr>
          <w:rFonts w:eastAsia="Times New Roman"/>
          <w:b/>
        </w:rPr>
        <w:t>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79B28C15"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EF1DA9">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3–5&lt;/sup&gt;","plainTextFormattedCitation":"3–5","previouslyFormattedCitation":"&lt;sup&gt;3–5&lt;/sup&gt;"},"properties":{"noteIndex":0},"schema":"https://github.com/citation-style-language/schema/raw/master/csl-citation.json"}</w:instrText>
      </w:r>
      <w:r w:rsidR="00CD4D45" w:rsidRPr="00E85AFA">
        <w:rPr>
          <w:rFonts w:eastAsia="Times New Roman"/>
          <w:b/>
        </w:rPr>
        <w:fldChar w:fldCharType="separate"/>
      </w:r>
      <w:r w:rsidR="00EF1DA9" w:rsidRPr="00EF1DA9">
        <w:rPr>
          <w:rFonts w:eastAsia="Times New Roman"/>
          <w:noProof/>
          <w:vertAlign w:val="superscript"/>
        </w:rPr>
        <w:t>3–5</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EF1DA9">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3–8&lt;/sup&gt;","plainTextFormattedCitation":"3–8","previouslyFormattedCitation":"&lt;sup&gt;3–8&lt;/sup&gt;"},"properties":{"noteIndex":0},"schema":"https://github.com/citation-style-language/schema/raw/master/csl-citation.json"}</w:instrText>
      </w:r>
      <w:r w:rsidR="0065196B" w:rsidRPr="00E85AFA">
        <w:rPr>
          <w:color w:val="000000" w:themeColor="text1"/>
        </w:rPr>
        <w:fldChar w:fldCharType="separate"/>
      </w:r>
      <w:r w:rsidR="00EF1DA9" w:rsidRPr="00EF1DA9">
        <w:rPr>
          <w:noProof/>
          <w:color w:val="000000" w:themeColor="text1"/>
          <w:vertAlign w:val="superscript"/>
        </w:rPr>
        <w:t>3–8</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5C5615" w:rsidRPr="00E85AFA">
        <w:rPr>
          <w:color w:val="000000" w:themeColor="text1"/>
        </w:rPr>
        <w:fldChar w:fldCharType="begin" w:fldLock="1"/>
      </w:r>
      <w:r w:rsidR="005C5615">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Health","id":"ITEM-4","issued":{"date-parts":[["2018"]]},"title":"Reversal of the road death trend in the U.S. in 2015–2016: An examination of the climate and economic hypotheses","type":"article-journal"},"uris":["http://www.mendeley.com/documents/?uuid=8ad5ba28-1117-4ecd-a049-7909319349c5"]},{"id":"ITEM-5","itemData":{"URL":"https://www.opinium.co.uk/brits-drink-more-alcohol-in-warmer-weather/","accessed":{"date-parts":[["2019","1","10"]]},"author":[{"dropping-particle":"","family":"Opinium","given":"","non-dropping-particle":"","parse-names":false,"suffix":""}],"container-title":"Opinium.co.uk","id":"ITEM-5","issued":{"date-parts":[["2018"]]},"title":"Brits drink more alcohol in warmer weather","type":"webpage"},"uris":["http://www.mendeley.com/documents/?uuid=dda94c57-36d7-4273-89b9-81ce115ecbc6"]}],"mendeley":{"formattedCitation":"&lt;sup&gt;9–13&lt;/sup&gt;","plainTextFormattedCitation":"9–13","previouslyFormattedCitation":"&lt;sup&gt;9–13&lt;/sup&gt;"},"properties":{"noteIndex":0},"schema":"https://github.com/citation-style-language/schema/raw/master/csl-citation.json"}</w:instrText>
      </w:r>
      <w:r w:rsidR="005C5615" w:rsidRPr="00E85AFA">
        <w:rPr>
          <w:color w:val="000000" w:themeColor="text1"/>
        </w:rPr>
        <w:fldChar w:fldCharType="separate"/>
      </w:r>
      <w:r w:rsidR="005C5615" w:rsidRPr="00EF1DA9">
        <w:rPr>
          <w:noProof/>
          <w:color w:val="000000" w:themeColor="text1"/>
          <w:vertAlign w:val="superscript"/>
        </w:rPr>
        <w:t>9–1</w:t>
      </w:r>
      <w:r w:rsidR="005C5615">
        <w:rPr>
          <w:noProof/>
          <w:color w:val="000000" w:themeColor="text1"/>
          <w:vertAlign w:val="superscript"/>
        </w:rPr>
        <w:t>2</w:t>
      </w:r>
      <w:r w:rsidR="005C5615"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w:t>
      </w:r>
      <w:r w:rsidR="005E0A7B">
        <w:rPr>
          <w:color w:val="000000" w:themeColor="text1"/>
        </w:rPr>
        <w:t>.</w:t>
      </w:r>
      <w:r w:rsidR="006C6402" w:rsidRPr="00E85AFA">
        <w:rPr>
          <w:color w:val="000000" w:themeColor="text1"/>
        </w:rPr>
        <w:t xml:space="preserve"> First</w:t>
      </w:r>
      <w:r w:rsidR="005E0A7B">
        <w:rPr>
          <w:color w:val="000000" w:themeColor="text1"/>
        </w:rPr>
        <w: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5C5615">
        <w:rPr>
          <w:color w:val="000000" w:themeColor="text1"/>
          <w:vertAlign w:val="superscript"/>
        </w:rPr>
        <w:t>13,14</w:t>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w:t>
      </w:r>
      <w:r w:rsidR="005E0A7B">
        <w:rPr>
          <w:color w:val="000000" w:themeColor="text1"/>
        </w:rPr>
        <w:t>contributes to</w:t>
      </w:r>
      <w:r w:rsidR="0065196B" w:rsidRPr="00E85AFA">
        <w:rPr>
          <w:color w:val="000000" w:themeColor="text1"/>
        </w:rPr>
        <w:t xml:space="preserve">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 xml:space="preserve">n </w:t>
      </w:r>
      <w:r w:rsidR="00C46F1F">
        <w:rPr>
          <w:color w:val="000000" w:themeColor="text1"/>
        </w:rPr>
        <w:t>alcohol drinking,</w:t>
      </w:r>
      <w:r w:rsidR="00C46F1F" w:rsidRPr="00E85AFA">
        <w:fldChar w:fldCharType="begin" w:fldLock="1"/>
      </w:r>
      <w:r w:rsidR="00C46F1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00C46F1F" w:rsidRPr="00E85AFA">
        <w:fldChar w:fldCharType="separate"/>
      </w:r>
      <w:r w:rsidR="00C46F1F" w:rsidRPr="00EF1DA9">
        <w:rPr>
          <w:noProof/>
          <w:vertAlign w:val="superscript"/>
        </w:rPr>
        <w:t>1</w:t>
      </w:r>
      <w:r w:rsidR="00C46F1F" w:rsidRPr="00E85AFA">
        <w:fldChar w:fldCharType="end"/>
      </w:r>
      <w:r w:rsidR="005C5615" w:rsidRPr="005C5615">
        <w:rPr>
          <w:vertAlign w:val="superscript"/>
        </w:rPr>
        <w:t>5</w:t>
      </w:r>
      <w:r w:rsidR="00C46F1F">
        <w:rPr>
          <w:color w:val="000000" w:themeColor="text1"/>
        </w:rPr>
        <w:t xml:space="preserve"> </w:t>
      </w:r>
      <w:r w:rsidR="008A31A1">
        <w:rPr>
          <w:color w:val="000000" w:themeColor="text1"/>
        </w:rPr>
        <w:t>driving patterns</w:t>
      </w:r>
      <w:r w:rsidR="006276CA">
        <w:rPr>
          <w:color w:val="000000" w:themeColor="text1"/>
        </w:rPr>
        <w:t xml:space="preserve"> </w:t>
      </w:r>
      <w:r w:rsidR="0098425A">
        <w:rPr>
          <w:color w:val="000000" w:themeColor="text1"/>
        </w:rPr>
        <w:t>and performance,</w:t>
      </w:r>
      <w:r w:rsidR="006276C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12,16–24&lt;/sup&gt;","plainTextFormattedCitation":"12,16–24","previouslyFormattedCitation":"&lt;sup&gt;12,16–24&lt;/sup&gt;"},"properties":{"noteIndex":0},"schema":"https://github.com/citation-style-language/schema/raw/master/csl-citation.json"}</w:instrText>
      </w:r>
      <w:r w:rsidR="006276CA">
        <w:fldChar w:fldCharType="separate"/>
      </w:r>
      <w:r w:rsidR="00EF1DA9" w:rsidRPr="00EF1DA9">
        <w:rPr>
          <w:noProof/>
          <w:vertAlign w:val="superscript"/>
        </w:rPr>
        <w:t>12,16–24</w:t>
      </w:r>
      <w:r w:rsidR="006276CA">
        <w:fldChar w:fldCharType="end"/>
      </w:r>
      <w:r w:rsidR="0098425A">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6276CA" w:rsidRPr="00E85AFA">
        <w:fldChar w:fldCharType="separate"/>
      </w:r>
      <w:r w:rsidR="00EF1DA9" w:rsidRPr="00EF1DA9">
        <w:rPr>
          <w:noProof/>
          <w:vertAlign w:val="superscript"/>
        </w:rPr>
        <w:t>25–27</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5E0A7B">
        <w:rPr>
          <w:color w:val="000000" w:themeColor="text1"/>
        </w:rPr>
        <w:t>might</w:t>
      </w:r>
      <w:r w:rsidR="005E0A7B" w:rsidRPr="00E85AFA">
        <w:rPr>
          <w:color w:val="000000" w:themeColor="text1"/>
        </w:rPr>
        <w:t xml:space="preserve"> </w:t>
      </w:r>
      <w:r w:rsidR="0065196B" w:rsidRPr="00E85AFA">
        <w:rPr>
          <w:color w:val="000000" w:themeColor="text1"/>
        </w:rPr>
        <w:t>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r w:rsidR="00E53820">
        <w:rPr>
          <w:color w:val="000000" w:themeColor="text1"/>
        </w:rPr>
        <w:t>.</w:t>
      </w:r>
      <w:r w:rsidR="00E53820">
        <w:rPr>
          <w:color w:val="000000" w:themeColor="text1"/>
        </w:rPr>
        <w:fldChar w:fldCharType="begin" w:fldLock="1"/>
      </w:r>
      <w:r w:rsidR="00075CB2">
        <w:rPr>
          <w:color w:val="000000" w:themeColor="text1"/>
        </w:rPr>
        <w:instrText>ADDIN CSL_CITATION {"citationItems":[{"id":"ITEM-1","itemData":{"author":[{"dropping-particle":"","family":"IPCC","given":"","non-dropping-particle":"","parse-names":false,"suffix":""}],"id":"ITEM-1","issued":{"date-parts":[["2013"]]},"publisher":"Cambridge, UK and New York, USA: Cambridge University Press","title":"Climate change 2013: the physical science basis. Working group I contribution to the fifth assessment report of the intergovernmental panel on climate change","type":"book"},"uris":["http://www.mendeley.com/documents/?uuid=8f49e72e-3f20-49ed-a842-c8be37379826"]}],"mendeley":{"formattedCitation":"&lt;sup&gt;1&lt;/sup&gt;","plainTextFormattedCitation":"1","previouslyFormattedCitation":"&lt;sup&gt;1&lt;/sup&gt;"},"properties":{"noteIndex":0},"schema":"https://github.com/citation-style-language/schema/raw/master/csl-citation.json"}</w:instrText>
      </w:r>
      <w:r w:rsidR="00E53820">
        <w:rPr>
          <w:color w:val="000000" w:themeColor="text1"/>
        </w:rPr>
        <w:fldChar w:fldCharType="separate"/>
      </w:r>
      <w:r w:rsidR="00E53820" w:rsidRPr="00E53820">
        <w:rPr>
          <w:noProof/>
          <w:color w:val="000000" w:themeColor="text1"/>
          <w:vertAlign w:val="superscript"/>
        </w:rPr>
        <w:t>1</w:t>
      </w:r>
      <w:r w:rsidR="00E53820">
        <w:rPr>
          <w:color w:val="000000" w:themeColor="text1"/>
        </w:rPr>
        <w:fldChar w:fldCharType="end"/>
      </w:r>
    </w:p>
    <w:p w14:paraId="04ECE5B7" w14:textId="4F7F874F" w:rsidR="007433BB" w:rsidRPr="00E85AFA" w:rsidRDefault="007433BB" w:rsidP="004C3F33">
      <w:pPr>
        <w:spacing w:line="480" w:lineRule="auto"/>
        <w:jc w:val="both"/>
        <w:rPr>
          <w:color w:val="000000" w:themeColor="text1"/>
        </w:rPr>
      </w:pPr>
    </w:p>
    <w:p w14:paraId="5A8040E6" w14:textId="733F0CD6"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xml:space="preserve">). </w:t>
      </w:r>
      <w:r w:rsidR="005E0A7B">
        <w:rPr>
          <w:color w:val="000000" w:themeColor="text1"/>
        </w:rPr>
        <w:t>By</w:t>
      </w:r>
      <w:r w:rsidR="005E0A7B" w:rsidRPr="00E85AFA">
        <w:rPr>
          <w:color w:val="000000" w:themeColor="text1"/>
        </w:rPr>
        <w:t xml:space="preserve"> </w:t>
      </w:r>
      <w:r w:rsidR="007433BB" w:rsidRPr="00E85AFA">
        <w:rPr>
          <w:color w:val="000000" w:themeColor="text1"/>
        </w:rPr>
        <w:t>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326389FB"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w:t>
      </w:r>
      <w:r w:rsidR="005E0A7B">
        <w:t xml:space="preserve">in </w:t>
      </w:r>
      <w:r w:rsidRPr="00E85AFA">
        <w:t xml:space="preserve">men younger than 35 years. Between 35 and 74 years of age, more men died of suicide than any other injury. Above 75 years of age, falls were the largest cause of </w:t>
      </w:r>
      <w:r w:rsidR="005E0A7B">
        <w:t xml:space="preserve">injury-related </w:t>
      </w:r>
      <w:r w:rsidRPr="00E85AFA">
        <w:t>death in both men and women.</w:t>
      </w:r>
    </w:p>
    <w:p w14:paraId="0DB3C8A7" w14:textId="77777777" w:rsidR="00705D2B" w:rsidRPr="00E85AFA" w:rsidRDefault="00705D2B" w:rsidP="00705D2B">
      <w:pPr>
        <w:spacing w:line="480" w:lineRule="auto"/>
        <w:jc w:val="both"/>
      </w:pPr>
    </w:p>
    <w:p w14:paraId="0235BF7C" w14:textId="6C6030B1" w:rsidR="007433BB" w:rsidRPr="00E85AFA" w:rsidRDefault="007433BB" w:rsidP="00705D2B">
      <w:pPr>
        <w:spacing w:line="480" w:lineRule="auto"/>
        <w:jc w:val="both"/>
      </w:pPr>
      <w:r w:rsidRPr="00E85AFA">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xml:space="preserve">). </w:t>
      </w:r>
      <w:r w:rsidR="005E0A7B">
        <w:t>By</w:t>
      </w:r>
      <w:r w:rsidR="005E0A7B" w:rsidRPr="00E85AFA">
        <w:t xml:space="preserve"> </w:t>
      </w:r>
      <w:r w:rsidRPr="00E85AFA">
        <w:t>contrast, age-standardi</w:t>
      </w:r>
      <w:r w:rsidR="0075565E" w:rsidRPr="00E85AFA">
        <w:t>s</w:t>
      </w:r>
      <w:r w:rsidRPr="00E85AFA">
        <w:t xml:space="preserve">ed death rates from falls increased over time while those from suicide initially decreased followed by an increase to surpass 1980 levels. The largest overall decline over time was for transport deaths in both sexes and for deaths from drownings in men, which declined by </w:t>
      </w:r>
      <w:r w:rsidR="009646F6">
        <w:t>more than</w:t>
      </w:r>
      <w:r w:rsidR="009646F6" w:rsidRPr="00E85AFA">
        <w:t xml:space="preserve"> </w:t>
      </w:r>
      <w:r w:rsidRPr="00E85AFA">
        <w:t>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7FF24FD" w:rsidR="007433BB" w:rsidRPr="0044690C" w:rsidRDefault="002E5F11" w:rsidP="00705D2B">
      <w:pPr>
        <w:spacing w:line="480" w:lineRule="auto"/>
        <w:jc w:val="both"/>
      </w:pPr>
      <w:r w:rsidRPr="0076605F">
        <w:rPr>
          <w:color w:val="000000" w:themeColor="text1"/>
        </w:rPr>
        <w:t xml:space="preserve">We defined a measure of anomalous temperature for each </w:t>
      </w:r>
      <w:r w:rsidR="001508C3" w:rsidRPr="0076605F">
        <w:rPr>
          <w:color w:val="000000" w:themeColor="text1"/>
        </w:rPr>
        <w:t>county</w:t>
      </w:r>
      <w:r w:rsidRPr="0076605F">
        <w:rPr>
          <w:color w:val="000000" w:themeColor="text1"/>
        </w:rPr>
        <w:t xml:space="preserve"> and month</w:t>
      </w:r>
      <w:r w:rsidR="005E282E" w:rsidRPr="0076605F">
        <w:rPr>
          <w:color w:val="000000" w:themeColor="text1"/>
        </w:rPr>
        <w:t xml:space="preserve">, which represents the deviation from the </w:t>
      </w:r>
      <w:r w:rsidR="00021F45" w:rsidRPr="0076605F">
        <w:rPr>
          <w:color w:val="000000" w:themeColor="text1"/>
        </w:rPr>
        <w:t xml:space="preserve">county’s </w:t>
      </w:r>
      <w:r w:rsidR="005E282E" w:rsidRPr="0076605F">
        <w:rPr>
          <w:color w:val="000000" w:themeColor="text1"/>
        </w:rPr>
        <w:t xml:space="preserve">average </w:t>
      </w:r>
      <w:r w:rsidRPr="0076605F">
        <w:t>temperature in that month</w:t>
      </w:r>
      <w:r w:rsidR="005E282E" w:rsidRPr="0076605F">
        <w:rPr>
          <w:color w:val="000000" w:themeColor="text1"/>
        </w:rPr>
        <w:t xml:space="preserve"> over </w:t>
      </w:r>
      <w:r w:rsidR="00867A0C" w:rsidRPr="0076605F">
        <w:rPr>
          <w:color w:val="000000" w:themeColor="text1"/>
        </w:rPr>
        <w:t>the entire analysis period</w:t>
      </w:r>
      <w:r w:rsidRPr="0076605F">
        <w:t xml:space="preserve"> (</w:t>
      </w:r>
      <w:r w:rsidR="00D21C12" w:rsidRPr="0076605F">
        <w:t xml:space="preserve">Extended Data Figure </w:t>
      </w:r>
      <w:r w:rsidR="008270A4" w:rsidRPr="0076605F">
        <w:t>1</w:t>
      </w:r>
      <w:r w:rsidRPr="0076605F">
        <w:t>)</w:t>
      </w:r>
      <w:r w:rsidRPr="0076605F">
        <w:rPr>
          <w:color w:val="000000" w:themeColor="text1"/>
        </w:rPr>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2B07A6">
        <w:rPr>
          <w:color w:val="000000" w:themeColor="text1"/>
        </w:rPr>
        <w:t xml:space="preserve">This generated a number for each state and month that measured deviation from long-term average of the state in that month.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xml:space="preserve">, ranged from </w:t>
      </w:r>
      <w:r w:rsidR="007433BB" w:rsidRPr="0044690C">
        <w:rPr>
          <w:color w:val="000000" w:themeColor="text1"/>
        </w:rPr>
        <w:t>0.</w:t>
      </w:r>
      <w:r w:rsidR="00FE42E8" w:rsidRPr="0044690C">
        <w:rPr>
          <w:color w:val="000000" w:themeColor="text1"/>
        </w:rPr>
        <w:t>4</w:t>
      </w:r>
      <w:r w:rsidR="007433BB" w:rsidRPr="0044690C">
        <w:rPr>
          <w:bCs/>
          <w:color w:val="000000" w:themeColor="text1"/>
        </w:rPr>
        <w:t>°C</w:t>
      </w:r>
      <w:r w:rsidR="007433BB" w:rsidRPr="00E85AFA">
        <w:rPr>
          <w:color w:val="000000" w:themeColor="text1"/>
        </w:rPr>
        <w:t xml:space="preserve"> for Florida in September, to </w:t>
      </w:r>
      <w:r w:rsidR="007565E7" w:rsidRPr="0044690C">
        <w:rPr>
          <w:color w:val="000000" w:themeColor="text1"/>
        </w:rPr>
        <w:t>3.4</w:t>
      </w:r>
      <w:r w:rsidR="007433BB" w:rsidRPr="0044690C">
        <w:rPr>
          <w:bCs/>
          <w:color w:val="000000" w:themeColor="text1"/>
        </w:rPr>
        <w:t>°C</w:t>
      </w:r>
      <w:r w:rsidR="007433BB" w:rsidRPr="00E85AFA">
        <w:rPr>
          <w:color w:val="000000" w:themeColor="text1"/>
        </w:rPr>
        <w:t xml:space="preserve"> for North Dakota in February (</w:t>
      </w:r>
      <w:r w:rsidR="000828BE">
        <w:rPr>
          <w:color w:val="000000" w:themeColor="text1"/>
        </w:rPr>
        <w:t>Extended Data Figure 2</w:t>
      </w:r>
      <w:r w:rsidR="007433BB" w:rsidRPr="00E85AFA">
        <w:rPr>
          <w:color w:val="000000" w:themeColor="text1"/>
        </w:rPr>
        <w:t xml:space="preserve">). </w:t>
      </w:r>
      <w:r w:rsidR="002B07A6">
        <w:rPr>
          <w:bCs/>
          <w:color w:val="000000" w:themeColor="text1"/>
        </w:rPr>
        <w:t xml:space="preserve">Taken </w:t>
      </w:r>
      <w:r w:rsidR="007433BB" w:rsidRPr="00E85AFA">
        <w:rPr>
          <w:bCs/>
          <w:color w:val="000000" w:themeColor="text1"/>
        </w:rPr>
        <w:t>across all states and months</w:t>
      </w:r>
      <w:r w:rsidR="002B07A6">
        <w:rPr>
          <w:bCs/>
          <w:color w:val="000000" w:themeColor="text1"/>
        </w:rPr>
        <w:t>, the</w:t>
      </w:r>
      <w:r w:rsidR="002A415F" w:rsidRPr="00E85AFA">
        <w:rPr>
          <w:color w:val="000000" w:themeColor="text1"/>
        </w:rPr>
        <w:t xml:space="preserve"> average size of anomaly had a median value of </w:t>
      </w:r>
      <w:r w:rsidR="002A415F" w:rsidRPr="0044690C">
        <w:rPr>
          <w:color w:val="000000" w:themeColor="text1"/>
        </w:rPr>
        <w:t>1.2</w:t>
      </w:r>
      <w:r w:rsidR="002A415F" w:rsidRPr="0044690C">
        <w:rPr>
          <w:bCs/>
          <w:color w:val="000000" w:themeColor="text1"/>
        </w:rPr>
        <w:t>°C</w:t>
      </w:r>
      <w:r w:rsidR="007433BB" w:rsidRPr="00E85AFA">
        <w:rPr>
          <w:color w:val="000000" w:themeColor="text1"/>
        </w:rPr>
        <w:t xml:space="preserve">. Temperature anomalies were largest in January and December and smallest in August and September. </w:t>
      </w:r>
      <w:r w:rsidR="005E0A7B">
        <w:rPr>
          <w:color w:val="000000" w:themeColor="text1"/>
        </w:rPr>
        <w:t>Additionally, t</w:t>
      </w:r>
      <w:r w:rsidR="007433BB" w:rsidRPr="00E85AFA">
        <w:rPr>
          <w:color w:val="000000" w:themeColor="text1"/>
        </w:rPr>
        <w:t>hey were larger in northern and central states than in southern and coastal ones.</w:t>
      </w:r>
      <w:r w:rsidR="005E0A7B">
        <w:rPr>
          <w:color w:val="000000" w:themeColor="text1"/>
        </w:rPr>
        <w:t xml:space="preserve"> </w:t>
      </w:r>
    </w:p>
    <w:p w14:paraId="7003C71E" w14:textId="77777777" w:rsidR="002E5F11" w:rsidRPr="00E85AFA" w:rsidRDefault="002E5F11" w:rsidP="002E5F11">
      <w:pPr>
        <w:spacing w:line="480" w:lineRule="auto"/>
        <w:jc w:val="both"/>
      </w:pPr>
    </w:p>
    <w:p w14:paraId="4984BF13" w14:textId="175B41E5" w:rsidR="0089187A" w:rsidRDefault="00AD4FF6" w:rsidP="002E5F11">
      <w:pPr>
        <w:spacing w:line="480" w:lineRule="auto"/>
        <w:jc w:val="both"/>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w:t>
      </w:r>
      <w:r w:rsidRPr="00E85AFA">
        <w:rPr>
          <w:color w:val="000000" w:themeColor="text1"/>
        </w:rPr>
        <w:lastRenderedPageBreak/>
        <w:t xml:space="preserve">deaths if each month in each state were </w:t>
      </w:r>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r w:rsidRPr="00E85AFA">
        <w:rPr>
          <w:color w:val="000000" w:themeColor="text1"/>
        </w:rPr>
        <w:t xml:space="preserve">above its long-term </w:t>
      </w:r>
      <w:r w:rsidR="00144923">
        <w:rPr>
          <w:color w:val="000000" w:themeColor="text1"/>
        </w:rPr>
        <w:t>average</w:t>
      </w:r>
      <w:r w:rsidR="0089187A">
        <w:rPr>
          <w:color w:val="000000" w:themeColor="text1"/>
        </w:rPr>
        <w:t xml:space="preserve"> as envisioned under</w:t>
      </w:r>
      <w:r w:rsidR="00E8517B">
        <w:rPr>
          <w:color w:val="000000" w:themeColor="text1"/>
        </w:rPr>
        <w:t xml:space="preserve"> the Paris Climate Agreement</w:t>
      </w:r>
      <w:r w:rsidRPr="00E85AFA">
        <w:rPr>
          <w:color w:val="000000" w:themeColor="text1"/>
        </w:rPr>
        <w:t>.</w:t>
      </w:r>
      <w:r w:rsidR="009F531E">
        <w:rPr>
          <w:rFonts w:eastAsia="Times New Roman"/>
          <w:b/>
        </w:rPr>
        <w:fldChar w:fldCharType="begin" w:fldLock="1"/>
      </w:r>
      <w:r w:rsidR="009F531E">
        <w:rPr>
          <w:rFonts w:eastAsia="Times New Roman"/>
          <w:b/>
        </w:rPr>
        <w:instrText>ADDIN CSL_CITATION {"citationItems":[{"id":"ITEM-1","itemData":{"author":[{"dropping-particle":"","family":"United Nations","given":"","non-dropping-particle":"","parse-names":false,"suffix":""}],"id":"ITEM-1","issued":{"date-parts":[["2015"]]},"title":"Paris Agreement","type":"report"},"uris":["http://www.mendeley.com/documents/?uuid=21272458-832f-4d59-b3a1-8877db08f4b3"]}],"mendeley":{"formattedCitation":"&lt;sup&gt;2&lt;/sup&gt;","plainTextFormattedCitation":"2","previouslyFormattedCitation":"&lt;sup&gt;2&lt;/sup&gt;"},"properties":{"noteIndex":0},"schema":"https://github.com/citation-style-language/schema/raw/master/csl-citation.json"}</w:instrText>
      </w:r>
      <w:r w:rsidR="009F531E">
        <w:rPr>
          <w:rFonts w:eastAsia="Times New Roman"/>
          <w:b/>
        </w:rPr>
        <w:fldChar w:fldCharType="separate"/>
      </w:r>
      <w:r w:rsidR="009F531E" w:rsidRPr="00EF1DA9">
        <w:rPr>
          <w:rFonts w:eastAsia="Times New Roman"/>
          <w:noProof/>
          <w:vertAlign w:val="superscript"/>
        </w:rPr>
        <w:t>2</w:t>
      </w:r>
      <w:r w:rsidR="009F531E">
        <w:rPr>
          <w:rFonts w:eastAsia="Times New Roman"/>
          <w:b/>
        </w:rPr>
        <w:fldChar w:fldCharType="end"/>
      </w:r>
      <w:r w:rsidR="0073023B">
        <w:rPr>
          <w:color w:val="000000" w:themeColor="text1"/>
        </w:rPr>
        <w:t xml:space="preserve"> We present additional results, based on </w:t>
      </w:r>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r w:rsidR="0073023B">
        <w:rPr>
          <w:color w:val="000000" w:themeColor="text1"/>
        </w:rPr>
        <w:t>, which is the upper bound of the Paris Climate Agreement as Extended Data</w:t>
      </w:r>
      <w:r w:rsidR="00F1568D">
        <w:rPr>
          <w:color w:val="000000" w:themeColor="text1"/>
        </w:rPr>
        <w:t>.</w:t>
      </w:r>
      <w:r w:rsidRPr="00E85AFA">
        <w:rPr>
          <w:color w:val="000000" w:themeColor="text1"/>
        </w:rPr>
        <w:t xml:space="preserve"> Based on this analysis, </w:t>
      </w:r>
      <w:r w:rsidR="007433BB" w:rsidRPr="00E85AFA">
        <w:t xml:space="preserve">there would be an estimated </w:t>
      </w:r>
      <w:r w:rsidR="002043D3">
        <w:t>1,601</w:t>
      </w:r>
      <w:r w:rsidR="0089187A" w:rsidRPr="00644D09">
        <w:t xml:space="preserve"> </w:t>
      </w:r>
      <w:r w:rsidR="0089187A" w:rsidRPr="00E85AFA">
        <w:t xml:space="preserve">(95% credible interval </w:t>
      </w:r>
      <w:r w:rsidR="00DD7DBB">
        <w:t>1,430</w:t>
      </w:r>
      <w:r w:rsidR="0089187A" w:rsidRPr="00644D09">
        <w:t>-</w:t>
      </w:r>
      <w:r w:rsidR="00DD7DBB">
        <w:t>1,776</w:t>
      </w:r>
      <w:r w:rsidR="0089187A" w:rsidRPr="00E85AFA">
        <w:t xml:space="preserve">) excess injury deaths, equivalent to </w:t>
      </w:r>
      <w:r w:rsidR="00C37E8C">
        <w:t>0.75</w:t>
      </w:r>
      <w:r w:rsidR="0089187A" w:rsidRPr="00E85AFA">
        <w:t>% of all injury deaths in 2017,</w:t>
      </w:r>
      <w:r w:rsidR="0089187A" w:rsidRPr="00E85AFA">
        <w:rPr>
          <w:color w:val="000000" w:themeColor="text1"/>
        </w:rPr>
        <w:t xml:space="preserve"> in </w:t>
      </w:r>
      <w:r w:rsidR="0089187A">
        <w:rPr>
          <w:color w:val="000000" w:themeColor="text1"/>
        </w:rPr>
        <w:t>a</w:t>
      </w:r>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r w:rsidR="009C5C77">
        <w:rPr>
          <w:color w:val="000000" w:themeColor="text1"/>
        </w:rPr>
        <w:t xml:space="preserve"> (Figure 3)</w:t>
      </w:r>
      <w:r w:rsidR="0089187A">
        <w:rPr>
          <w:color w:val="000000" w:themeColor="text1"/>
        </w:rPr>
        <w:t xml:space="preserve">. The number of excess </w:t>
      </w:r>
      <w:r w:rsidR="0089187A" w:rsidRPr="00E85AFA">
        <w:t>injury</w:t>
      </w:r>
      <w:r w:rsidR="0089187A">
        <w:rPr>
          <w:color w:val="000000" w:themeColor="text1"/>
        </w:rPr>
        <w:t xml:space="preserve"> deaths would increase to</w:t>
      </w:r>
      <w:r w:rsidR="0089187A" w:rsidRPr="00644D09">
        <w:t xml:space="preserve"> </w:t>
      </w:r>
      <w:r w:rsidR="00644D09" w:rsidRPr="00644D09">
        <w:t>2,135</w:t>
      </w:r>
      <w:r w:rsidR="007433BB" w:rsidRPr="00644D09">
        <w:t xml:space="preserve"> </w:t>
      </w:r>
      <w:r w:rsidR="007433BB" w:rsidRPr="00E85AFA">
        <w:t xml:space="preserve">(95% credible interval </w:t>
      </w:r>
      <w:r w:rsidR="00644D09" w:rsidRPr="00644D09">
        <w:t>1,906-2,368</w:t>
      </w:r>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r w:rsidR="00CE7C22">
        <w:t xml:space="preserve"> </w:t>
      </w:r>
      <w:r w:rsidR="007433BB" w:rsidRPr="00E85AFA">
        <w:t>(</w:t>
      </w:r>
      <w:r w:rsidR="00CE7C22">
        <w:t>Extended Data Figure 3)</w:t>
      </w:r>
      <w:r w:rsidR="007433BB" w:rsidRPr="00E85AFA">
        <w:t xml:space="preserve">. </w:t>
      </w:r>
    </w:p>
    <w:p w14:paraId="25FB8F62" w14:textId="77777777" w:rsidR="0089187A" w:rsidRDefault="0089187A" w:rsidP="002E5F11">
      <w:pPr>
        <w:spacing w:line="480" w:lineRule="auto"/>
        <w:jc w:val="both"/>
      </w:pPr>
    </w:p>
    <w:p w14:paraId="047E0FB4" w14:textId="58AB52AD" w:rsidR="007433BB" w:rsidRPr="00E85AFA" w:rsidRDefault="007433BB" w:rsidP="002E5F11">
      <w:pPr>
        <w:spacing w:line="480" w:lineRule="auto"/>
        <w:jc w:val="both"/>
      </w:pPr>
      <w:r w:rsidRPr="00E85AFA">
        <w:t xml:space="preserve">Deaths from drowning, transport, assault and suicide would increase, partly offset by a decline in deaths from falls in middle and older ages and in winter months (Figure </w:t>
      </w:r>
      <w:r w:rsidR="00040AE0">
        <w:t>3</w:t>
      </w:r>
      <w:r w:rsidRPr="00E85AFA">
        <w:t>). Most excess deaths would be from transport injuries (</w:t>
      </w:r>
      <w:r w:rsidR="00BA2588">
        <w:t>739</w:t>
      </w:r>
      <w:r w:rsidR="00A3039C">
        <w:t xml:space="preserve">; </w:t>
      </w:r>
      <w:r w:rsidR="00BA2588">
        <w:t>650</w:t>
      </w:r>
      <w:r w:rsidR="006F071D">
        <w:t>-</w:t>
      </w:r>
      <w:r w:rsidR="00BA2588">
        <w:t>814</w:t>
      </w:r>
      <w:r w:rsidR="0089187A">
        <w:t xml:space="preserve"> in the </w:t>
      </w:r>
      <w:r w:rsidR="0089187A" w:rsidRPr="00E85AFA">
        <w:rPr>
          <w:color w:val="000000" w:themeColor="text1"/>
        </w:rPr>
        <w:t>+</w:t>
      </w:r>
      <w:r w:rsidR="0089187A" w:rsidRPr="00F26829">
        <w:rPr>
          <w:color w:val="000000" w:themeColor="text1"/>
        </w:rPr>
        <w:t>1</w:t>
      </w:r>
      <w:r w:rsidR="0089187A">
        <w:rPr>
          <w:color w:val="000000" w:themeColor="text1"/>
        </w:rPr>
        <w:t>.5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r w:rsidRPr="00E85AFA">
        <w:t xml:space="preserve">) followed </w:t>
      </w:r>
      <w:r w:rsidR="006F071D">
        <w:t xml:space="preserve">closely </w:t>
      </w:r>
      <w:r w:rsidRPr="00E85AFA">
        <w:t>by suicide (</w:t>
      </w:r>
      <w:r w:rsidR="00296851">
        <w:t>540</w:t>
      </w:r>
      <w:r w:rsidR="00A3039C">
        <w:t xml:space="preserve">; </w:t>
      </w:r>
      <w:r w:rsidR="00296851">
        <w:t>445</w:t>
      </w:r>
      <w:r w:rsidR="006F071D">
        <w:t>-</w:t>
      </w:r>
      <w:r w:rsidR="00296851">
        <w:t>631</w:t>
      </w:r>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44297E81"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r w:rsidR="00BC0876">
        <w:t>3</w:t>
      </w:r>
      <w:r w:rsidRPr="00E85AFA">
        <w:t>.</w:t>
      </w:r>
      <w:r w:rsidR="00BC0876">
        <w:t>7</w:t>
      </w:r>
      <w:r w:rsidRPr="00E85AFA">
        <w:t>% (</w:t>
      </w:r>
      <w:r w:rsidR="00BC0876">
        <w:t>12</w:t>
      </w:r>
      <w:r w:rsidR="00DB2ED8">
        <w:t>.</w:t>
      </w:r>
      <w:r w:rsidR="00BC0876">
        <w:t>5</w:t>
      </w:r>
      <w:r w:rsidRPr="00E85AFA">
        <w:t xml:space="preserve">, </w:t>
      </w:r>
      <w:r w:rsidR="008847C3">
        <w:t>15</w:t>
      </w:r>
      <w:r w:rsidR="00DB2ED8">
        <w:t>.2</w:t>
      </w:r>
      <w:r w:rsidRPr="00E85AFA">
        <w:t>)</w:t>
      </w:r>
      <w:r w:rsidR="006F071D">
        <w:t xml:space="preserve"> for a </w:t>
      </w:r>
      <w:r w:rsidR="006F071D" w:rsidRPr="00E85AFA">
        <w:rPr>
          <w:color w:val="000000" w:themeColor="text1"/>
        </w:rPr>
        <w:t>+</w:t>
      </w:r>
      <w:r w:rsidR="00556438">
        <w:rPr>
          <w:color w:val="000000" w:themeColor="text1"/>
        </w:rPr>
        <w:t>1.5</w:t>
      </w:r>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r w:rsidR="00D16DC8">
        <w:t>4</w:t>
      </w:r>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r w:rsidR="008847C3">
        <w:t>3</w:t>
      </w:r>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r w:rsidR="001B2C85">
        <w:rPr>
          <w:rFonts w:eastAsia="Times New Roman"/>
          <w:color w:val="000000"/>
        </w:rPr>
        <w:t>0</w:t>
      </w:r>
      <w:r w:rsidRPr="00E85AFA">
        <w:rPr>
          <w:rFonts w:eastAsia="Times New Roman"/>
          <w:color w:val="000000"/>
        </w:rPr>
        <w:t>% (</w:t>
      </w:r>
      <w:r w:rsidR="001B2C85">
        <w:rPr>
          <w:rFonts w:eastAsia="Times New Roman"/>
          <w:color w:val="000000"/>
        </w:rPr>
        <w:t>1</w:t>
      </w:r>
      <w:r w:rsidRPr="00E85AFA">
        <w:rPr>
          <w:rFonts w:eastAsia="Times New Roman"/>
          <w:color w:val="000000"/>
        </w:rPr>
        <w:t>.</w:t>
      </w:r>
      <w:r w:rsidR="001B2C85">
        <w:rPr>
          <w:rFonts w:eastAsia="Times New Roman"/>
          <w:color w:val="000000"/>
        </w:rPr>
        <w:t>6</w:t>
      </w:r>
      <w:r w:rsidRPr="00E85AFA">
        <w:rPr>
          <w:rFonts w:eastAsia="Times New Roman"/>
          <w:color w:val="000000"/>
        </w:rPr>
        <w:t xml:space="preserve">, </w:t>
      </w:r>
      <w:r w:rsidR="001B2C85">
        <w:rPr>
          <w:rFonts w:eastAsia="Times New Roman"/>
          <w:color w:val="000000"/>
        </w:rPr>
        <w:t>2</w:t>
      </w:r>
      <w:r w:rsidRPr="00E85AFA">
        <w:rPr>
          <w:rFonts w:eastAsia="Times New Roman"/>
          <w:color w:val="000000"/>
        </w:rPr>
        <w:t>.</w:t>
      </w:r>
      <w:r w:rsidR="001B2C85">
        <w:rPr>
          <w:rFonts w:eastAsia="Times New Roman"/>
          <w:color w:val="000000"/>
        </w:rPr>
        <w:t>6</w:t>
      </w:r>
      <w:r w:rsidRPr="00E85AFA">
        <w:rPr>
          <w:rFonts w:eastAsia="Times New Roman"/>
          <w:color w:val="000000"/>
        </w:rPr>
        <w:t>)</w:t>
      </w:r>
      <w:r w:rsidRPr="00E85AFA">
        <w:t xml:space="preserve"> for 25-34 year old men </w:t>
      </w:r>
      <w:r w:rsidRPr="00E85AFA">
        <w:lastRenderedPageBreak/>
        <w:t xml:space="preserve">versus </w:t>
      </w:r>
      <w:r w:rsidR="00B93C15">
        <w:t>0</w:t>
      </w:r>
      <w:r w:rsidRPr="00E85AFA">
        <w:t>.</w:t>
      </w:r>
      <w:r w:rsidR="001B2C85">
        <w:t>5</w:t>
      </w:r>
      <w:r w:rsidRPr="00E85AFA">
        <w:t>% (</w:t>
      </w:r>
      <w:r w:rsidR="00EE6FBE" w:rsidRPr="00E85AFA">
        <w:t>-</w:t>
      </w:r>
      <w:r w:rsidR="00B93C15">
        <w:t>0</w:t>
      </w:r>
      <w:r w:rsidRPr="00E85AFA">
        <w:t>.</w:t>
      </w:r>
      <w:r w:rsidR="00C41D2A">
        <w:t>3</w:t>
      </w:r>
      <w:r w:rsidRPr="00E85AFA">
        <w:t xml:space="preserve">, </w:t>
      </w:r>
      <w:r w:rsidR="00B93C15">
        <w:t>1</w:t>
      </w:r>
      <w:r w:rsidRPr="00E85AFA">
        <w:t>.</w:t>
      </w:r>
      <w:r w:rsidR="00C41D2A">
        <w:t>4</w:t>
      </w:r>
      <w:r w:rsidRPr="00E85AFA">
        <w:t>) for women of the same age) (</w:t>
      </w:r>
      <w:r w:rsidR="009C39F3" w:rsidRPr="00E85AFA">
        <w:t xml:space="preserve">Figure </w:t>
      </w:r>
      <w:r w:rsidR="00D16DC8">
        <w:t>4</w:t>
      </w:r>
      <w:r w:rsidRPr="00E85AFA">
        <w:t>).</w:t>
      </w:r>
      <w:ins w:id="35" w:author="Robbie Parks" w:date="2019-11-19T11:33:00Z">
        <w:r w:rsidR="009939E3">
          <w:t xml:space="preserve"> </w:t>
        </w:r>
        <w:r w:rsidR="009939E3">
          <w:rPr>
            <w:color w:val="000000" w:themeColor="text1"/>
          </w:rPr>
          <w:t xml:space="preserve">We present additional results, based on </w:t>
        </w:r>
        <w:r w:rsidR="009939E3" w:rsidRPr="00E85AFA">
          <w:rPr>
            <w:color w:val="000000" w:themeColor="text1"/>
          </w:rPr>
          <w:t>+</w:t>
        </w:r>
        <w:r w:rsidR="009939E3">
          <w:rPr>
            <w:color w:val="000000" w:themeColor="text1"/>
          </w:rPr>
          <w:t>2</w:t>
        </w:r>
        <w:r w:rsidR="009939E3" w:rsidRPr="00E85AFA">
          <w:rPr>
            <w:rFonts w:eastAsia="Times New Roman"/>
            <w:bCs/>
            <w:color w:val="222222"/>
            <w:shd w:val="clear" w:color="auto" w:fill="FFFFFF"/>
          </w:rPr>
          <w:t>°</w:t>
        </w:r>
        <w:r w:rsidR="009939E3" w:rsidRPr="00E85AFA">
          <w:rPr>
            <w:color w:val="000000" w:themeColor="text1"/>
          </w:rPr>
          <w:t>C</w:t>
        </w:r>
        <w:r w:rsidR="009939E3">
          <w:rPr>
            <w:color w:val="000000" w:themeColor="text1"/>
          </w:rPr>
          <w:t>,</w:t>
        </w:r>
      </w:ins>
      <w:ins w:id="36" w:author="Robbie Parks" w:date="2019-11-19T11:34:00Z">
        <w:r w:rsidR="009939E3">
          <w:rPr>
            <w:color w:val="000000" w:themeColor="text1"/>
          </w:rPr>
          <w:t xml:space="preserve"> as Extended Data (Extended Data Figure 4).</w:t>
        </w:r>
      </w:ins>
    </w:p>
    <w:p w14:paraId="052EE3E9" w14:textId="76A4E8F1" w:rsidR="00370E83" w:rsidRPr="00E85AFA" w:rsidRDefault="00370E83" w:rsidP="00370E83">
      <w:pPr>
        <w:spacing w:line="480" w:lineRule="auto"/>
        <w:jc w:val="both"/>
        <w:rPr>
          <w:color w:val="000000" w:themeColor="text1"/>
        </w:rPr>
      </w:pPr>
    </w:p>
    <w:p w14:paraId="184DC918" w14:textId="2EF18912" w:rsidR="00F82744" w:rsidRPr="00E85AFA" w:rsidRDefault="00F82744" w:rsidP="00F82744">
      <w:pPr>
        <w:spacing w:line="480" w:lineRule="auto"/>
        <w:jc w:val="both"/>
      </w:pPr>
      <w:r w:rsidRPr="00E85AFA">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EF1DA9">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28&lt;/sup&gt;","plainTextFormattedCitation":"28","previouslyFormattedCitation":"&lt;sup&gt;28&lt;/sup&gt;"},"properties":{"noteIndex":0},"schema":"https://github.com/citation-style-language/schema/raw/master/csl-citation.json"}</w:instrText>
      </w:r>
      <w:r w:rsidRPr="00E85AFA">
        <w:fldChar w:fldCharType="separate"/>
      </w:r>
      <w:r w:rsidR="00EF1DA9" w:rsidRPr="00EF1DA9">
        <w:rPr>
          <w:noProof/>
          <w:vertAlign w:val="superscript"/>
        </w:rPr>
        <w:t>28</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EF1DA9">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29–31&lt;/sup&gt;","plainTextFormattedCitation":"29–31","previouslyFormattedCitation":"&lt;sup&gt;29–31&lt;/sup&gt;"},"properties":{"noteIndex":0},"schema":"https://github.com/citation-style-language/schema/raw/master/csl-citation.json"}</w:instrText>
      </w:r>
      <w:r w:rsidRPr="00E85AFA">
        <w:fldChar w:fldCharType="separate"/>
      </w:r>
      <w:r w:rsidR="00EF1DA9" w:rsidRPr="00EF1DA9">
        <w:rPr>
          <w:noProof/>
          <w:vertAlign w:val="superscript"/>
        </w:rPr>
        <w:t>29–31</w:t>
      </w:r>
      <w:r w:rsidRPr="00E85AFA">
        <w:fldChar w:fldCharType="end"/>
      </w:r>
    </w:p>
    <w:p w14:paraId="7B284C3F" w14:textId="77777777" w:rsidR="00F82744" w:rsidRPr="00E85AFA" w:rsidRDefault="00F82744" w:rsidP="00F82744">
      <w:pPr>
        <w:spacing w:line="480" w:lineRule="auto"/>
        <w:jc w:val="both"/>
      </w:pPr>
    </w:p>
    <w:p w14:paraId="5402055F" w14:textId="791886D5"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F1DA9">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Pr="00E85AFA">
        <w:fldChar w:fldCharType="separate"/>
      </w:r>
      <w:r w:rsidR="00EF1DA9" w:rsidRPr="00EF1DA9">
        <w:rPr>
          <w:noProof/>
          <w:vertAlign w:val="superscript"/>
        </w:rPr>
        <w:t>20–23</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EF1DA9">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13&lt;/sup&gt;","plainTextFormattedCitation":"13","previouslyFormattedCitation":"&lt;sup&gt;13&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5</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EF1DA9">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32&lt;/sup&gt;","plainTextFormattedCitation":"32","previouslyFormattedCitation":"&lt;sup&gt;32&lt;/sup&gt;"},"properties":{"noteIndex":0},"schema":"https://github.com/citation-style-language/schema/raw/master/csl-citation.json"}</w:instrText>
      </w:r>
      <w:r w:rsidRPr="00E85AFA">
        <w:fldChar w:fldCharType="separate"/>
      </w:r>
      <w:r w:rsidR="00EF1DA9" w:rsidRPr="00EF1DA9">
        <w:rPr>
          <w:noProof/>
          <w:vertAlign w:val="superscript"/>
        </w:rPr>
        <w:t>32</w:t>
      </w:r>
      <w:r w:rsidRPr="00E85AFA">
        <w:fldChar w:fldCharType="end"/>
      </w:r>
      <w:r w:rsidRPr="00E85AFA">
        <w:t xml:space="preserve"> </w:t>
      </w:r>
      <w:r w:rsidR="00036B5B">
        <w:t xml:space="preserve">could </w:t>
      </w:r>
      <w:r w:rsidRPr="00E85AFA">
        <w:t>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EF1DA9">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12,16–19,24&lt;/sup&gt;","plainTextFormattedCitation":"12,16–19,24","previouslyFormattedCitation":"&lt;sup&gt;12,16–19,24&lt;/sup&gt;"},"properties":{"noteIndex":0},"schema":"https://github.com/citation-style-language/schema/raw/master/csl-citation.json"}</w:instrText>
      </w:r>
      <w:r w:rsidRPr="00E85AFA">
        <w:fldChar w:fldCharType="separate"/>
      </w:r>
      <w:r w:rsidR="00EF1DA9" w:rsidRPr="00EF1DA9">
        <w:rPr>
          <w:noProof/>
          <w:vertAlign w:val="superscript"/>
        </w:rPr>
        <w:t>12,16–19,24</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EF1DA9">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33&lt;/sup&gt;","plainTextFormattedCitation":"33","previouslyFormattedCitation":"&lt;sup&gt;33&lt;/sup&gt;"},"properties":{"noteIndex":0},"schema":"https://github.com/citation-style-language/schema/raw/master/csl-citation.json"}</w:instrText>
      </w:r>
      <w:r w:rsidRPr="00E85AFA">
        <w:fldChar w:fldCharType="separate"/>
      </w:r>
      <w:r w:rsidR="00EF1DA9" w:rsidRPr="00EF1DA9">
        <w:rPr>
          <w:noProof/>
          <w:vertAlign w:val="superscript"/>
        </w:rPr>
        <w:t>33</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5C11ADAF" w14:textId="3C1F0318" w:rsidR="0099481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EF1DA9">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34,35&lt;/sup&gt;","plainTextFormattedCitation":"34,35","previouslyFormattedCitation":"&lt;sup&gt;34,35&lt;/sup&gt;"},"properties":{"noteIndex":0},"schema":"https://github.com/citation-style-language/schema/raw/master/csl-citation.json"}</w:instrText>
      </w:r>
      <w:r w:rsidRPr="00E85AFA">
        <w:fldChar w:fldCharType="separate"/>
      </w:r>
      <w:r w:rsidR="00EF1DA9" w:rsidRPr="00EF1DA9">
        <w:rPr>
          <w:noProof/>
          <w:vertAlign w:val="superscript"/>
        </w:rPr>
        <w:t>34,35</w:t>
      </w:r>
      <w:r w:rsidRPr="00E85AFA">
        <w:fldChar w:fldCharType="end"/>
      </w:r>
      <w:r w:rsidRPr="00E85AFA">
        <w:t xml:space="preserve"> These effects could be compounded by the greater </w:t>
      </w:r>
      <w:r w:rsidRPr="00E85AFA">
        <w:lastRenderedPageBreak/>
        <w:t>anger levels linked to higher temperatures.</w:t>
      </w:r>
      <w:r w:rsidR="00756CB3" w:rsidRPr="00E85AFA">
        <w:fldChar w:fldCharType="begin" w:fldLock="1"/>
      </w:r>
      <w:r w:rsidR="00EF1DA9">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25–27&lt;/sup&gt;","plainTextFormattedCitation":"25–27","previouslyFormattedCitation":"&lt;sup&gt;25–27&lt;/sup&gt;"},"properties":{"noteIndex":0},"schema":"https://github.com/citation-style-language/schema/raw/master/csl-citation.json"}</w:instrText>
      </w:r>
      <w:r w:rsidR="00756CB3" w:rsidRPr="00E85AFA">
        <w:fldChar w:fldCharType="separate"/>
      </w:r>
      <w:r w:rsidR="00EF1DA9" w:rsidRPr="00EF1DA9">
        <w:rPr>
          <w:noProof/>
          <w:vertAlign w:val="superscript"/>
        </w:rPr>
        <w:t>25–27</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EF1DA9">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36&lt;/sup&gt;","plainTextFormattedCitation":"36","previouslyFormattedCitation":"&lt;sup&gt;36&lt;/sup&gt;"},"properties":{"noteIndex":0},"schema":"https://github.com/citation-style-language/schema/raw/master/csl-citation.json"}</w:instrText>
      </w:r>
      <w:r w:rsidR="00AA656B">
        <w:fldChar w:fldCharType="separate"/>
      </w:r>
      <w:r w:rsidR="00EF1DA9" w:rsidRPr="00EF1DA9">
        <w:rPr>
          <w:noProof/>
          <w:vertAlign w:val="superscript"/>
        </w:rPr>
        <w:t>36</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EF1DA9">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37&lt;/sup&gt;","plainTextFormattedCitation":"37","previouslyFormattedCitation":"&lt;sup&gt;37&lt;/sup&gt;"},"properties":{"noteIndex":0},"schema":"https://github.com/citation-style-language/schema/raw/master/csl-citation.json"}</w:instrText>
      </w:r>
      <w:r w:rsidRPr="00E85AFA">
        <w:fldChar w:fldCharType="separate"/>
      </w:r>
      <w:r w:rsidR="00EF1DA9" w:rsidRPr="00EF1DA9">
        <w:rPr>
          <w:noProof/>
          <w:vertAlign w:val="superscript"/>
        </w:rPr>
        <w:t>37</w:t>
      </w:r>
      <w:r w:rsidRPr="00E85AFA">
        <w:fldChar w:fldCharType="end"/>
      </w:r>
      <w:r w:rsidRPr="00E85AFA">
        <w:t xml:space="preserve"> Nonetheless, </w:t>
      </w:r>
      <w:r w:rsidR="00BD64FD" w:rsidRPr="00E85AFA">
        <w:t xml:space="preserve">the mechanisms for the </w:t>
      </w:r>
      <w:r w:rsidRPr="00E85AFA">
        <w:t>links between temperature and mental health 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w:t>
      </w:r>
      <w:r w:rsidR="005E5A17" w:rsidRPr="005E5A17">
        <w:t xml:space="preserve"> </w:t>
      </w:r>
      <w:r w:rsidR="005E5A17" w:rsidRPr="0099481A">
        <w:t>social connectivity and cohesion</w:t>
      </w:r>
      <w:r w:rsidR="005E5A17">
        <w:t>,</w:t>
      </w:r>
      <w:r w:rsidR="00BD64FD" w:rsidRPr="00E85AFA">
        <w:t xml:space="preserve"> quality of roads and housing, </w:t>
      </w:r>
      <w:r w:rsidR="005E5A17">
        <w:t xml:space="preserve">public transportation options, </w:t>
      </w:r>
      <w:r w:rsidR="00BD64FD" w:rsidRPr="00E85AFA">
        <w:t>emergency response, and social services.</w:t>
      </w:r>
    </w:p>
    <w:p w14:paraId="0CC67422" w14:textId="5813A66E" w:rsidR="00036B5B" w:rsidRDefault="00036B5B" w:rsidP="00F82744">
      <w:pPr>
        <w:spacing w:line="480" w:lineRule="auto"/>
        <w:jc w:val="both"/>
      </w:pPr>
    </w:p>
    <w:p w14:paraId="494B8615" w14:textId="432AC4A2" w:rsidR="00036B5B" w:rsidRPr="00853C6B" w:rsidRDefault="00036B5B" w:rsidP="00036B5B">
      <w:pPr>
        <w:spacing w:line="480" w:lineRule="auto"/>
        <w:jc w:val="both"/>
      </w:pPr>
      <w:r w:rsidRPr="00E85AFA">
        <w:t>The major strength of our study is that we have comprehensively modelled the association of temperature anomaly with injury by type of injury, month, age group and sex. Our measure of temperature anomaly internalises long-term historical experience of each state, and is closer to what climate change may bring about than solely examining daily episodes, or average temperature to which people have adapted. To utilise this metric, we integrated two large disparate national datasets on mortality (vital statistics) and meteorology (ERA</w:t>
      </w:r>
      <w:r>
        <w:t>5</w:t>
      </w:r>
      <w:r w:rsidRPr="00E85AFA">
        <w:t>), and developed a bespoke Bayesian spatio-temporal model. A limitation of our study is that, like all observation studies, we cannot rule out confounding of results due to other factors. As described above, our statistical model by design adjusts for factor</w:t>
      </w:r>
      <w:r>
        <w:t>s</w:t>
      </w:r>
      <w:r w:rsidRPr="00E85AFA">
        <w:t xml:space="preserve"> related to month</w:t>
      </w:r>
      <w:r>
        <w:t>,</w:t>
      </w:r>
      <w:r w:rsidRPr="00E85AFA">
        <w:t xml:space="preserve"> state</w:t>
      </w:r>
      <w:r>
        <w:t xml:space="preserve"> and state-month</w:t>
      </w:r>
      <w:r w:rsidRPr="00E85AFA">
        <w:t xml:space="preserve"> that </w:t>
      </w:r>
      <w:r>
        <w:t>are</w:t>
      </w:r>
      <w:r w:rsidRPr="00E85AFA">
        <w:t xml:space="preserve"> either invariant over time or that </w:t>
      </w:r>
      <w:r>
        <w:t>change</w:t>
      </w:r>
      <w:r w:rsidRPr="00E85AFA">
        <w:t xml:space="preserve"> linearly. Rather, the confounding factors would be those with anomalies that are similar to those of monthly temperature in each state, such as air pollution. However, to our knowledge, there is currently no evidence of an association between air pollution and injury mortality. </w:t>
      </w:r>
      <w:r>
        <w:t xml:space="preserve">We analysed the associations between anomalous temperature and injury mortality at the state level because the small number of events and computational demands made county-level analyses unfeasible. Analyses at finer </w:t>
      </w:r>
      <w:r>
        <w:lastRenderedPageBreak/>
        <w:t>spatial resolution, such as county or district,</w:t>
      </w:r>
      <w:r>
        <w:fldChar w:fldCharType="begin" w:fldLock="1"/>
      </w:r>
      <w: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50&lt;/sup&gt;","plainTextFormattedCitation":"50","previouslyFormattedCitation":"&lt;sup&gt;50&lt;/sup&gt;"},"properties":{"noteIndex":0},"schema":"https://github.com/citation-style-language/schema/raw/master/csl-citation.json"}</w:instrText>
      </w:r>
      <w:r>
        <w:fldChar w:fldCharType="separate"/>
      </w:r>
      <w:r w:rsidRPr="00EF1DA9">
        <w:rPr>
          <w:noProof/>
          <w:vertAlign w:val="superscript"/>
        </w:rPr>
        <w:t>50</w:t>
      </w:r>
      <w:r>
        <w:fldChar w:fldCharType="end"/>
      </w:r>
      <w:r>
        <w:t xml:space="preserve"> would be ideal because the impacts of anomalously warm and cold temperature on deaths from injuries may depend on socioeconomic (e.g., poverty; social connectivity and cohesion; availability of guns), environmental (e.g., availability of swimming pools; distance to bodies of water), infrastructure (e.g., quality and safety of roads; public transportation options), and health and social services (e.g., counselling and mental health services; emergency response). We used categories of injuries that are relevant for public health purposes and for designing and implementing interventions. It may be possible to further split each category. For example,</w:t>
      </w:r>
      <w:r w:rsidDel="00D6386C">
        <w:t xml:space="preserve"> 92% of all transport injuries in males and 96% in females</w:t>
      </w:r>
      <w:r>
        <w:t xml:space="preserve"> are from</w:t>
      </w:r>
      <w:r w:rsidDel="00D6386C">
        <w:t xml:space="preserve"> road traffic injuries</w:t>
      </w:r>
      <w:r>
        <w:t>, with the remainder being classified as other transport injuries</w:t>
      </w:r>
      <w:r w:rsidDel="00D6386C">
        <w:t xml:space="preserve"> (Extended Data Figure 5). </w:t>
      </w:r>
      <w:r>
        <w:t xml:space="preserve">Similarly, suicides can be classified based on the means of suicide. To the extent that these sub-categories are relevant for interventions, they </w:t>
      </w:r>
      <w:r w:rsidR="00DB4004">
        <w:t>should</w:t>
      </w:r>
      <w:r>
        <w:t xml:space="preserve"> be separately analysed in future studies. </w:t>
      </w:r>
      <w:r w:rsidDel="00D6386C">
        <w:t xml:space="preserve">Finally, </w:t>
      </w:r>
      <w:r>
        <w:t>a</w:t>
      </w:r>
      <w:r w:rsidRPr="00853C6B">
        <w:t xml:space="preserve">s with any Bayesian </w:t>
      </w:r>
      <w:r>
        <w:t>model,</w:t>
      </w:r>
      <w:r w:rsidRPr="00853C6B">
        <w:t xml:space="preserve"> choices of prior distributions</w:t>
      </w:r>
      <w:r>
        <w:t xml:space="preserve"> and hyper-parameters</w:t>
      </w:r>
      <w:r w:rsidRPr="00853C6B">
        <w:t xml:space="preserve"> are necessary</w:t>
      </w:r>
      <w:r>
        <w:t>.</w:t>
      </w:r>
      <w:r w:rsidRPr="00853C6B">
        <w:t xml:space="preserve"> </w:t>
      </w:r>
      <w:r>
        <w:t>T</w:t>
      </w:r>
      <w:r w:rsidRPr="00853C6B">
        <w:t xml:space="preserve">here are alternatives to </w:t>
      </w:r>
      <w:r>
        <w:t>the priors</w:t>
      </w:r>
      <w:r w:rsidRPr="00853C6B">
        <w:t xml:space="preserve"> we use</w:t>
      </w:r>
      <w:r>
        <w:t>d. For example, our weakly informative gamma priors could have been replaced with penalised complexity</w:t>
      </w:r>
      <w:r w:rsidRPr="00853C6B">
        <w:t xml:space="preserve"> priors</w:t>
      </w:r>
      <w:r>
        <w:rPr>
          <w:rStyle w:val="FootnoteReference"/>
        </w:rPr>
        <w:fldChar w:fldCharType="begin" w:fldLock="1"/>
      </w:r>
      <w:r>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51&lt;/sup&gt;","plainTextFormattedCitation":"51","previouslyFormattedCitation":"&lt;sup&gt;51&lt;/sup&gt;"},"properties":{"noteIndex":0},"schema":"https://github.com/citation-style-language/schema/raw/master/csl-citation.json"}</w:instrText>
      </w:r>
      <w:r>
        <w:rPr>
          <w:rStyle w:val="FootnoteReference"/>
        </w:rPr>
        <w:fldChar w:fldCharType="separate"/>
      </w:r>
      <w:r w:rsidRPr="00EF1DA9">
        <w:rPr>
          <w:noProof/>
          <w:vertAlign w:val="superscript"/>
        </w:rPr>
        <w:t>51</w:t>
      </w:r>
      <w:r>
        <w:rPr>
          <w:rStyle w:val="FootnoteReference"/>
        </w:rPr>
        <w:fldChar w:fldCharType="end"/>
      </w:r>
      <w:r>
        <w:t xml:space="preserve"> or uniform priors on the standard deviation scale.</w:t>
      </w:r>
      <w:r>
        <w:fldChar w:fldCharType="begin" w:fldLock="1"/>
      </w:r>
      <w:r>
        <w:instrText>ADDIN CSL_CITATION {"citationItems":[{"id":"ITEM-1","itemData":{"DOI":"10.1214/06-BA117A","ISBN":"9781139460934","ISSN":"19360975","abstract":"Various noninformative prior distributions have been suggested for scale parameters in hierarchical models. We construct a new folded-noncentral-t family of conditionally conjugate priors for hierarchical standard deviation pa- rameters, and then consider noninformative and weakly informative priors in this family. We use an example to illustrate serious problems with the inverse-gamma family of “noninformative” prior distributions. We suggest instead to use a uni- form prior on the hierarchical standard deviation, using the half-t family when the number of groups is small and in other settings where a weakly informative prior is desired. We also illustrate the use of the half-t family for hierarchical modeling of multiple variance parameters such as arise in the analysis of variance.","author":[{"dropping-particle":"","family":"Gelman","given":"Andrew","non-dropping-particle":"","parse-names":false,"suffix":""}],"container-title":"Bayesian Analysis","id":"ITEM-1","issued":{"date-parts":[["2006"]]},"title":"Prior distribution for variance parameters in hierarchical models","type":"article-journal"},"uris":["http://www.mendeley.com/documents/?uuid=60ae081a-69d2-4825-8913-231a92322449"]}],"mendeley":{"formattedCitation":"&lt;sup&gt;52&lt;/sup&gt;","plainTextFormattedCitation":"52","previouslyFormattedCitation":"&lt;sup&gt;52&lt;/sup&gt;"},"properties":{"noteIndex":0},"schema":"https://github.com/citation-style-language/schema/raw/master/csl-citation.json"}</w:instrText>
      </w:r>
      <w:r>
        <w:fldChar w:fldCharType="separate"/>
      </w:r>
      <w:r w:rsidRPr="00EF1DA9">
        <w:rPr>
          <w:noProof/>
          <w:vertAlign w:val="superscript"/>
        </w:rPr>
        <w:t>52</w:t>
      </w:r>
      <w:r>
        <w:fldChar w:fldCharType="end"/>
      </w:r>
      <w:r>
        <w:t xml:space="preserve"> We tested a limited number of alternatives and found that our results were robust to such specifications. </w:t>
      </w:r>
    </w:p>
    <w:p w14:paraId="0739AFF2" w14:textId="77777777" w:rsidR="00036B5B" w:rsidRPr="00E85AFA" w:rsidRDefault="00036B5B" w:rsidP="00F82744">
      <w:pPr>
        <w:spacing w:line="480" w:lineRule="auto"/>
        <w:jc w:val="both"/>
      </w:pPr>
    </w:p>
    <w:p w14:paraId="2645EA01" w14:textId="64975A32" w:rsidR="00324A84" w:rsidRPr="00E85AFA" w:rsidRDefault="00324A84" w:rsidP="00F82744">
      <w:pPr>
        <w:spacing w:line="480" w:lineRule="auto"/>
        <w:jc w:val="both"/>
      </w:pPr>
    </w:p>
    <w:p w14:paraId="18D16AC9" w14:textId="7BA94942" w:rsidR="00DE2407" w:rsidRPr="00DE2407" w:rsidRDefault="00324A84" w:rsidP="00DE2407">
      <w:pPr>
        <w:spacing w:line="480" w:lineRule="auto"/>
        <w:jc w:val="both"/>
      </w:pPr>
      <w:r w:rsidRPr="00E85AFA">
        <w:t>Our work highlights how deaths from injuries are currently susceptible to temperature anomalies and could also be modified by rising temperatures resulting from climate change, unless countered by social</w:t>
      </w:r>
      <w:r w:rsidR="007D5DF5">
        <w:t xml:space="preserve"> </w:t>
      </w:r>
      <w:r w:rsidR="005E5A17">
        <w:t>infrastructure</w:t>
      </w:r>
      <w:r w:rsidRPr="00E85AFA">
        <w:t xml:space="preserve"> and health system interventions that mitigate these impacts. Though absolute impacts on mortality are modest, some groups, especially men in young to middle-ages, experience larger impacts. Therefore, a combination of public health interventions that broadly target injuries in these groups – for example targeted messaging for </w:t>
      </w:r>
      <w:r w:rsidRPr="00E85AFA">
        <w:lastRenderedPageBreak/>
        <w:t xml:space="preserve">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r w:rsidR="00DE2407">
        <w:rPr>
          <w:b/>
          <w:color w:val="000000" w:themeColor="text1"/>
        </w:rPr>
        <w:br w:type="page"/>
      </w:r>
    </w:p>
    <w:p w14:paraId="5E35FA61" w14:textId="77777777" w:rsidR="00DE2407" w:rsidRPr="00E85AFA" w:rsidRDefault="00DE2407" w:rsidP="00DE2407">
      <w:pPr>
        <w:spacing w:line="480" w:lineRule="auto"/>
        <w:jc w:val="both"/>
        <w:rPr>
          <w:b/>
        </w:rPr>
      </w:pPr>
      <w:r w:rsidRPr="00E85AFA">
        <w:rPr>
          <w:b/>
        </w:rPr>
        <w:lastRenderedPageBreak/>
        <w:t>References</w:t>
      </w:r>
    </w:p>
    <w:p w14:paraId="57D33A52" w14:textId="77777777" w:rsidR="00DE2407" w:rsidRPr="00DE2407" w:rsidRDefault="00DE2407" w:rsidP="00DE2407">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Pr="00DE2407">
        <w:rPr>
          <w:noProof/>
          <w:lang w:val="en-US"/>
        </w:rPr>
        <w:t>1.</w:t>
      </w:r>
      <w:r w:rsidRPr="00DE2407">
        <w:rPr>
          <w:noProof/>
          <w:lang w:val="en-US"/>
        </w:rPr>
        <w:tab/>
        <w:t xml:space="preserve">IPCC. </w:t>
      </w:r>
      <w:r w:rsidRPr="00DE2407">
        <w:rPr>
          <w:i/>
          <w:iCs/>
          <w:noProof/>
          <w:lang w:val="en-US"/>
        </w:rPr>
        <w:t>Climate change 2013: the physical science basis. Working group I contribution to the fifth assessment report of the intergovernmental panel on climate change</w:t>
      </w:r>
      <w:r w:rsidRPr="00DE2407">
        <w:rPr>
          <w:noProof/>
          <w:lang w:val="en-US"/>
        </w:rPr>
        <w:t>. (Cambridge, UK and New York, USA: Cambridge University Press, 2013).</w:t>
      </w:r>
    </w:p>
    <w:p w14:paraId="5D7148E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w:t>
      </w:r>
      <w:r w:rsidRPr="00DE2407">
        <w:rPr>
          <w:noProof/>
          <w:lang w:val="en-US"/>
        </w:rPr>
        <w:tab/>
        <w:t xml:space="preserve">United Nations. </w:t>
      </w:r>
      <w:r w:rsidRPr="00DE2407">
        <w:rPr>
          <w:i/>
          <w:iCs/>
          <w:noProof/>
          <w:lang w:val="en-US"/>
        </w:rPr>
        <w:t>Paris Agreement</w:t>
      </w:r>
      <w:r w:rsidRPr="00DE2407">
        <w:rPr>
          <w:noProof/>
          <w:lang w:val="en-US"/>
        </w:rPr>
        <w:t>. (2015).</w:t>
      </w:r>
    </w:p>
    <w:p w14:paraId="5E05F1EC"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w:t>
      </w:r>
      <w:r w:rsidRPr="00DE2407">
        <w:rPr>
          <w:noProof/>
          <w:lang w:val="en-US"/>
        </w:rPr>
        <w:tab/>
        <w:t xml:space="preserve">McMichael, A. J., Woodruff, R. E. &amp; Hales, S. Climate change and human health: present and future risks. </w:t>
      </w:r>
      <w:r w:rsidRPr="00DE2407">
        <w:rPr>
          <w:i/>
          <w:iCs/>
          <w:noProof/>
          <w:lang w:val="en-US"/>
        </w:rPr>
        <w:t>Lancet</w:t>
      </w:r>
      <w:r w:rsidRPr="00DE2407">
        <w:rPr>
          <w:noProof/>
          <w:lang w:val="en-US"/>
        </w:rPr>
        <w:t xml:space="preserve"> (2006). doi:10.1016/S0140-6736(06)68079-3</w:t>
      </w:r>
    </w:p>
    <w:p w14:paraId="251ED33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w:t>
      </w:r>
      <w:r w:rsidRPr="00DE2407">
        <w:rPr>
          <w:noProof/>
          <w:lang w:val="en-US"/>
        </w:rPr>
        <w:tab/>
        <w:t xml:space="preserve">Smith, K. R. </w:t>
      </w:r>
      <w:r w:rsidRPr="00DE2407">
        <w:rPr>
          <w:i/>
          <w:iCs/>
          <w:noProof/>
          <w:lang w:val="en-US"/>
        </w:rPr>
        <w:t>et al.</w:t>
      </w:r>
      <w:r w:rsidRPr="00DE2407">
        <w:rPr>
          <w:noProof/>
          <w:lang w:val="en-US"/>
        </w:rPr>
        <w:t xml:space="preserve"> Human health: impacts, adaptation, and co-benefits. in </w:t>
      </w:r>
      <w:r w:rsidRPr="00DE2407">
        <w:rPr>
          <w:i/>
          <w:iCs/>
          <w:noProof/>
          <w:lang w:val="en-US"/>
        </w:rPr>
        <w:t>Climate Change 2014 Impacts, Adaptation and Vulnerability: Part A: Global and Sectoral Aspects</w:t>
      </w:r>
      <w:r w:rsidRPr="00DE2407">
        <w:rPr>
          <w:noProof/>
          <w:lang w:val="en-US"/>
        </w:rPr>
        <w:t xml:space="preserve"> (2015). doi:10.1017/CBO9781107415379.016</w:t>
      </w:r>
    </w:p>
    <w:p w14:paraId="2A9893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w:t>
      </w:r>
      <w:r w:rsidRPr="00DE2407">
        <w:rPr>
          <w:noProof/>
          <w:lang w:val="en-US"/>
        </w:rPr>
        <w:tab/>
        <w:t xml:space="preserve">Haines, A. &amp; Ebi, K. The imperative for climate action to protect health. </w:t>
      </w:r>
      <w:r w:rsidRPr="00DE2407">
        <w:rPr>
          <w:i/>
          <w:iCs/>
          <w:noProof/>
          <w:lang w:val="en-US"/>
        </w:rPr>
        <w:t>N. Engl. J. Med.</w:t>
      </w:r>
      <w:r w:rsidRPr="00DE2407">
        <w:rPr>
          <w:noProof/>
          <w:lang w:val="en-US"/>
        </w:rPr>
        <w:t xml:space="preserve"> 263–273 (2019).</w:t>
      </w:r>
    </w:p>
    <w:p w14:paraId="3A6D13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6.</w:t>
      </w:r>
      <w:r w:rsidRPr="00DE2407">
        <w:rPr>
          <w:noProof/>
          <w:lang w:val="en-US"/>
        </w:rPr>
        <w:tab/>
        <w:t xml:space="preserve">Watts, N. </w:t>
      </w:r>
      <w:r w:rsidRPr="00DE2407">
        <w:rPr>
          <w:i/>
          <w:iCs/>
          <w:noProof/>
          <w:lang w:val="en-US"/>
        </w:rPr>
        <w:t>et al.</w:t>
      </w:r>
      <w:r w:rsidRPr="00DE2407">
        <w:rPr>
          <w:noProof/>
          <w:lang w:val="en-US"/>
        </w:rPr>
        <w:t xml:space="preserve"> The 2018 report of the Lancet Countdown on health and climate change: shaping health of nations for centuries to come. </w:t>
      </w:r>
      <w:r w:rsidRPr="00DE2407">
        <w:rPr>
          <w:i/>
          <w:iCs/>
          <w:noProof/>
          <w:lang w:val="en-US"/>
        </w:rPr>
        <w:t>Lancet</w:t>
      </w:r>
      <w:r w:rsidRPr="00DE2407">
        <w:rPr>
          <w:noProof/>
          <w:lang w:val="en-US"/>
        </w:rPr>
        <w:t xml:space="preserve"> </w:t>
      </w:r>
      <w:r w:rsidRPr="00DE2407">
        <w:rPr>
          <w:b/>
          <w:bCs/>
          <w:noProof/>
          <w:lang w:val="en-US"/>
        </w:rPr>
        <w:t>6736</w:t>
      </w:r>
      <w:r w:rsidRPr="00DE2407">
        <w:rPr>
          <w:noProof/>
          <w:lang w:val="en-US"/>
        </w:rPr>
        <w:t>, 1–4 (2018).</w:t>
      </w:r>
    </w:p>
    <w:p w14:paraId="05A4020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7.</w:t>
      </w:r>
      <w:r w:rsidRPr="00DE2407">
        <w:rPr>
          <w:noProof/>
          <w:lang w:val="en-US"/>
        </w:rPr>
        <w:tab/>
        <w:t xml:space="preserve">Huang, C. </w:t>
      </w:r>
      <w:r w:rsidRPr="00DE2407">
        <w:rPr>
          <w:i/>
          <w:iCs/>
          <w:noProof/>
          <w:lang w:val="en-US"/>
        </w:rPr>
        <w:t>et al.</w:t>
      </w:r>
      <w:r w:rsidRPr="00DE2407">
        <w:rPr>
          <w:noProof/>
          <w:lang w:val="en-US"/>
        </w:rPr>
        <w:t xml:space="preserve"> Projecting future heat-related mortality under climate change scenarios: a systematic review. </w:t>
      </w:r>
      <w:r w:rsidRPr="00DE2407">
        <w:rPr>
          <w:i/>
          <w:iCs/>
          <w:noProof/>
          <w:lang w:val="en-US"/>
        </w:rPr>
        <w:t>Environ. Health Perspect.</w:t>
      </w:r>
      <w:r w:rsidRPr="00DE2407">
        <w:rPr>
          <w:noProof/>
          <w:lang w:val="en-US"/>
        </w:rPr>
        <w:t xml:space="preserve"> (2011). doi:10.1289/ehp.1103456</w:t>
      </w:r>
    </w:p>
    <w:p w14:paraId="7FEDFCA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8.</w:t>
      </w:r>
      <w:r w:rsidRPr="00DE2407">
        <w:rPr>
          <w:noProof/>
          <w:lang w:val="en-US"/>
        </w:rPr>
        <w:tab/>
        <w:t xml:space="preserve">Gasparrini, A. </w:t>
      </w:r>
      <w:r w:rsidRPr="00DE2407">
        <w:rPr>
          <w:i/>
          <w:iCs/>
          <w:noProof/>
          <w:lang w:val="en-US"/>
        </w:rPr>
        <w:t>et al.</w:t>
      </w:r>
      <w:r w:rsidRPr="00DE2407">
        <w:rPr>
          <w:noProof/>
          <w:lang w:val="en-US"/>
        </w:rPr>
        <w:t xml:space="preserve"> Projections of temperature-related excess mortality under climate change scenarios. </w:t>
      </w:r>
      <w:r w:rsidRPr="00DE2407">
        <w:rPr>
          <w:i/>
          <w:iCs/>
          <w:noProof/>
          <w:lang w:val="en-US"/>
        </w:rPr>
        <w:t>Lancet Planet. Heal.</w:t>
      </w:r>
      <w:r w:rsidRPr="00DE2407">
        <w:rPr>
          <w:noProof/>
          <w:lang w:val="en-US"/>
        </w:rPr>
        <w:t xml:space="preserve"> (2017). doi:10.1016/S2542-5196(17)30156-0</w:t>
      </w:r>
    </w:p>
    <w:p w14:paraId="6802DBD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9.</w:t>
      </w:r>
      <w:r w:rsidRPr="00DE2407">
        <w:rPr>
          <w:noProof/>
          <w:lang w:val="en-US"/>
        </w:rPr>
        <w:tab/>
        <w:t xml:space="preserve">Burke, M. </w:t>
      </w:r>
      <w:r w:rsidRPr="00DE2407">
        <w:rPr>
          <w:i/>
          <w:iCs/>
          <w:noProof/>
          <w:lang w:val="en-US"/>
        </w:rPr>
        <w:t>et al.</w:t>
      </w:r>
      <w:r w:rsidRPr="00DE2407">
        <w:rPr>
          <w:noProof/>
          <w:lang w:val="en-US"/>
        </w:rPr>
        <w:t xml:space="preserve"> Higher temperatures increase suicide rates in the United States and Mexico. </w:t>
      </w:r>
      <w:r w:rsidRPr="00DE2407">
        <w:rPr>
          <w:i/>
          <w:iCs/>
          <w:noProof/>
          <w:lang w:val="en-US"/>
        </w:rPr>
        <w:t>Nat. Clim. Chang.</w:t>
      </w:r>
      <w:r w:rsidRPr="00DE2407">
        <w:rPr>
          <w:noProof/>
          <w:lang w:val="en-US"/>
        </w:rPr>
        <w:t xml:space="preserve"> (2018). doi:10.1038/s41558-018-0222-x</w:t>
      </w:r>
    </w:p>
    <w:p w14:paraId="50B908C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10.</w:t>
      </w:r>
      <w:r w:rsidRPr="00DE2407">
        <w:rPr>
          <w:noProof/>
          <w:lang w:val="en-US"/>
        </w:rPr>
        <w:tab/>
        <w:t xml:space="preserve">Rey, G. </w:t>
      </w:r>
      <w:r w:rsidRPr="00DE2407">
        <w:rPr>
          <w:i/>
          <w:iCs/>
          <w:noProof/>
          <w:lang w:val="en-US"/>
        </w:rPr>
        <w:t>et al.</w:t>
      </w:r>
      <w:r w:rsidRPr="00DE2407">
        <w:rPr>
          <w:noProof/>
          <w:lang w:val="en-US"/>
        </w:rPr>
        <w:t xml:space="preserve"> The impact of major heat waves on all-cause and cause-specific mortality in France from 1971 to 2003. </w:t>
      </w:r>
      <w:r w:rsidRPr="00DE2407">
        <w:rPr>
          <w:i/>
          <w:iCs/>
          <w:noProof/>
          <w:lang w:val="en-US"/>
        </w:rPr>
        <w:t>Int. Arch. Occup. Environ. Health</w:t>
      </w:r>
      <w:r w:rsidRPr="00DE2407">
        <w:rPr>
          <w:noProof/>
          <w:lang w:val="en-US"/>
        </w:rPr>
        <w:t xml:space="preserve"> (2007). doi:10.1007/s00420-007-0173-4</w:t>
      </w:r>
    </w:p>
    <w:p w14:paraId="659342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11.</w:t>
      </w:r>
      <w:r w:rsidRPr="00DE2407">
        <w:rPr>
          <w:noProof/>
          <w:lang w:val="en-US"/>
        </w:rPr>
        <w:tab/>
        <w:t xml:space="preserve">Orru, H. &amp; Åström, D. O. Increases in external cause mortality due to high and low temperatures: evidence from northeastern Europe. </w:t>
      </w:r>
      <w:r w:rsidRPr="00DE2407">
        <w:rPr>
          <w:i/>
          <w:iCs/>
          <w:noProof/>
          <w:lang w:val="en-US"/>
        </w:rPr>
        <w:t>Int. J. Biometeorol.</w:t>
      </w:r>
      <w:r w:rsidRPr="00DE2407">
        <w:rPr>
          <w:noProof/>
          <w:lang w:val="en-US"/>
        </w:rPr>
        <w:t xml:space="preserve"> (2017). doi:10.1007/s00484-016-1270-4</w:t>
      </w:r>
    </w:p>
    <w:p w14:paraId="5D64E15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12.</w:t>
      </w:r>
      <w:r w:rsidRPr="00DE2407">
        <w:rPr>
          <w:noProof/>
          <w:lang w:val="en-US"/>
        </w:rPr>
        <w:tab/>
        <w:t xml:space="preserve">Robertson, L. S. Reversal of the road death trend in the U.S. in 2015–2016: An examination of the climate and economic hypotheses. </w:t>
      </w:r>
      <w:r w:rsidRPr="00DE2407">
        <w:rPr>
          <w:i/>
          <w:iCs/>
          <w:noProof/>
          <w:lang w:val="en-US"/>
        </w:rPr>
        <w:t>J. Transp. Heal.</w:t>
      </w:r>
      <w:r w:rsidRPr="00DE2407">
        <w:rPr>
          <w:noProof/>
          <w:lang w:val="en-US"/>
        </w:rPr>
        <w:t xml:space="preserve"> (2018). doi:10.1016/j.jth.2018.04.005</w:t>
      </w:r>
    </w:p>
    <w:p w14:paraId="79DF17B1" w14:textId="67772CF2" w:rsidR="00DE2407" w:rsidRP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3</w:t>
      </w:r>
      <w:r w:rsidR="00DE2407" w:rsidRPr="00DE2407">
        <w:rPr>
          <w:noProof/>
          <w:lang w:val="en-US"/>
        </w:rPr>
        <w:t>.</w:t>
      </w:r>
      <w:r w:rsidR="00DE2407" w:rsidRPr="00DE2407">
        <w:rPr>
          <w:noProof/>
          <w:lang w:val="en-US"/>
        </w:rPr>
        <w:tab/>
        <w:t xml:space="preserve">Parks, R. M., Bennett, J. E., Foreman, K. J., Toumi, R. &amp; Ezzati, M. National and regional seasonal dynamics of all-cause and cause-specific mortality in the USA from 1980 to 2016. </w:t>
      </w:r>
      <w:r w:rsidR="00DE2407" w:rsidRPr="00DE2407">
        <w:rPr>
          <w:i/>
          <w:iCs/>
          <w:noProof/>
          <w:lang w:val="en-US"/>
        </w:rPr>
        <w:t>Elife</w:t>
      </w:r>
      <w:r w:rsidR="00DE2407" w:rsidRPr="00DE2407">
        <w:rPr>
          <w:noProof/>
          <w:lang w:val="en-US"/>
        </w:rPr>
        <w:t xml:space="preserve"> </w:t>
      </w:r>
      <w:r w:rsidR="00DE2407" w:rsidRPr="00DE2407">
        <w:rPr>
          <w:b/>
          <w:bCs/>
          <w:noProof/>
          <w:lang w:val="en-US"/>
        </w:rPr>
        <w:t>7</w:t>
      </w:r>
      <w:r w:rsidR="00DE2407" w:rsidRPr="00DE2407">
        <w:rPr>
          <w:noProof/>
          <w:lang w:val="en-US"/>
        </w:rPr>
        <w:t>, (2018).</w:t>
      </w:r>
    </w:p>
    <w:p w14:paraId="7E9CE95F" w14:textId="5E5BA670" w:rsidR="00DE2407" w:rsidRDefault="002250D4" w:rsidP="00DE2407">
      <w:pPr>
        <w:widowControl w:val="0"/>
        <w:autoSpaceDE w:val="0"/>
        <w:autoSpaceDN w:val="0"/>
        <w:adjustRightInd w:val="0"/>
        <w:ind w:left="640" w:hanging="640"/>
        <w:rPr>
          <w:noProof/>
          <w:lang w:val="en-US"/>
        </w:rPr>
      </w:pPr>
      <w:r w:rsidRPr="00DE2407">
        <w:rPr>
          <w:noProof/>
          <w:lang w:val="en-US"/>
        </w:rPr>
        <w:t>1</w:t>
      </w:r>
      <w:r>
        <w:rPr>
          <w:noProof/>
          <w:lang w:val="en-US"/>
        </w:rPr>
        <w:t>4</w:t>
      </w:r>
      <w:r w:rsidR="00DE2407" w:rsidRPr="00DE2407">
        <w:rPr>
          <w:noProof/>
          <w:lang w:val="en-US"/>
        </w:rPr>
        <w:t>.</w:t>
      </w:r>
      <w:r w:rsidR="00DE2407" w:rsidRPr="00DE2407">
        <w:rPr>
          <w:noProof/>
          <w:lang w:val="en-US"/>
        </w:rPr>
        <w:tab/>
        <w:t xml:space="preserve">Rau, R. Seasonality in human mortality. A demographic approach. </w:t>
      </w:r>
      <w:r w:rsidR="00DE2407" w:rsidRPr="00DE2407">
        <w:rPr>
          <w:i/>
          <w:iCs/>
          <w:noProof/>
          <w:lang w:val="en-US"/>
        </w:rPr>
        <w:t>Wirtschafts- und Sozialwissenschaftlichen Fak.</w:t>
      </w:r>
      <w:r w:rsidR="00DE2407" w:rsidRPr="00DE2407">
        <w:rPr>
          <w:noProof/>
          <w:lang w:val="en-US"/>
        </w:rPr>
        <w:t xml:space="preserve"> </w:t>
      </w:r>
      <w:r w:rsidR="00DE2407" w:rsidRPr="00DE2407">
        <w:rPr>
          <w:b/>
          <w:bCs/>
          <w:noProof/>
          <w:lang w:val="en-US"/>
        </w:rPr>
        <w:t>PhD</w:t>
      </w:r>
      <w:r w:rsidR="00DE2407" w:rsidRPr="00DE2407">
        <w:rPr>
          <w:noProof/>
          <w:lang w:val="en-US"/>
        </w:rPr>
        <w:t>, 361 (2004).</w:t>
      </w:r>
    </w:p>
    <w:p w14:paraId="255BBBC9" w14:textId="796F1365" w:rsidR="002250D4" w:rsidRPr="00DE2407" w:rsidRDefault="002250D4" w:rsidP="002250D4">
      <w:pPr>
        <w:widowControl w:val="0"/>
        <w:autoSpaceDE w:val="0"/>
        <w:autoSpaceDN w:val="0"/>
        <w:adjustRightInd w:val="0"/>
        <w:ind w:left="640" w:hanging="640"/>
        <w:rPr>
          <w:noProof/>
          <w:lang w:val="en-US"/>
        </w:rPr>
      </w:pPr>
      <w:r w:rsidRPr="00DE2407">
        <w:rPr>
          <w:noProof/>
          <w:lang w:val="en-US"/>
        </w:rPr>
        <w:t>1</w:t>
      </w:r>
      <w:r>
        <w:rPr>
          <w:noProof/>
          <w:lang w:val="en-US"/>
        </w:rPr>
        <w:t>5</w:t>
      </w:r>
      <w:r w:rsidRPr="00DE2407">
        <w:rPr>
          <w:noProof/>
          <w:lang w:val="en-US"/>
        </w:rPr>
        <w:t>.</w:t>
      </w:r>
      <w:r w:rsidRPr="00DE2407">
        <w:rPr>
          <w:noProof/>
          <w:lang w:val="en-US"/>
        </w:rPr>
        <w:tab/>
        <w:t xml:space="preserve">Opinium. Brits drink more alcohol in warmer weather. </w:t>
      </w:r>
      <w:r w:rsidRPr="00DE2407">
        <w:rPr>
          <w:i/>
          <w:iCs/>
          <w:noProof/>
          <w:lang w:val="en-US"/>
        </w:rPr>
        <w:t>Opinium.co.uk</w:t>
      </w:r>
      <w:r w:rsidRPr="00DE2407">
        <w:rPr>
          <w:noProof/>
          <w:lang w:val="en-US"/>
        </w:rPr>
        <w:t xml:space="preserve"> (2018). Available at: https://www.opinium.co.uk/brits-drink-more-alcohol-in-warmer-weather/. (Accessed: 10th January 2019)</w:t>
      </w:r>
    </w:p>
    <w:p w14:paraId="64B1CD0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16.</w:t>
      </w:r>
      <w:r w:rsidRPr="00DE2407">
        <w:rPr>
          <w:noProof/>
          <w:lang w:val="en-US"/>
        </w:rPr>
        <w:tab/>
        <w:t xml:space="preserve">Datla, S., Sahu, P., Roh, H.-J. &amp; Sharma, S. A comprehensive analysis of the association of highway traffic with winter weather conditions. </w:t>
      </w:r>
      <w:r w:rsidRPr="00DE2407">
        <w:rPr>
          <w:i/>
          <w:iCs/>
          <w:noProof/>
          <w:lang w:val="en-US"/>
        </w:rPr>
        <w:t>Procedia - Soc. Behav. Sci.</w:t>
      </w:r>
      <w:r w:rsidRPr="00DE2407">
        <w:rPr>
          <w:noProof/>
          <w:lang w:val="en-US"/>
        </w:rPr>
        <w:t xml:space="preserve"> (2013). doi:10.1016/j.sbspro.2013.11.143</w:t>
      </w:r>
    </w:p>
    <w:p w14:paraId="14139EE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17.</w:t>
      </w:r>
      <w:r w:rsidRPr="00DE2407">
        <w:rPr>
          <w:noProof/>
          <w:lang w:val="en-US"/>
        </w:rPr>
        <w:tab/>
        <w:t xml:space="preserve">Roh, H.-J., Sahu, P. K., Sharma, S., Datla, S. &amp; Mehran, B. Statistical investigations of snowfall and temperature interaction with passenger car and truck traffic on primary highways in Canada. </w:t>
      </w:r>
      <w:r w:rsidRPr="00DE2407">
        <w:rPr>
          <w:i/>
          <w:iCs/>
          <w:noProof/>
          <w:lang w:val="en-US"/>
        </w:rPr>
        <w:t>J. Cold Reg. Eng.</w:t>
      </w:r>
      <w:r w:rsidRPr="00DE2407">
        <w:rPr>
          <w:noProof/>
          <w:lang w:val="en-US"/>
        </w:rPr>
        <w:t xml:space="preserve"> (2016). doi:10.1061/(ASCE)CR.1943-5495.0000099</w:t>
      </w:r>
    </w:p>
    <w:p w14:paraId="4FC4969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18.</w:t>
      </w:r>
      <w:r w:rsidRPr="00DE2407">
        <w:rPr>
          <w:noProof/>
          <w:lang w:val="en-US"/>
        </w:rPr>
        <w:tab/>
        <w:t xml:space="preserve">Roh, H.-J., Datla, S. &amp; Sharma, S. Effect of snow, temperature and their interaction on highway truck traffic. </w:t>
      </w:r>
      <w:r w:rsidRPr="00DE2407">
        <w:rPr>
          <w:i/>
          <w:iCs/>
          <w:noProof/>
          <w:lang w:val="en-US"/>
        </w:rPr>
        <w:t>J. Transp. Techn.</w:t>
      </w:r>
      <w:r w:rsidRPr="00DE2407">
        <w:rPr>
          <w:noProof/>
          <w:lang w:val="en-US"/>
        </w:rPr>
        <w:t xml:space="preserve"> (2013). doi:10.4236/jtts.2013.31003</w:t>
      </w:r>
    </w:p>
    <w:p w14:paraId="43D28E1A"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19.</w:t>
      </w:r>
      <w:r w:rsidRPr="00DE2407">
        <w:rPr>
          <w:noProof/>
          <w:lang w:val="en-US"/>
        </w:rPr>
        <w:tab/>
        <w:t xml:space="preserve">Roh, H. J., Sharma, S. &amp; Sahu, P. K. Modeling snow and cold effects for classified highway traffic volumes. </w:t>
      </w:r>
      <w:r w:rsidRPr="00DE2407">
        <w:rPr>
          <w:i/>
          <w:iCs/>
          <w:noProof/>
          <w:lang w:val="en-US"/>
        </w:rPr>
        <w:t>KSCE J. Civ. Eng.</w:t>
      </w:r>
      <w:r w:rsidRPr="00DE2407">
        <w:rPr>
          <w:noProof/>
          <w:lang w:val="en-US"/>
        </w:rPr>
        <w:t xml:space="preserve"> (2016). doi:10.1007/s12205-015-0236-0</w:t>
      </w:r>
    </w:p>
    <w:p w14:paraId="7FA2547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lastRenderedPageBreak/>
        <w:t>20.</w:t>
      </w:r>
      <w:r w:rsidRPr="00DE2407">
        <w:rPr>
          <w:noProof/>
          <w:lang w:val="en-US"/>
        </w:rPr>
        <w:tab/>
        <w:t xml:space="preserve">Daanen, H. A. M., Van De Vliert, E. &amp; Huang, X. Driving performance in cold, warm, and thermoneutral environments. </w:t>
      </w:r>
      <w:r w:rsidRPr="00DE2407">
        <w:rPr>
          <w:i/>
          <w:iCs/>
          <w:noProof/>
          <w:lang w:val="en-US"/>
        </w:rPr>
        <w:t>Appl. Ergon.</w:t>
      </w:r>
      <w:r w:rsidRPr="00DE2407">
        <w:rPr>
          <w:noProof/>
          <w:lang w:val="en-US"/>
        </w:rPr>
        <w:t xml:space="preserve"> (2003). doi:10.1016/S0003-6870(03)00055-3</w:t>
      </w:r>
    </w:p>
    <w:p w14:paraId="118F049E"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21.</w:t>
      </w:r>
      <w:r w:rsidRPr="00DE2407">
        <w:rPr>
          <w:noProof/>
          <w:lang w:val="en-US"/>
        </w:rPr>
        <w:tab/>
        <w:t xml:space="preserve">Zlatoper, T. J. Determinants of motor vehicle deaths in the United States: a cross-sectional analysis. </w:t>
      </w:r>
      <w:r w:rsidRPr="00DE2407">
        <w:rPr>
          <w:i/>
          <w:iCs/>
          <w:noProof/>
          <w:lang w:val="en-US"/>
        </w:rPr>
        <w:t>Accid. Anal. Prev.</w:t>
      </w:r>
      <w:r w:rsidRPr="00DE2407">
        <w:rPr>
          <w:noProof/>
          <w:lang w:val="en-US"/>
        </w:rPr>
        <w:t xml:space="preserve"> (1991). doi:10.1016/0001-4575(91)90062-A</w:t>
      </w:r>
    </w:p>
    <w:p w14:paraId="36B0DB7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22.</w:t>
      </w:r>
      <w:r w:rsidRPr="00DE2407">
        <w:rPr>
          <w:noProof/>
          <w:lang w:val="en-US"/>
        </w:rPr>
        <w:tab/>
        <w:t xml:space="preserve">Mackie, R. R. &amp; Hanlon, J. F. . O. A study of the combined effects of extented driving and heat stress on driver arousal and performance. in </w:t>
      </w:r>
      <w:r w:rsidRPr="00DE2407">
        <w:rPr>
          <w:i/>
          <w:iCs/>
          <w:noProof/>
          <w:lang w:val="en-US"/>
        </w:rPr>
        <w:t>Symposium on relationships among theory, physiological correlates, and operational performance</w:t>
      </w:r>
      <w:r w:rsidRPr="00DE2407">
        <w:rPr>
          <w:noProof/>
          <w:lang w:val="en-US"/>
        </w:rPr>
        <w:t xml:space="preserve"> (1976). doi:10.1007/978-1-4684-2529-1_25</w:t>
      </w:r>
    </w:p>
    <w:p w14:paraId="39E05BA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23.</w:t>
      </w:r>
      <w:r w:rsidRPr="00DE2407">
        <w:rPr>
          <w:noProof/>
          <w:lang w:val="en-US"/>
        </w:rPr>
        <w:tab/>
        <w:t xml:space="preserve">Wyon, D. P., Wyon, I. &amp; Norin, F. Effects of moderate heat stress on driver vigilance in a moving vehicle. </w:t>
      </w:r>
      <w:r w:rsidRPr="00DE2407">
        <w:rPr>
          <w:i/>
          <w:iCs/>
          <w:noProof/>
          <w:lang w:val="en-US"/>
        </w:rPr>
        <w:t>Ergonomics</w:t>
      </w:r>
      <w:r w:rsidRPr="00DE2407">
        <w:rPr>
          <w:noProof/>
          <w:lang w:val="en-US"/>
        </w:rPr>
        <w:t xml:space="preserve"> (1996). doi:10.1080/00140139608964434</w:t>
      </w:r>
    </w:p>
    <w:p w14:paraId="6F29772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24.</w:t>
      </w:r>
      <w:r w:rsidRPr="00DE2407">
        <w:rPr>
          <w:noProof/>
          <w:lang w:val="en-US"/>
        </w:rPr>
        <w:tab/>
        <w:t xml:space="preserve">Robertson, L. Climate change, weather and road deaths. </w:t>
      </w:r>
      <w:r w:rsidRPr="00DE2407">
        <w:rPr>
          <w:i/>
          <w:iCs/>
          <w:noProof/>
          <w:lang w:val="en-US"/>
        </w:rPr>
        <w:t>Inj. Prev.</w:t>
      </w:r>
      <w:r w:rsidRPr="00DE2407">
        <w:rPr>
          <w:noProof/>
          <w:lang w:val="en-US"/>
        </w:rPr>
        <w:t xml:space="preserve"> (2018). doi:10.1136/injuryprev-2017-042419</w:t>
      </w:r>
    </w:p>
    <w:p w14:paraId="24CBF5D2"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25.</w:t>
      </w:r>
      <w:r w:rsidRPr="00DE2407">
        <w:rPr>
          <w:noProof/>
          <w:lang w:val="en-US"/>
        </w:rPr>
        <w:tab/>
        <w:t xml:space="preserve">Anderson, C. A. Temperature and aggression: ubiquitous effects of heat on occurrence of human violence. </w:t>
      </w:r>
      <w:r w:rsidRPr="00DE2407">
        <w:rPr>
          <w:i/>
          <w:iCs/>
          <w:noProof/>
          <w:lang w:val="en-US"/>
        </w:rPr>
        <w:t>Psychol. Bull.</w:t>
      </w:r>
      <w:r w:rsidRPr="00DE2407">
        <w:rPr>
          <w:noProof/>
          <w:lang w:val="en-US"/>
        </w:rPr>
        <w:t xml:space="preserve"> (1989). doi:10.1037/0033-2909.106.1.74</w:t>
      </w:r>
    </w:p>
    <w:p w14:paraId="3FA2420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26.</w:t>
      </w:r>
      <w:r w:rsidRPr="00DE2407">
        <w:rPr>
          <w:noProof/>
          <w:lang w:val="en-US"/>
        </w:rPr>
        <w:tab/>
        <w:t xml:space="preserve">Baron, R. A. &amp; Bell, P. A. Aggression and heat: the influence of ambient temperature, negative affect, and a cooling drink on physical aggression. </w:t>
      </w:r>
      <w:r w:rsidRPr="00DE2407">
        <w:rPr>
          <w:i/>
          <w:iCs/>
          <w:noProof/>
          <w:lang w:val="en-US"/>
        </w:rPr>
        <w:t>J. Pers. Soc. Psychol.</w:t>
      </w:r>
      <w:r w:rsidRPr="00DE2407">
        <w:rPr>
          <w:noProof/>
          <w:lang w:val="en-US"/>
        </w:rPr>
        <w:t xml:space="preserve"> (1976). doi:10.1037/0022-3514.33.3.245</w:t>
      </w:r>
    </w:p>
    <w:p w14:paraId="4ECC882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27.</w:t>
      </w:r>
      <w:r w:rsidRPr="00DE2407">
        <w:rPr>
          <w:noProof/>
          <w:lang w:val="en-US"/>
        </w:rPr>
        <w:tab/>
        <w:t xml:space="preserve">Talaei, A., Hedjazi, A., Rezaei Ardani, A., Fayyazi Bordbar, M. R. &amp; Talaei, A. The relationship between meteorological conditions and homicide, suicide, rage, and psychiatric hospitalization. </w:t>
      </w:r>
      <w:r w:rsidRPr="00DE2407">
        <w:rPr>
          <w:i/>
          <w:iCs/>
          <w:noProof/>
          <w:lang w:val="en-US"/>
        </w:rPr>
        <w:t>J. Forensic Sci.</w:t>
      </w:r>
      <w:r w:rsidRPr="00DE2407">
        <w:rPr>
          <w:noProof/>
          <w:lang w:val="en-US"/>
        </w:rPr>
        <w:t xml:space="preserve"> (2014). doi:10.1111/1556-4029.12471</w:t>
      </w:r>
    </w:p>
    <w:p w14:paraId="178FDFB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28.</w:t>
      </w:r>
      <w:r w:rsidRPr="00DE2407">
        <w:rPr>
          <w:noProof/>
          <w:lang w:val="en-US"/>
        </w:rPr>
        <w:tab/>
        <w:t xml:space="preserve">Xu, J. Unintentional drowning deaths in the United States, 1999-2010. </w:t>
      </w:r>
      <w:r w:rsidRPr="00DE2407">
        <w:rPr>
          <w:i/>
          <w:iCs/>
          <w:noProof/>
          <w:lang w:val="en-US"/>
        </w:rPr>
        <w:t>NCHS Data Brief</w:t>
      </w:r>
      <w:r w:rsidRPr="00DE2407">
        <w:rPr>
          <w:noProof/>
          <w:lang w:val="en-US"/>
        </w:rPr>
        <w:t xml:space="preserve"> (2014).</w:t>
      </w:r>
    </w:p>
    <w:p w14:paraId="0586350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29.</w:t>
      </w:r>
      <w:r w:rsidRPr="00DE2407">
        <w:rPr>
          <w:noProof/>
          <w:lang w:val="en-US"/>
        </w:rPr>
        <w:tab/>
        <w:t xml:space="preserve">Ambrose, A. F., Paul, G. &amp; Hausdorff, J. M. Risk factors for falls among older adults: a review of the literature. </w:t>
      </w:r>
      <w:r w:rsidRPr="00DE2407">
        <w:rPr>
          <w:i/>
          <w:iCs/>
          <w:noProof/>
          <w:lang w:val="en-US"/>
        </w:rPr>
        <w:t>Maturitas</w:t>
      </w:r>
      <w:r w:rsidRPr="00DE2407">
        <w:rPr>
          <w:noProof/>
          <w:lang w:val="en-US"/>
        </w:rPr>
        <w:t xml:space="preserve"> (2013). doi:10.1016/j.maturitas.2013.02.009</w:t>
      </w:r>
    </w:p>
    <w:p w14:paraId="08ACA38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30.</w:t>
      </w:r>
      <w:r w:rsidRPr="00DE2407">
        <w:rPr>
          <w:noProof/>
          <w:lang w:val="en-US"/>
        </w:rPr>
        <w:tab/>
        <w:t xml:space="preserve">Bobb, J. F. </w:t>
      </w:r>
      <w:r w:rsidRPr="00DE2407">
        <w:rPr>
          <w:i/>
          <w:iCs/>
          <w:noProof/>
          <w:lang w:val="en-US"/>
        </w:rPr>
        <w:t>et al.</w:t>
      </w:r>
      <w:r w:rsidRPr="00DE2407">
        <w:rPr>
          <w:noProof/>
          <w:lang w:val="en-US"/>
        </w:rPr>
        <w:t xml:space="preserve"> Time-course of cause-specific hospital admissions during snowstorms: an analysis of electronic medical records from major hospitals in Boston, Massachusetts. </w:t>
      </w:r>
      <w:r w:rsidRPr="00DE2407">
        <w:rPr>
          <w:i/>
          <w:iCs/>
          <w:noProof/>
          <w:lang w:val="en-US"/>
        </w:rPr>
        <w:t>Am. J. Epidemiol.</w:t>
      </w:r>
      <w:r w:rsidRPr="00DE2407">
        <w:rPr>
          <w:noProof/>
          <w:lang w:val="en-US"/>
        </w:rPr>
        <w:t xml:space="preserve"> </w:t>
      </w:r>
      <w:r w:rsidRPr="00DE2407">
        <w:rPr>
          <w:b/>
          <w:bCs/>
          <w:noProof/>
          <w:lang w:val="en-US"/>
        </w:rPr>
        <w:t>185</w:t>
      </w:r>
      <w:r w:rsidRPr="00DE2407">
        <w:rPr>
          <w:noProof/>
          <w:lang w:val="en-US"/>
        </w:rPr>
        <w:t>, 283–294 (2017).</w:t>
      </w:r>
    </w:p>
    <w:p w14:paraId="62098FE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31.</w:t>
      </w:r>
      <w:r w:rsidRPr="00DE2407">
        <w:rPr>
          <w:noProof/>
          <w:lang w:val="en-US"/>
        </w:rPr>
        <w:tab/>
        <w:t xml:space="preserve">Kelsey, J. L. </w:t>
      </w:r>
      <w:r w:rsidRPr="00DE2407">
        <w:rPr>
          <w:i/>
          <w:iCs/>
          <w:noProof/>
          <w:lang w:val="en-US"/>
        </w:rPr>
        <w:t>et al.</w:t>
      </w:r>
      <w:r w:rsidRPr="00DE2407">
        <w:rPr>
          <w:noProof/>
          <w:lang w:val="en-US"/>
        </w:rPr>
        <w:t xml:space="preserve"> Indoor and outdoor falls in older adults are different: the maintenance of balance, independent living, intellect, and zest in the elderly of Boston study. </w:t>
      </w:r>
      <w:r w:rsidRPr="00DE2407">
        <w:rPr>
          <w:i/>
          <w:iCs/>
          <w:noProof/>
          <w:lang w:val="en-US"/>
        </w:rPr>
        <w:t>J. Am. Geriatr. Soc.</w:t>
      </w:r>
      <w:r w:rsidRPr="00DE2407">
        <w:rPr>
          <w:noProof/>
          <w:lang w:val="en-US"/>
        </w:rPr>
        <w:t xml:space="preserve"> (2010). doi:10.1111/j.1532-5415.2010.03062.x</w:t>
      </w:r>
    </w:p>
    <w:p w14:paraId="23E1D34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32.</w:t>
      </w:r>
      <w:r w:rsidRPr="00DE2407">
        <w:rPr>
          <w:noProof/>
          <w:lang w:val="en-US"/>
        </w:rPr>
        <w:tab/>
        <w:t xml:space="preserve">Voas, R. B., Torres, P., Romano, E. &amp; Lacey, J. H. Alcohol-related risk of driver fatalities: an update using 2007 data. </w:t>
      </w:r>
      <w:r w:rsidRPr="00DE2407">
        <w:rPr>
          <w:i/>
          <w:iCs/>
          <w:noProof/>
          <w:lang w:val="en-US"/>
        </w:rPr>
        <w:t>J. Stud. Alcohol Drugs</w:t>
      </w:r>
      <w:r w:rsidRPr="00DE2407">
        <w:rPr>
          <w:noProof/>
          <w:lang w:val="en-US"/>
        </w:rPr>
        <w:t xml:space="preserve"> (2012). doi:10.15288/jsad.2012.73.341</w:t>
      </w:r>
    </w:p>
    <w:p w14:paraId="29722BA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33.</w:t>
      </w:r>
      <w:r w:rsidRPr="00DE2407">
        <w:rPr>
          <w:noProof/>
          <w:lang w:val="en-US"/>
        </w:rPr>
        <w:tab/>
        <w:t xml:space="preserve">Graff Zivin, J. &amp; Neidell, M. Temperature and the allocation of time: implications for climate change. </w:t>
      </w:r>
      <w:r w:rsidRPr="00DE2407">
        <w:rPr>
          <w:i/>
          <w:iCs/>
          <w:noProof/>
          <w:lang w:val="en-US"/>
        </w:rPr>
        <w:t>J. Labor Econ.</w:t>
      </w:r>
      <w:r w:rsidRPr="00DE2407">
        <w:rPr>
          <w:noProof/>
          <w:lang w:val="en-US"/>
        </w:rPr>
        <w:t xml:space="preserve"> (2014). doi:10.1086/671766</w:t>
      </w:r>
    </w:p>
    <w:p w14:paraId="1C013A4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34.</w:t>
      </w:r>
      <w:r w:rsidRPr="00DE2407">
        <w:rPr>
          <w:noProof/>
          <w:lang w:val="en-US"/>
        </w:rPr>
        <w:tab/>
        <w:t xml:space="preserve">Glaeser, E. L., Sacerdote, B. &amp; Scheinkman, J. A. Crime and social interactions. </w:t>
      </w:r>
      <w:r w:rsidRPr="00DE2407">
        <w:rPr>
          <w:i/>
          <w:iCs/>
          <w:noProof/>
          <w:lang w:val="en-US"/>
        </w:rPr>
        <w:t>Q. J. Econ.</w:t>
      </w:r>
      <w:r w:rsidRPr="00DE2407">
        <w:rPr>
          <w:noProof/>
          <w:lang w:val="en-US"/>
        </w:rPr>
        <w:t xml:space="preserve"> (1996). doi:10.2307/2946686</w:t>
      </w:r>
    </w:p>
    <w:p w14:paraId="76256764"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35.</w:t>
      </w:r>
      <w:r w:rsidRPr="00DE2407">
        <w:rPr>
          <w:noProof/>
          <w:lang w:val="en-US"/>
        </w:rPr>
        <w:tab/>
        <w:t xml:space="preserve">Rotton, J. &amp; Cohn, E. G. Global warming and U.S. crime rates: an application of routine activity theory. </w:t>
      </w:r>
      <w:r w:rsidRPr="00DE2407">
        <w:rPr>
          <w:i/>
          <w:iCs/>
          <w:noProof/>
          <w:lang w:val="en-US"/>
        </w:rPr>
        <w:t>Environ. Behav.</w:t>
      </w:r>
      <w:r w:rsidRPr="00DE2407">
        <w:rPr>
          <w:noProof/>
          <w:lang w:val="en-US"/>
        </w:rPr>
        <w:t xml:space="preserve"> (2003). doi:10.1177/0013916503255565</w:t>
      </w:r>
    </w:p>
    <w:p w14:paraId="13FC70F9"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36.</w:t>
      </w:r>
      <w:r w:rsidRPr="00DE2407">
        <w:rPr>
          <w:noProof/>
          <w:lang w:val="en-US"/>
        </w:rPr>
        <w:tab/>
        <w:t xml:space="preserve">Mach, K. J. </w:t>
      </w:r>
      <w:r w:rsidRPr="00DE2407">
        <w:rPr>
          <w:i/>
          <w:iCs/>
          <w:noProof/>
          <w:lang w:val="en-US"/>
        </w:rPr>
        <w:t>et al.</w:t>
      </w:r>
      <w:r w:rsidRPr="00DE2407">
        <w:rPr>
          <w:noProof/>
          <w:lang w:val="en-US"/>
        </w:rPr>
        <w:t xml:space="preserve"> Climate as a risk factor for armed conflict. </w:t>
      </w:r>
      <w:r w:rsidRPr="00DE2407">
        <w:rPr>
          <w:i/>
          <w:iCs/>
          <w:noProof/>
          <w:lang w:val="en-US"/>
        </w:rPr>
        <w:t>Nature</w:t>
      </w:r>
      <w:r w:rsidRPr="00DE2407">
        <w:rPr>
          <w:noProof/>
          <w:lang w:val="en-US"/>
        </w:rPr>
        <w:t xml:space="preserve"> (2019). doi:10.1038/s41586-019-1300-6</w:t>
      </w:r>
    </w:p>
    <w:p w14:paraId="5686CDDB"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37.</w:t>
      </w:r>
      <w:r w:rsidRPr="00DE2407">
        <w:rPr>
          <w:noProof/>
          <w:lang w:val="en-US"/>
        </w:rPr>
        <w:tab/>
        <w:t xml:space="preserve">Majeed, H. &amp; Lee, J. The impact of climate change on youth depression and mental health. </w:t>
      </w:r>
      <w:r w:rsidRPr="00DE2407">
        <w:rPr>
          <w:i/>
          <w:iCs/>
          <w:noProof/>
          <w:lang w:val="en-US"/>
        </w:rPr>
        <w:t>Lancet Planet. Heal.</w:t>
      </w:r>
      <w:r w:rsidRPr="00DE2407">
        <w:rPr>
          <w:noProof/>
          <w:lang w:val="en-US"/>
        </w:rPr>
        <w:t xml:space="preserve"> </w:t>
      </w:r>
      <w:r w:rsidRPr="00DE2407">
        <w:rPr>
          <w:b/>
          <w:bCs/>
          <w:noProof/>
          <w:lang w:val="en-US"/>
        </w:rPr>
        <w:t>1</w:t>
      </w:r>
      <w:r w:rsidRPr="00DE2407">
        <w:rPr>
          <w:noProof/>
          <w:lang w:val="en-US"/>
        </w:rPr>
        <w:t>, e94–e95 (2017).</w:t>
      </w:r>
    </w:p>
    <w:p w14:paraId="002EE70A" w14:textId="77777777" w:rsidR="00DE2407" w:rsidRDefault="00DE2407" w:rsidP="00DE2407">
      <w:pPr>
        <w:widowControl w:val="0"/>
        <w:autoSpaceDE w:val="0"/>
        <w:autoSpaceDN w:val="0"/>
        <w:adjustRightInd w:val="0"/>
        <w:ind w:left="640" w:hanging="640"/>
        <w:rPr>
          <w:noProof/>
          <w:lang w:val="en-US"/>
        </w:rPr>
      </w:pPr>
    </w:p>
    <w:p w14:paraId="2D6A8CEB" w14:textId="77777777" w:rsidR="00DE2407" w:rsidRDefault="00DE2407">
      <w:pPr>
        <w:rPr>
          <w:noProof/>
          <w:lang w:val="en-US"/>
        </w:rPr>
      </w:pPr>
      <w:r>
        <w:rPr>
          <w:noProof/>
          <w:lang w:val="en-US"/>
        </w:rPr>
        <w:br w:type="page"/>
      </w:r>
    </w:p>
    <w:p w14:paraId="04C1E528" w14:textId="4E799205" w:rsidR="00D21020" w:rsidRPr="00E85AFA" w:rsidRDefault="00DE2407" w:rsidP="00DE2407">
      <w:pPr>
        <w:rPr>
          <w:b/>
          <w:color w:val="000000" w:themeColor="text1"/>
        </w:rPr>
      </w:pPr>
      <w:r w:rsidRPr="00E85AFA">
        <w:rPr>
          <w:b/>
        </w:rPr>
        <w:lastRenderedPageBreak/>
        <w:fldChar w:fldCharType="end"/>
      </w:r>
      <w:r w:rsidR="00D21020"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9"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0" w:history="1">
        <w:r w:rsidRPr="00E85AFA">
          <w:rPr>
            <w:rStyle w:val="Hyperlink"/>
          </w:rPr>
          <w:t>https://www.cdc.gov/nchs/nvss/bridged_race.htm</w:t>
        </w:r>
      </w:hyperlink>
      <w:r w:rsidRPr="00E85AFA">
        <w:rPr>
          <w:color w:val="000000" w:themeColor="text1"/>
        </w:rPr>
        <w:t>) and from the US Census Bureau prior to 1990 (</w:t>
      </w:r>
      <w:hyperlink r:id="rId11"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551CD624"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w:t>
      </w:r>
      <w:del w:id="37" w:author="Robbie Parks" w:date="2019-11-22T17:46:00Z">
        <w:r w:rsidR="000F2941" w:rsidDel="004E6661">
          <w:rPr>
            <w:rStyle w:val="apple-style-span"/>
            <w:color w:val="000000" w:themeColor="text1"/>
          </w:rPr>
          <w:delText>Extended Data</w:delText>
        </w:r>
      </w:del>
      <w:ins w:id="38" w:author="Robbie Parks" w:date="2019-11-22T17:46:00Z">
        <w:r w:rsidR="004E6661">
          <w:rPr>
            <w:rStyle w:val="apple-style-span"/>
            <w:color w:val="000000" w:themeColor="text1"/>
          </w:rPr>
          <w:t>Supplementary</w:t>
        </w:r>
      </w:ins>
      <w:r w:rsidR="000F2941">
        <w:rPr>
          <w:rStyle w:val="apple-style-span"/>
          <w:color w:val="000000" w:themeColor="text1"/>
        </w:rPr>
        <w:t xml:space="preserve"> Table </w:t>
      </w:r>
      <w:r w:rsidR="00E2087F">
        <w:rPr>
          <w:rStyle w:val="apple-style-span"/>
          <w:color w:val="000000" w:themeColor="text1"/>
        </w:rPr>
        <w:t>1</w:t>
      </w:r>
      <w:r w:rsidR="000F2941">
        <w:rPr>
          <w:rStyle w:val="apple-style-span"/>
          <w:color w:val="000000" w:themeColor="text1"/>
        </w:rPr>
        <w:t>)</w:t>
      </w:r>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05254A7A"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w:t>
      </w:r>
      <w:r w:rsidR="00D44487">
        <w:rPr>
          <w:color w:val="000000" w:themeColor="text1"/>
        </w:rPr>
        <w:t>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EF1DA9">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38&lt;/sup&gt;","plainTextFormattedCitation":"38","previouslyFormattedCitation":"&lt;sup&gt;38&lt;/sup&gt;"},"properties":{"noteIndex":0},"schema":"https://github.com/citation-style-language/schema/raw/master/csl-citation.json"}</w:instrText>
      </w:r>
      <w:r w:rsidR="005741CE">
        <w:rPr>
          <w:color w:val="000000" w:themeColor="text1"/>
        </w:rPr>
        <w:fldChar w:fldCharType="separate"/>
      </w:r>
      <w:r w:rsidR="00EF1DA9" w:rsidRPr="00EF1DA9">
        <w:rPr>
          <w:noProof/>
          <w:color w:val="000000" w:themeColor="text1"/>
          <w:vertAlign w:val="superscript"/>
        </w:rPr>
        <w:t>38</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temperatures by county</w:t>
      </w:r>
      <w:r w:rsidR="00FD223B">
        <w:rPr>
          <w:color w:val="000000" w:themeColor="text1"/>
        </w:rPr>
        <w:t>.</w:t>
      </w:r>
      <w:r w:rsidRPr="00E85AFA">
        <w:rPr>
          <w:color w:val="000000" w:themeColor="text1"/>
        </w:rPr>
        <w:t xml:space="preserve">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7619E793" w:rsidR="00D44487" w:rsidRDefault="00422055" w:rsidP="007433BB">
      <w:pPr>
        <w:spacing w:line="480" w:lineRule="auto"/>
        <w:jc w:val="both"/>
        <w:rPr>
          <w:color w:val="000000" w:themeColor="text1"/>
        </w:rPr>
      </w:pPr>
      <w:r w:rsidRPr="00E85AFA">
        <w:rPr>
          <w:color w:val="000000" w:themeColor="text1"/>
        </w:rPr>
        <w:lastRenderedPageBreak/>
        <w:t>With few exceptions,</w:t>
      </w:r>
      <w:r w:rsidRPr="00E85AFA">
        <w:rPr>
          <w:color w:val="000000" w:themeColor="text1"/>
        </w:rPr>
        <w:fldChar w:fldCharType="begin" w:fldLock="1"/>
      </w:r>
      <w:r w:rsidR="00EF1DA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9,39&lt;/sup&gt;","plainTextFormattedCitation":"9,39","previouslyFormattedCitation":"&lt;sup&gt;9,39&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9,39</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EF1DA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7,8,40–42&lt;/sup&gt;","plainTextFormattedCitation":"7,8,40–42","previouslyFormattedCitation":"&lt;sup&gt;7,8,40–42&lt;/sup&gt;"},"properties":{"noteIndex":0},"schema":"https://github.com/citation-style-language/schema/raw/master/csl-citation.json"}</w:instrText>
      </w:r>
      <w:r w:rsidRPr="00E85AFA">
        <w:rPr>
          <w:color w:val="000000" w:themeColor="text1"/>
        </w:rPr>
        <w:fldChar w:fldCharType="separate"/>
      </w:r>
      <w:r w:rsidR="00EF1DA9" w:rsidRPr="00EF1DA9">
        <w:rPr>
          <w:noProof/>
          <w:color w:val="000000" w:themeColor="text1"/>
          <w:vertAlign w:val="superscript"/>
        </w:rPr>
        <w:t>7,8,40–42</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0AB14F96" w:rsidR="00D21020" w:rsidRPr="00E85AFA" w:rsidRDefault="00422055" w:rsidP="007433BB">
      <w:pPr>
        <w:spacing w:line="480" w:lineRule="auto"/>
        <w:jc w:val="both"/>
        <w:rPr>
          <w:color w:val="000000" w:themeColor="text1"/>
        </w:rPr>
      </w:pPr>
      <w:r w:rsidRPr="00E85AFA">
        <w:rPr>
          <w:color w:val="000000" w:themeColor="text1"/>
        </w:rPr>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r w:rsidR="00E02380" w:rsidRPr="00C11C90">
        <w:t>Extended Data Figure 1</w:t>
      </w:r>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w:t>
      </w:r>
      <w:r w:rsidR="00627CCB" w:rsidRPr="00627CCB">
        <w:rPr>
          <w:color w:val="000000" w:themeColor="text1"/>
        </w:rPr>
        <w:lastRenderedPageBreak/>
        <w:t xml:space="preserve">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F26C3D"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43730777" w:rsidR="00C832E3" w:rsidRPr="00E85AFA" w:rsidRDefault="00F26C3D"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 rate</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5BC52D1F"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EF1DA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14&lt;/sup&gt;","plainTextFormattedCitation":"14","previouslyFormattedCitation":"&lt;sup&gt;14&lt;/sup&gt;"},"properties":{"noteIndex":0},"schema":"https://github.com/citation-style-language/schema/raw/master/csl-citation.json"}</w:instrText>
      </w:r>
      <w:r w:rsidRPr="00E85AFA">
        <w:fldChar w:fldCharType="separate"/>
      </w:r>
      <w:r w:rsidR="00EF1DA9" w:rsidRPr="00EF1DA9">
        <w:rPr>
          <w:noProof/>
          <w:vertAlign w:val="superscript"/>
        </w:rPr>
        <w:t>1</w:t>
      </w:r>
      <w:r w:rsidR="005C5615">
        <w:rPr>
          <w:noProof/>
          <w:vertAlign w:val="superscript"/>
        </w:rPr>
        <w:t>3</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561ED59A"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EF1DA9">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44&lt;/sup&gt;","plainTextFormattedCitation":"44","previouslyFormattedCitation":"&lt;sup&gt;44&lt;/sup&gt;"},"properties":{"noteIndex":0},"schema":"https://github.com/citation-style-language/schema/raw/master/csl-citation.json"}</w:instrText>
      </w:r>
      <w:r w:rsidR="00D03F64">
        <w:fldChar w:fldCharType="separate"/>
      </w:r>
      <w:r w:rsidR="00EF1DA9" w:rsidRPr="00EF1DA9">
        <w:rPr>
          <w:noProof/>
          <w:vertAlign w:val="superscript"/>
        </w:rPr>
        <w:t>44</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 xml:space="preserve">spatially-structured random effects with </w:t>
      </w:r>
      <w:r w:rsidR="00D110D7" w:rsidRPr="00D110D7">
        <w:lastRenderedPageBreak/>
        <w:t>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interactions.</w:t>
      </w:r>
      <w:r w:rsidR="008A2682">
        <w:rPr>
          <w:rStyle w:val="FootnoteReference"/>
        </w:rPr>
        <w:fldChar w:fldCharType="begin" w:fldLock="1"/>
      </w:r>
      <w:r w:rsidR="00EF1DA9">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45&lt;/sup&gt;","plainTextFormattedCitation":"45","previouslyFormattedCitation":"&lt;sup&gt;45&lt;/sup&gt;"},"properties":{"noteIndex":0},"schema":"https://github.com/citation-style-language/schema/raw/master/csl-citation.json"}</w:instrText>
      </w:r>
      <w:r w:rsidR="008A2682">
        <w:rPr>
          <w:rStyle w:val="FootnoteReference"/>
        </w:rPr>
        <w:fldChar w:fldCharType="separate"/>
      </w:r>
      <w:r w:rsidR="00EF1DA9" w:rsidRPr="00EF1DA9">
        <w:rPr>
          <w:noProof/>
          <w:vertAlign w:val="superscript"/>
        </w:rPr>
        <w:t>45</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EF1DA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43&lt;/sup&gt;","plainTextFormattedCitation":"43","previouslyFormattedCitation":"&lt;sup&gt;43&lt;/sup&gt;"},"properties":{"noteIndex":0},"schema":"https://github.com/citation-style-language/schema/raw/master/csl-citation.json"}</w:instrText>
      </w:r>
      <w:r w:rsidRPr="00E85AFA">
        <w:fldChar w:fldCharType="separate"/>
      </w:r>
      <w:r w:rsidR="00EF1DA9" w:rsidRPr="00EF1DA9">
        <w:rPr>
          <w:noProof/>
          <w:vertAlign w:val="superscript"/>
        </w:rPr>
        <w:t>43</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7303D032"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proofErr w:type="gramStart"/>
      <w:r w:rsidRPr="00E85AFA">
        <w:rPr>
          <w:i/>
        </w:rPr>
        <w:t>N</w:t>
      </w:r>
      <w:r w:rsidRPr="00E85AFA">
        <w:t>(</w:t>
      </w:r>
      <w:proofErr w:type="gramEnd"/>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EF1DA9">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46,47&lt;/sup&gt;","plainTextFormattedCitation":"46,47","previouslyFormattedCitation":"&lt;sup&gt;46,47&lt;/sup&gt;"},"properties":{"noteIndex":0},"schema":"https://github.com/citation-style-language/schema/raw/master/csl-citation.json"}</w:instrText>
      </w:r>
      <w:r w:rsidR="00044F79">
        <w:fldChar w:fldCharType="separate"/>
      </w:r>
      <w:r w:rsidR="00EF1DA9" w:rsidRPr="00EF1DA9">
        <w:rPr>
          <w:noProof/>
          <w:vertAlign w:val="superscript"/>
        </w:rPr>
        <w:t>46,47</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xml:space="preserve">). These were modelled as </w:t>
      </w:r>
      <w:proofErr w:type="gramStart"/>
      <w:r w:rsidR="003B5C48" w:rsidRPr="003B5C48">
        <w:t>logGamma(</w:t>
      </w:r>
      <w:proofErr w:type="gramEnd"/>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proofErr w:type="gramStart"/>
      <w:r w:rsidR="009D3FF7" w:rsidRPr="00E85AFA">
        <w:rPr>
          <w:i/>
        </w:rPr>
        <w:t>N</w:t>
      </w:r>
      <w:r w:rsidR="003B5C48" w:rsidRPr="003B5C48">
        <w:t>(</w:t>
      </w:r>
      <w:proofErr w:type="gramEnd"/>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7F0C25B1"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EF1DA9">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46&lt;/sup&gt;","plainTextFormattedCitation":"46","previouslyFormattedCitation":"&lt;sup&gt;46&lt;/sup&gt;"},"properties":{"noteIndex":0},"schema":"https://github.com/citation-style-language/schema/raw/master/csl-citation.json"}</w:instrText>
      </w:r>
      <w:r w:rsidR="00B4203C">
        <w:rPr>
          <w:rStyle w:val="FootnoteReference"/>
          <w:rFonts w:cs="Calibri"/>
        </w:rPr>
        <w:fldChar w:fldCharType="separate"/>
      </w:r>
      <w:r w:rsidR="00EF1DA9" w:rsidRPr="00EF1DA9">
        <w:rPr>
          <w:rFonts w:cs="Calibri"/>
          <w:noProof/>
          <w:vertAlign w:val="superscript"/>
        </w:rPr>
        <w:t>46</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62AF807E" w:rsidR="00C832E3" w:rsidRPr="00E85AFA" w:rsidRDefault="00C832E3" w:rsidP="008E42C2">
      <w:pPr>
        <w:spacing w:line="480" w:lineRule="auto"/>
        <w:jc w:val="both"/>
      </w:pPr>
      <w:r w:rsidRPr="00E85AFA">
        <w:t xml:space="preserve">We fitted the models using integrated nested Laplace approximation (INLA), using the R-INLA software, which </w:t>
      </w:r>
      <w:r w:rsidR="00DB00ED">
        <w:t>is</w:t>
      </w:r>
      <w:r w:rsidR="00DB00ED" w:rsidRPr="00E85AFA">
        <w:t xml:space="preserve"> computational</w:t>
      </w:r>
      <w:r w:rsidR="00DB00ED">
        <w:t>ly</w:t>
      </w:r>
      <w:r w:rsidR="00DB00ED" w:rsidRPr="00E85AFA">
        <w:t xml:space="preserve"> </w:t>
      </w:r>
      <w:r w:rsidR="00DB00ED">
        <w:t xml:space="preserve">more </w:t>
      </w:r>
      <w:r w:rsidR="00DB00ED" w:rsidRPr="00E85AFA">
        <w:t>efficien</w:t>
      </w:r>
      <w:r w:rsidR="00DB00ED">
        <w:t xml:space="preserve">t than </w:t>
      </w:r>
      <w:r w:rsidR="00DB00ED" w:rsidRPr="00E85AFA">
        <w:t>traditional MCMC</w:t>
      </w:r>
      <w:r w:rsidR="00DB00ED">
        <w:t xml:space="preserve"> for</w:t>
      </w:r>
      <w:r w:rsidR="00DB00ED" w:rsidRPr="00E85AFA">
        <w:t xml:space="preserve"> Bayesian inference</w:t>
      </w:r>
      <w:r w:rsidRPr="00E85AFA">
        <w:fldChar w:fldCharType="begin" w:fldLock="1"/>
      </w:r>
      <w:r w:rsidR="00EF1DA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48&lt;/sup&gt;","plainTextFormattedCitation":"48","previouslyFormattedCitation":"&lt;sup&gt;48&lt;/sup&gt;"},"properties":{"noteIndex":0},"schema":"https://github.com/citation-style-language/schema/raw/master/csl-citation.json"}</w:instrText>
      </w:r>
      <w:r w:rsidRPr="00E85AFA">
        <w:fldChar w:fldCharType="separate"/>
      </w:r>
      <w:r w:rsidR="00EF1DA9" w:rsidRPr="00EF1DA9">
        <w:rPr>
          <w:noProof/>
          <w:vertAlign w:val="superscript"/>
        </w:rPr>
        <w:t>48</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0EA06F42"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r w:rsidR="000F2941">
        <w:rPr>
          <w:color w:val="000000" w:themeColor="text1"/>
        </w:rPr>
        <w:t xml:space="preserve"> </w:t>
      </w:r>
      <w:r w:rsidR="000F2941">
        <w:rPr>
          <w:rStyle w:val="apple-style-span"/>
          <w:color w:val="000000" w:themeColor="text1"/>
        </w:rPr>
        <w:t xml:space="preserve">(Figure 1 and </w:t>
      </w:r>
      <w:del w:id="39" w:author="Robbie Parks" w:date="2019-11-22T17:46:00Z">
        <w:r w:rsidR="000F2941" w:rsidDel="004E6661">
          <w:rPr>
            <w:rStyle w:val="apple-style-span"/>
            <w:color w:val="000000" w:themeColor="text1"/>
          </w:rPr>
          <w:delText>Extended Data</w:delText>
        </w:r>
      </w:del>
      <w:ins w:id="40" w:author="Robbie Parks" w:date="2019-11-22T17:46:00Z">
        <w:r w:rsidR="004E6661">
          <w:rPr>
            <w:rStyle w:val="apple-style-span"/>
            <w:color w:val="000000" w:themeColor="text1"/>
          </w:rPr>
          <w:t>Supplementary</w:t>
        </w:r>
      </w:ins>
      <w:r w:rsidR="000F2941">
        <w:rPr>
          <w:rStyle w:val="apple-style-span"/>
          <w:color w:val="000000" w:themeColor="text1"/>
        </w:rPr>
        <w:t xml:space="preserve"> Table </w:t>
      </w:r>
      <w:r w:rsidR="00B44799">
        <w:rPr>
          <w:rStyle w:val="apple-style-span"/>
          <w:color w:val="000000" w:themeColor="text1"/>
        </w:rPr>
        <w:t>2</w:t>
      </w:r>
      <w:r w:rsidR="000F2941">
        <w:rPr>
          <w:rStyle w:val="apple-style-span"/>
          <w:color w:val="000000" w:themeColor="text1"/>
        </w:rPr>
        <w:t>)</w:t>
      </w:r>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r w:rsidR="00556438">
        <w:rPr>
          <w:color w:val="000000" w:themeColor="text1"/>
        </w:rPr>
        <w:t>1.5</w:t>
      </w:r>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DE240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makers","type":"report"},"uris":["http://www.mendeley.com/documents/?uuid=4c69fe2c-284f-45c2-bc1a-ae18b2694112"]},{"id":"ITEM-2","itemData":{"author":[{"dropping-particle":"","family":"United Nations","given":"","non-dropping-particle":"","parse-names":false,"suffix":""}],"id":"ITEM-2","issued":{"date-parts":[["2015"]]},"title":"Paris Agreement","type":"report"},"uris":["http://www.mendeley.com/documents/?uuid=21272458-832f-4d59-b3a1-8877db08f4b3"]}],"mendeley":{"formattedCitation":"&lt;sup&gt;2,49&lt;/sup&gt;","plainTextFormattedCitation":"2,49","previouslyFormattedCitation":"&lt;sup&gt;2,49&lt;/sup&gt;"},"properties":{"noteIndex":0},"schema":"https://github.com/citation-style-language/schema/raw/master/csl-citation.json"}</w:instrText>
      </w:r>
      <w:r w:rsidR="004D4929" w:rsidRPr="00E85AFA">
        <w:rPr>
          <w:color w:val="000000" w:themeColor="text1"/>
        </w:rPr>
        <w:fldChar w:fldCharType="separate"/>
      </w:r>
      <w:r w:rsidR="007A6258" w:rsidRPr="007A6258">
        <w:rPr>
          <w:noProof/>
          <w:color w:val="000000" w:themeColor="text1"/>
          <w:vertAlign w:val="superscript"/>
        </w:rPr>
        <w:t>2,49</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w:t>
      </w:r>
      <w:r w:rsidR="00556438">
        <w:rPr>
          <w:color w:val="000000" w:themeColor="text1"/>
        </w:rPr>
        <w:t>1.5</w:t>
      </w:r>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within the range of anomaly size experienced by some states (</w:t>
      </w:r>
      <w:r w:rsidR="004B1D1E">
        <w:rPr>
          <w:color w:val="000000" w:themeColor="text1"/>
        </w:rPr>
        <w:t xml:space="preserve">Extended Data </w:t>
      </w:r>
      <w:r w:rsidR="004D4929" w:rsidRPr="00E85AFA">
        <w:rPr>
          <w:color w:val="000000" w:themeColor="text1"/>
        </w:rPr>
        <w:t xml:space="preserve">Figure </w:t>
      </w:r>
      <w:r w:rsidR="000C6E2D">
        <w:rPr>
          <w:color w:val="000000" w:themeColor="text1"/>
        </w:rPr>
        <w:t>2</w:t>
      </w:r>
      <w:r w:rsidR="004D4929" w:rsidRPr="00E85AFA">
        <w:rPr>
          <w:color w:val="000000" w:themeColor="text1"/>
        </w:rPr>
        <w:t>).</w:t>
      </w:r>
      <w:r w:rsidR="004D4929" w:rsidRPr="00E85AFA">
        <w:t xml:space="preserve"> </w:t>
      </w:r>
      <w:r w:rsidR="00D6386C">
        <w:rPr>
          <w:color w:val="000000" w:themeColor="text1"/>
        </w:rPr>
        <w:t xml:space="preserve">We did similar calculations for </w:t>
      </w:r>
      <w:r w:rsidR="00D6386C" w:rsidRPr="00E85AFA">
        <w:rPr>
          <w:color w:val="000000" w:themeColor="text1"/>
        </w:rPr>
        <w:t>+</w:t>
      </w:r>
      <w:r w:rsidR="00D6386C">
        <w:rPr>
          <w:color w:val="000000" w:themeColor="text1"/>
        </w:rPr>
        <w:t>2</w:t>
      </w:r>
      <w:r w:rsidR="00D6386C" w:rsidRPr="00E85AFA">
        <w:rPr>
          <w:rFonts w:eastAsia="Times New Roman"/>
          <w:bCs/>
          <w:color w:val="222222"/>
          <w:shd w:val="clear" w:color="auto" w:fill="FFFFFF"/>
        </w:rPr>
        <w:t>°</w:t>
      </w:r>
      <w:r w:rsidR="00D6386C" w:rsidRPr="00E85AFA">
        <w:rPr>
          <w:color w:val="000000" w:themeColor="text1"/>
        </w:rPr>
        <w:t>C</w:t>
      </w:r>
      <w:r w:rsidR="00D6386C">
        <w:rPr>
          <w:color w:val="000000" w:themeColor="text1"/>
        </w:rPr>
        <w:t>, which is the upper bound of the Paris Climate Agreement, and present these as Extended Data.</w:t>
      </w:r>
      <w:r w:rsidR="00D6386C" w:rsidRPr="00E85AFA">
        <w:rPr>
          <w:color w:val="000000" w:themeColor="text1"/>
        </w:rPr>
        <w:t xml:space="preserve"> </w:t>
      </w:r>
      <w:r w:rsidR="004D4929" w:rsidRPr="00E85AFA">
        <w:rPr>
          <w:color w:val="000000" w:themeColor="text1"/>
        </w:rPr>
        <w:t>For th</w:t>
      </w:r>
      <w:r w:rsidR="00D6386C">
        <w:rPr>
          <w:color w:val="000000" w:themeColor="text1"/>
        </w:rPr>
        <w:t>ese</w:t>
      </w:r>
      <w:r w:rsidR="004D4929" w:rsidRPr="00E85AFA">
        <w:rPr>
          <w:color w:val="000000" w:themeColor="text1"/>
        </w:rPr>
        <w:t xml:space="preserve"> </w:t>
      </w:r>
      <w:r w:rsidR="004D4929" w:rsidRPr="00E85AFA">
        <w:rPr>
          <w:color w:val="000000" w:themeColor="text1"/>
        </w:rPr>
        <w:lastRenderedPageBreak/>
        <w:t>calculation</w:t>
      </w:r>
      <w:r w:rsidR="00D6386C">
        <w:rPr>
          <w:color w:val="000000" w:themeColor="text1"/>
        </w:rPr>
        <w:t>s</w:t>
      </w:r>
      <w:r w:rsidR="004D4929" w:rsidRPr="00E85AFA">
        <w:rPr>
          <w:color w:val="000000" w:themeColor="text1"/>
        </w:rPr>
        <w:t>,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3FFA2D08" w:rsidR="003D1FD6" w:rsidRPr="00E85AFA" w:rsidRDefault="003D1FD6" w:rsidP="003D1FD6">
      <w:pPr>
        <w:spacing w:line="480" w:lineRule="auto"/>
        <w:jc w:val="both"/>
      </w:pPr>
      <w:r w:rsidRPr="00E85AFA">
        <w:t>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del w:id="41" w:author="Robbie Parks" w:date="2019-11-22T17:46:00Z">
        <w:r w:rsidR="00525FAD" w:rsidDel="004E6661">
          <w:delText>Extended Data</w:delText>
        </w:r>
      </w:del>
      <w:ins w:id="42" w:author="Robbie Parks" w:date="2019-11-22T17:46:00Z">
        <w:r w:rsidR="004E6661">
          <w:t>Sup</w:t>
        </w:r>
      </w:ins>
      <w:ins w:id="43" w:author="Robbie Parks" w:date="2019-11-22T17:47:00Z">
        <w:r w:rsidR="004E6661">
          <w:t>plementary</w:t>
        </w:r>
      </w:ins>
      <w:r w:rsidR="00525FAD" w:rsidRPr="00546958">
        <w:t xml:space="preserve"> </w:t>
      </w:r>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2DC8CEEC" w14:textId="60A2E152" w:rsidR="00773475" w:rsidRPr="00E85AFA" w:rsidRDefault="003E25A6" w:rsidP="008E42C2">
      <w:pPr>
        <w:spacing w:line="480" w:lineRule="auto"/>
        <w:jc w:val="both"/>
      </w:pPr>
      <w:r w:rsidRPr="00E85AFA">
        <w:t>Second, t</w:t>
      </w:r>
      <w:r w:rsidR="003D1FD6" w:rsidRPr="00E85AFA">
        <w:t>ogether with temperature anomaly based on daily mean temperatures, we also included a second mea</w:t>
      </w:r>
      <w:r w:rsidR="003D1FD6" w:rsidRPr="00BA7968">
        <w:t>sure of anomaly in the model.</w:t>
      </w:r>
      <w:r w:rsidR="002A415F" w:rsidRPr="00BA7968">
        <w:t xml:space="preserve"> We tested three different measures for this sensitivity analysis: (</w:t>
      </w:r>
      <w:proofErr w:type="spellStart"/>
      <w:r w:rsidR="002A415F" w:rsidRPr="00BA7968">
        <w:t>i</w:t>
      </w:r>
      <w:proofErr w:type="spellEnd"/>
      <w:r w:rsidR="002A415F" w:rsidRPr="00BA7968">
        <w:t xml:space="preserve">) </w:t>
      </w:r>
      <w:r w:rsidR="002A415F" w:rsidRPr="00BA7968">
        <w:rPr>
          <w:color w:val="000000" w:themeColor="text1"/>
        </w:rPr>
        <w:t>temperature anomaly calculated based on</w:t>
      </w:r>
      <w:r w:rsidR="002A415F" w:rsidRPr="00BA7968" w:rsidDel="00F36612">
        <w:rPr>
          <w:color w:val="000000" w:themeColor="text1"/>
        </w:rPr>
        <w:t xml:space="preserve"> </w:t>
      </w:r>
      <w:r w:rsidR="002A415F" w:rsidRPr="00BA7968">
        <w:rPr>
          <w:color w:val="000000" w:themeColor="text1"/>
        </w:rPr>
        <w:t>90</w:t>
      </w:r>
      <w:r w:rsidR="002A415F" w:rsidRPr="00BA7968">
        <w:rPr>
          <w:color w:val="000000" w:themeColor="text1"/>
          <w:vertAlign w:val="superscript"/>
        </w:rPr>
        <w:t>th</w:t>
      </w:r>
      <w:r w:rsidR="002A415F" w:rsidRPr="00BA7968">
        <w:rPr>
          <w:color w:val="000000" w:themeColor="text1"/>
        </w:rPr>
        <w:t xml:space="preserve"> percentile (°C) of daily mean temperatures within a month, compared to the average of 90</w:t>
      </w:r>
      <w:r w:rsidR="002A415F" w:rsidRPr="00BA7968">
        <w:rPr>
          <w:color w:val="000000" w:themeColor="text1"/>
          <w:vertAlign w:val="superscript"/>
        </w:rPr>
        <w:t>th</w:t>
      </w:r>
      <w:r w:rsidR="002A415F" w:rsidRPr="00BA7968">
        <w:rPr>
          <w:color w:val="000000" w:themeColor="text1"/>
        </w:rPr>
        <w:t xml:space="preserve"> percentiles for each state and month; (ii) </w:t>
      </w:r>
      <w:r w:rsidR="002A415F" w:rsidRPr="00BA7968">
        <w:t>number of days in a month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 and (iii) number of 3+ day episodes above the long-term 90</w:t>
      </w:r>
      <w:r w:rsidR="002A415F" w:rsidRPr="00BA7968">
        <w:rPr>
          <w:vertAlign w:val="superscript"/>
        </w:rPr>
        <w:t>th</w:t>
      </w:r>
      <w:r w:rsidR="002A415F" w:rsidRPr="00BA7968">
        <w:t xml:space="preserve"> percentile of average temperature </w:t>
      </w:r>
      <w:r w:rsidR="002A415F" w:rsidRPr="00BA7968">
        <w:rPr>
          <w:color w:val="000000" w:themeColor="text1"/>
        </w:rPr>
        <w:t>for each state and month</w:t>
      </w:r>
      <w:r w:rsidR="002A415F" w:rsidRPr="00BA7968">
        <w:t xml:space="preserve"> (adjusted for length of month).</w:t>
      </w:r>
      <w:r w:rsidR="003D1FD6" w:rsidRPr="00BA7968">
        <w:t xml:space="preserve"> The</w:t>
      </w:r>
      <w:r w:rsidR="002A415F" w:rsidRPr="00BA7968">
        <w:t>se</w:t>
      </w:r>
      <w:r w:rsidR="003D1FD6" w:rsidRPr="00BA7968">
        <w:t xml:space="preserve"> additional</w:t>
      </w:r>
      <w:r w:rsidR="003D1FD6" w:rsidRPr="00E85AFA">
        <w:t xml:space="preserve">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296C99">
        <w:t>.</w:t>
      </w:r>
    </w:p>
    <w:p w14:paraId="57F4AD6B" w14:textId="77777777" w:rsidR="008E42C2" w:rsidRPr="00E85AFA" w:rsidRDefault="008E42C2" w:rsidP="008E42C2">
      <w:pPr>
        <w:spacing w:line="480" w:lineRule="auto"/>
        <w:jc w:val="both"/>
      </w:pPr>
    </w:p>
    <w:p w14:paraId="73237CCB" w14:textId="257A1728" w:rsidR="004A6522" w:rsidRDefault="003D1FD6" w:rsidP="008E42C2">
      <w:pPr>
        <w:spacing w:line="480" w:lineRule="auto"/>
        <w:jc w:val="both"/>
      </w:pPr>
      <w:r w:rsidRPr="00E85AFA">
        <w:t>The correlations among these variables and anomaly based on mean were between 0.60 and 0.89 (</w:t>
      </w:r>
      <w:del w:id="44" w:author="Robbie Parks" w:date="2019-11-22T17:47:00Z">
        <w:r w:rsidR="00796EEF" w:rsidRPr="00796EEF" w:rsidDel="004E6661">
          <w:delText>Extended Data</w:delText>
        </w:r>
      </w:del>
      <w:ins w:id="45" w:author="Robbie Parks" w:date="2019-11-22T17:47:00Z">
        <w:r w:rsidR="004E6661">
          <w:t>Supplementary</w:t>
        </w:r>
      </w:ins>
      <w:r w:rsidR="00796EEF" w:rsidRPr="00796EEF">
        <w:t xml:space="preserve"> Table </w:t>
      </w:r>
      <w:r w:rsidR="00796EEF">
        <w:t>4</w:t>
      </w:r>
      <w:r w:rsidRPr="00E85AFA">
        <w:t xml:space="preserve">). The estimated rate ratios of temperature anomaly </w:t>
      </w:r>
      <w:r w:rsidRPr="00E85AFA">
        <w:lastRenderedPageBreak/>
        <w:t>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E85AFA" w:rsidRDefault="004A6522" w:rsidP="007433BB">
      <w:pPr>
        <w:spacing w:line="480" w:lineRule="auto"/>
        <w:jc w:val="both"/>
        <w:outlineLvl w:val="0"/>
        <w:rPr>
          <w:color w:val="000000" w:themeColor="text1"/>
        </w:rPr>
      </w:pPr>
    </w:p>
    <w:p w14:paraId="41F1E218" w14:textId="49ECDC23" w:rsidR="00324A84" w:rsidRPr="00E85AFA" w:rsidRDefault="00324A84" w:rsidP="007433BB">
      <w:pPr>
        <w:spacing w:line="480" w:lineRule="auto"/>
        <w:jc w:val="both"/>
        <w:outlineLvl w:val="0"/>
        <w:rPr>
          <w:i/>
          <w:color w:val="000000" w:themeColor="text1"/>
        </w:rPr>
      </w:pPr>
      <w:r w:rsidRPr="00E85AFA">
        <w:rPr>
          <w:i/>
          <w:color w:val="000000" w:themeColor="text1"/>
        </w:rPr>
        <w:t xml:space="preserve">Comparison with </w:t>
      </w:r>
      <w:r w:rsidR="00DB00ED">
        <w:rPr>
          <w:i/>
          <w:color w:val="000000" w:themeColor="text1"/>
        </w:rPr>
        <w:t>previous</w:t>
      </w:r>
      <w:r w:rsidR="00DB00ED" w:rsidRPr="00E85AFA">
        <w:rPr>
          <w:i/>
          <w:color w:val="000000" w:themeColor="text1"/>
        </w:rPr>
        <w:t xml:space="preserve"> </w:t>
      </w:r>
      <w:r w:rsidRPr="00E85AFA">
        <w:rPr>
          <w:i/>
          <w:color w:val="000000" w:themeColor="text1"/>
        </w:rPr>
        <w:t>studies</w:t>
      </w:r>
    </w:p>
    <w:p w14:paraId="59312B26" w14:textId="78BB6600"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1528CC">
        <w:rPr>
          <w:bCs/>
          <w:color w:val="000000" w:themeColor="text1"/>
        </w:rPr>
        <w:fldChar w:fldCharType="begin" w:fldLock="1"/>
      </w:r>
      <w:r w:rsidR="00EF1DA9">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9&lt;/sup&gt;","plainTextFormattedCitation":"9","previouslyFormattedCitation":"&lt;sup&gt;9&lt;/sup&gt;"},"properties":{"noteIndex":0},"schema":"https://github.com/citation-style-language/schema/raw/master/csl-citation.json"}</w:instrText>
      </w:r>
      <w:r w:rsidRPr="001528CC">
        <w:rPr>
          <w:bCs/>
          <w:color w:val="000000" w:themeColor="text1"/>
        </w:rPr>
        <w:fldChar w:fldCharType="separate"/>
      </w:r>
      <w:r w:rsidR="00EF1DA9" w:rsidRPr="00EF1DA9">
        <w:rPr>
          <w:bCs/>
          <w:noProof/>
          <w:color w:val="000000" w:themeColor="text1"/>
          <w:vertAlign w:val="superscript"/>
        </w:rPr>
        <w:t>9</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r w:rsidR="009239C0" w:rsidRPr="00E1512E">
        <w:rPr>
          <w:bCs/>
          <w:color w:val="000000" w:themeColor="text1"/>
        </w:rPr>
        <w:t>7</w:t>
      </w:r>
      <w:r w:rsidRPr="001528CC">
        <w:rPr>
          <w:bCs/>
          <w:color w:val="000000" w:themeColor="text1"/>
        </w:rPr>
        <w:t>-</w:t>
      </w:r>
      <w:r w:rsidR="009239C0" w:rsidRPr="00E1512E">
        <w:rPr>
          <w:bCs/>
          <w:color w:val="000000" w:themeColor="text1"/>
        </w:rPr>
        <w:t>1</w:t>
      </w:r>
      <w:r w:rsidR="00D8156C">
        <w:rPr>
          <w:bCs/>
          <w:color w:val="000000" w:themeColor="text1"/>
        </w:rPr>
        <w:t>.</w:t>
      </w:r>
      <w:r w:rsidR="009239C0" w:rsidRPr="00E1512E">
        <w:rPr>
          <w:bCs/>
          <w:color w:val="000000" w:themeColor="text1"/>
        </w:rPr>
        <w:t>5</w:t>
      </w:r>
      <w:r w:rsidRPr="001528CC">
        <w:rPr>
          <w:bCs/>
          <w:color w:val="000000" w:themeColor="text1"/>
        </w:rPr>
        <w:t>% in males and 0.</w:t>
      </w:r>
      <w:r w:rsidR="009239C0" w:rsidRPr="00E1512E">
        <w:rPr>
          <w:bCs/>
          <w:color w:val="000000" w:themeColor="text1"/>
        </w:rPr>
        <w:t>5</w:t>
      </w:r>
      <w:r w:rsidRPr="001528CC">
        <w:rPr>
          <w:bCs/>
          <w:color w:val="000000" w:themeColor="text1"/>
        </w:rPr>
        <w:t>-</w:t>
      </w:r>
      <w:r w:rsidR="002A5FC4" w:rsidRPr="00E1512E">
        <w:rPr>
          <w:bCs/>
          <w:color w:val="000000" w:themeColor="text1"/>
        </w:rPr>
        <w:t>2</w:t>
      </w:r>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r w:rsidR="00556438" w:rsidRPr="006E68E1">
        <w:rPr>
          <w:color w:val="000000" w:themeColor="text1"/>
        </w:rPr>
        <w:t>1</w:t>
      </w:r>
      <w:r w:rsidR="00556438" w:rsidRPr="00FE772E">
        <w:rPr>
          <w:color w:val="000000" w:themeColor="text1"/>
        </w:rPr>
        <w:t>.5</w:t>
      </w:r>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1528CC">
        <w:rPr>
          <w:rStyle w:val="FootnoteReference"/>
          <w:bCs/>
          <w:color w:val="000000" w:themeColor="text1"/>
        </w:rPr>
        <w:fldChar w:fldCharType="begin" w:fldLock="1"/>
      </w:r>
      <w:r w:rsidR="00EF1DA9">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24&lt;/sup&gt;","plainTextFormattedCitation":"24","previouslyFormattedCitation":"&lt;sup&gt;24&lt;/sup&gt;"},"properties":{"noteIndex":0},"schema":"https://github.com/citation-style-language/schema/raw/master/csl-citation.json"}</w:instrText>
      </w:r>
      <w:r w:rsidR="009A4E38" w:rsidRPr="001528CC">
        <w:rPr>
          <w:rStyle w:val="FootnoteReference"/>
          <w:bCs/>
          <w:color w:val="000000" w:themeColor="text1"/>
        </w:rPr>
        <w:fldChar w:fldCharType="separate"/>
      </w:r>
      <w:r w:rsidR="00EF1DA9" w:rsidRPr="00EF1DA9">
        <w:rPr>
          <w:bCs/>
          <w:noProof/>
          <w:color w:val="000000" w:themeColor="text1"/>
          <w:vertAlign w:val="superscript"/>
        </w:rPr>
        <w:t>24</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r w:rsidR="00DF1779" w:rsidRPr="00E1512E">
        <w:rPr>
          <w:bCs/>
          <w:color w:val="000000" w:themeColor="text1"/>
        </w:rPr>
        <w:t>6</w:t>
      </w:r>
      <w:r w:rsidR="002A239B" w:rsidRPr="001528CC">
        <w:rPr>
          <w:bCs/>
          <w:color w:val="000000" w:themeColor="text1"/>
        </w:rPr>
        <w:t>-</w:t>
      </w:r>
      <w:r w:rsidR="00DF1779" w:rsidRPr="00E1512E">
        <w:rPr>
          <w:bCs/>
          <w:color w:val="000000" w:themeColor="text1"/>
        </w:rPr>
        <w:t>3</w:t>
      </w:r>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r w:rsidR="005F78C0" w:rsidRPr="00E1512E">
        <w:rPr>
          <w:bCs/>
          <w:color w:val="000000" w:themeColor="text1"/>
        </w:rPr>
        <w:t>5</w:t>
      </w:r>
      <w:r w:rsidR="002A239B" w:rsidRPr="001528CC">
        <w:rPr>
          <w:bCs/>
          <w:color w:val="000000" w:themeColor="text1"/>
        </w:rPr>
        <w:t>-2.</w:t>
      </w:r>
      <w:r w:rsidR="005F78C0" w:rsidRPr="00E1512E">
        <w:rPr>
          <w:bCs/>
          <w:color w:val="000000" w:themeColor="text1"/>
        </w:rPr>
        <w:t>0</w:t>
      </w:r>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r w:rsidR="00556438" w:rsidRPr="005D185E">
        <w:rPr>
          <w:color w:val="000000" w:themeColor="text1"/>
        </w:rPr>
        <w:t>1.</w:t>
      </w:r>
      <w:r w:rsidR="00556438" w:rsidRPr="006E68E1">
        <w:rPr>
          <w:color w:val="000000" w:themeColor="text1"/>
        </w:rPr>
        <w:t>5</w:t>
      </w:r>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1528CC">
        <w:fldChar w:fldCharType="begin" w:fldLock="1"/>
      </w:r>
      <w:r w:rsidR="00EF1DA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10&lt;/sup&gt;","plainTextFormattedCitation":"10","previouslyFormattedCitation":"&lt;sup&gt;10&lt;/sup&gt;"},"properties":{"noteIndex":0},"schema":"https://github.com/citation-style-language/schema/raw/master/csl-citation.json"}</w:instrText>
      </w:r>
      <w:r w:rsidRPr="001528CC">
        <w:fldChar w:fldCharType="separate"/>
      </w:r>
      <w:r w:rsidR="00EF1DA9" w:rsidRPr="00EF1DA9">
        <w:rPr>
          <w:noProof/>
          <w:vertAlign w:val="superscript"/>
        </w:rPr>
        <w:t>10</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1528CC">
        <w:fldChar w:fldCharType="begin" w:fldLock="1"/>
      </w:r>
      <w:r w:rsidR="00EF1DA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11&lt;/sup&gt;","plainTextFormattedCitation":"11","previouslyFormattedCitation":"&lt;sup&gt;11&lt;/sup&gt;"},"properties":{"noteIndex":0},"schema":"https://github.com/citation-style-language/schema/raw/master/csl-citation.json"}</w:instrText>
      </w:r>
      <w:r w:rsidRPr="001528CC">
        <w:fldChar w:fldCharType="separate"/>
      </w:r>
      <w:r w:rsidR="00EF1DA9" w:rsidRPr="00EF1DA9">
        <w:rPr>
          <w:noProof/>
          <w:vertAlign w:val="superscript"/>
        </w:rPr>
        <w:t>11</w:t>
      </w:r>
      <w:r w:rsidRPr="001528CC">
        <w:fldChar w:fldCharType="end"/>
      </w:r>
    </w:p>
    <w:p w14:paraId="0214A494" w14:textId="789AF3D3" w:rsidR="00F82744" w:rsidRPr="00E85AFA" w:rsidRDefault="00F82744" w:rsidP="00F82744">
      <w:pPr>
        <w:spacing w:line="480" w:lineRule="auto"/>
        <w:jc w:val="both"/>
      </w:pPr>
    </w:p>
    <w:p w14:paraId="342F602F" w14:textId="77777777" w:rsidR="00DE2407" w:rsidRDefault="00DE2407">
      <w:pPr>
        <w:rPr>
          <w:b/>
        </w:rPr>
      </w:pPr>
      <w:r>
        <w:rPr>
          <w:b/>
        </w:rPr>
        <w:br w:type="page"/>
      </w:r>
    </w:p>
    <w:p w14:paraId="0ED48FE6" w14:textId="156C47E8" w:rsidR="00DE2407" w:rsidRPr="00DE2407" w:rsidRDefault="00DB336A" w:rsidP="00DE2407">
      <w:pPr>
        <w:widowControl w:val="0"/>
        <w:autoSpaceDE w:val="0"/>
        <w:autoSpaceDN w:val="0"/>
        <w:adjustRightInd w:val="0"/>
        <w:ind w:left="640" w:hanging="640"/>
        <w:rPr>
          <w:b/>
          <w:noProof/>
          <w:lang w:val="en-US"/>
        </w:rPr>
      </w:pPr>
      <w:r>
        <w:rPr>
          <w:b/>
          <w:noProof/>
          <w:lang w:val="en-US"/>
        </w:rPr>
        <w:lastRenderedPageBreak/>
        <w:t>References</w:t>
      </w:r>
    </w:p>
    <w:p w14:paraId="0BA135F0" w14:textId="77777777" w:rsidR="00DE2407" w:rsidRDefault="00DE2407" w:rsidP="00DE2407">
      <w:pPr>
        <w:widowControl w:val="0"/>
        <w:autoSpaceDE w:val="0"/>
        <w:autoSpaceDN w:val="0"/>
        <w:adjustRightInd w:val="0"/>
        <w:ind w:left="640" w:hanging="640"/>
        <w:rPr>
          <w:noProof/>
          <w:lang w:val="en-US"/>
        </w:rPr>
      </w:pPr>
    </w:p>
    <w:p w14:paraId="429EE15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38.</w:t>
      </w:r>
      <w:r w:rsidRPr="00DE2407">
        <w:rPr>
          <w:noProof/>
          <w:lang w:val="en-US"/>
        </w:rPr>
        <w:tab/>
        <w:t xml:space="preserve">European Centre for Medium-Range Weather Forecasts (ECMWF). ERA5. </w:t>
      </w:r>
      <w:r w:rsidRPr="00DE2407">
        <w:rPr>
          <w:i/>
          <w:iCs/>
          <w:noProof/>
          <w:lang w:val="en-US"/>
        </w:rPr>
        <w:t>Reanalysis datasets</w:t>
      </w:r>
      <w:r w:rsidRPr="00DE2407">
        <w:rPr>
          <w:noProof/>
          <w:lang w:val="en-US"/>
        </w:rPr>
        <w:t xml:space="preserve"> (2019).</w:t>
      </w:r>
    </w:p>
    <w:p w14:paraId="6436FC4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39.</w:t>
      </w:r>
      <w:r w:rsidRPr="00DE2407">
        <w:rPr>
          <w:noProof/>
          <w:lang w:val="en-US"/>
        </w:rPr>
        <w:tab/>
        <w:t xml:space="preserve">Shi, L., Kloog, I., Zanobetti, A., Liu, P. &amp; Schwartz, J. D. Impacts of temperature and its variability on mortality in New England. </w:t>
      </w:r>
      <w:r w:rsidRPr="00DE2407">
        <w:rPr>
          <w:i/>
          <w:iCs/>
          <w:noProof/>
          <w:lang w:val="en-US"/>
        </w:rPr>
        <w:t>Nat. Clim. Chang.</w:t>
      </w:r>
      <w:r w:rsidRPr="00DE2407">
        <w:rPr>
          <w:noProof/>
          <w:lang w:val="en-US"/>
        </w:rPr>
        <w:t xml:space="preserve"> </w:t>
      </w:r>
      <w:r w:rsidRPr="00DE2407">
        <w:rPr>
          <w:b/>
          <w:bCs/>
          <w:noProof/>
          <w:lang w:val="en-US"/>
        </w:rPr>
        <w:t>5</w:t>
      </w:r>
      <w:r w:rsidRPr="00DE2407">
        <w:rPr>
          <w:noProof/>
          <w:lang w:val="en-US"/>
        </w:rPr>
        <w:t>, 988–991 (2015).</w:t>
      </w:r>
    </w:p>
    <w:p w14:paraId="2C79027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40.</w:t>
      </w:r>
      <w:r w:rsidRPr="00DE2407">
        <w:rPr>
          <w:noProof/>
          <w:lang w:val="en-US"/>
        </w:rPr>
        <w:tab/>
        <w:t xml:space="preserve">Gasparrini, A. </w:t>
      </w:r>
      <w:r w:rsidRPr="00DE2407">
        <w:rPr>
          <w:i/>
          <w:iCs/>
          <w:noProof/>
          <w:lang w:val="en-US"/>
        </w:rPr>
        <w:t>et al.</w:t>
      </w:r>
      <w:r w:rsidRPr="00DE2407">
        <w:rPr>
          <w:noProof/>
          <w:lang w:val="en-US"/>
        </w:rPr>
        <w:t xml:space="preserve"> Mortality risk attributable to high and low ambient temperature: a multicountry observational study. </w:t>
      </w:r>
      <w:r w:rsidRPr="00DE2407">
        <w:rPr>
          <w:i/>
          <w:iCs/>
          <w:noProof/>
          <w:lang w:val="en-US"/>
        </w:rPr>
        <w:t>Lancet</w:t>
      </w:r>
      <w:r w:rsidRPr="00DE2407">
        <w:rPr>
          <w:noProof/>
          <w:lang w:val="en-US"/>
        </w:rPr>
        <w:t xml:space="preserve"> </w:t>
      </w:r>
      <w:r w:rsidRPr="00DE2407">
        <w:rPr>
          <w:b/>
          <w:bCs/>
          <w:noProof/>
          <w:lang w:val="en-US"/>
        </w:rPr>
        <w:t>386</w:t>
      </w:r>
      <w:r w:rsidRPr="00DE2407">
        <w:rPr>
          <w:noProof/>
          <w:lang w:val="en-US"/>
        </w:rPr>
        <w:t>, 369–375 (2015).</w:t>
      </w:r>
    </w:p>
    <w:p w14:paraId="395F69F0"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41.</w:t>
      </w:r>
      <w:r w:rsidRPr="00DE2407">
        <w:rPr>
          <w:noProof/>
          <w:lang w:val="en-US"/>
        </w:rPr>
        <w:tab/>
        <w:t xml:space="preserve">Ye, X. </w:t>
      </w:r>
      <w:r w:rsidRPr="00DE2407">
        <w:rPr>
          <w:i/>
          <w:iCs/>
          <w:noProof/>
          <w:lang w:val="en-US"/>
        </w:rPr>
        <w:t>et al.</w:t>
      </w:r>
      <w:r w:rsidRPr="00DE2407">
        <w:rPr>
          <w:noProof/>
          <w:lang w:val="en-US"/>
        </w:rPr>
        <w:t xml:space="preserve"> Ambient temperature and morbidity: a review of epidemiological evidence. </w:t>
      </w:r>
      <w:r w:rsidRPr="00DE2407">
        <w:rPr>
          <w:i/>
          <w:iCs/>
          <w:noProof/>
          <w:lang w:val="en-US"/>
        </w:rPr>
        <w:t>Environ. Health Perspect.</w:t>
      </w:r>
      <w:r w:rsidRPr="00DE2407">
        <w:rPr>
          <w:noProof/>
          <w:lang w:val="en-US"/>
        </w:rPr>
        <w:t xml:space="preserve"> </w:t>
      </w:r>
      <w:r w:rsidRPr="00DE2407">
        <w:rPr>
          <w:b/>
          <w:bCs/>
          <w:noProof/>
          <w:lang w:val="en-US"/>
        </w:rPr>
        <w:t>120</w:t>
      </w:r>
      <w:r w:rsidRPr="00DE2407">
        <w:rPr>
          <w:noProof/>
          <w:lang w:val="en-US"/>
        </w:rPr>
        <w:t>, 19–28 (2012).</w:t>
      </w:r>
    </w:p>
    <w:p w14:paraId="1C700191"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42.</w:t>
      </w:r>
      <w:r w:rsidRPr="00DE2407">
        <w:rPr>
          <w:noProof/>
          <w:lang w:val="en-US"/>
        </w:rPr>
        <w:tab/>
        <w:t xml:space="preserve">Basu, R. High ambient temperature and mortality: a review of epidemiologic studies from 2001 to 2008. </w:t>
      </w:r>
      <w:r w:rsidRPr="00DE2407">
        <w:rPr>
          <w:i/>
          <w:iCs/>
          <w:noProof/>
          <w:lang w:val="en-US"/>
        </w:rPr>
        <w:t>Environ. Heal. A Glob. Access Sci. Source</w:t>
      </w:r>
      <w:r w:rsidRPr="00DE2407">
        <w:rPr>
          <w:noProof/>
          <w:lang w:val="en-US"/>
        </w:rPr>
        <w:t xml:space="preserve"> </w:t>
      </w:r>
      <w:r w:rsidRPr="00DE2407">
        <w:rPr>
          <w:b/>
          <w:bCs/>
          <w:noProof/>
          <w:lang w:val="en-US"/>
        </w:rPr>
        <w:t>8</w:t>
      </w:r>
      <w:r w:rsidRPr="00DE2407">
        <w:rPr>
          <w:noProof/>
          <w:lang w:val="en-US"/>
        </w:rPr>
        <w:t>, 40 (2009).</w:t>
      </w:r>
    </w:p>
    <w:p w14:paraId="0FF8E84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43.</w:t>
      </w:r>
      <w:r w:rsidRPr="00DE2407">
        <w:rPr>
          <w:noProof/>
          <w:lang w:val="en-US"/>
        </w:rPr>
        <w:tab/>
        <w:t xml:space="preserve">Rue, H. &amp; Held, L. </w:t>
      </w:r>
      <w:r w:rsidRPr="00DE2407">
        <w:rPr>
          <w:i/>
          <w:iCs/>
          <w:noProof/>
          <w:lang w:val="en-US"/>
        </w:rPr>
        <w:t>Gaussian Markov random fields. Theory and applications</w:t>
      </w:r>
      <w:r w:rsidRPr="00DE2407">
        <w:rPr>
          <w:noProof/>
          <w:lang w:val="en-US"/>
        </w:rPr>
        <w:t xml:space="preserve">. </w:t>
      </w:r>
      <w:r w:rsidRPr="00DE2407">
        <w:rPr>
          <w:i/>
          <w:iCs/>
          <w:noProof/>
          <w:lang w:val="en-US"/>
        </w:rPr>
        <w:t>Chapman &amp; Hall</w:t>
      </w:r>
      <w:r w:rsidRPr="00DE2407">
        <w:rPr>
          <w:noProof/>
          <w:lang w:val="en-US"/>
        </w:rPr>
        <w:t xml:space="preserve"> (2005). doi:10.1007/s00184-007-0162-3</w:t>
      </w:r>
    </w:p>
    <w:p w14:paraId="5AF49688"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44.</w:t>
      </w:r>
      <w:r w:rsidRPr="00DE2407">
        <w:rPr>
          <w:noProof/>
          <w:lang w:val="en-US"/>
        </w:rPr>
        <w:tab/>
        <w:t xml:space="preserve">Besag, J., York, J. &amp; Mollié, A. Bayesian image restoration, with two applications in spatial statistics. </w:t>
      </w:r>
      <w:r w:rsidRPr="00DE2407">
        <w:rPr>
          <w:i/>
          <w:iCs/>
          <w:noProof/>
          <w:lang w:val="en-US"/>
        </w:rPr>
        <w:t>Ann. Inst. Stat. Math.</w:t>
      </w:r>
      <w:r w:rsidRPr="00DE2407">
        <w:rPr>
          <w:noProof/>
          <w:lang w:val="en-US"/>
        </w:rPr>
        <w:t xml:space="preserve"> (1991). doi:10.1007/BF00116466</w:t>
      </w:r>
    </w:p>
    <w:p w14:paraId="743FC0F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45.</w:t>
      </w:r>
      <w:r w:rsidRPr="00DE2407">
        <w:rPr>
          <w:noProof/>
          <w:lang w:val="en-US"/>
        </w:rPr>
        <w:tab/>
        <w:t xml:space="preserve">Knorr-Held, L. Bayesian modelling of inseparable space-time variation in disease risk. in </w:t>
      </w:r>
      <w:r w:rsidRPr="00DE2407">
        <w:rPr>
          <w:i/>
          <w:iCs/>
          <w:noProof/>
          <w:lang w:val="en-US"/>
        </w:rPr>
        <w:t>Statistics in Medicine</w:t>
      </w:r>
      <w:r w:rsidRPr="00DE2407">
        <w:rPr>
          <w:noProof/>
          <w:lang w:val="en-US"/>
        </w:rPr>
        <w:t xml:space="preserve"> (2000). doi:10.1002/1097-0258(20000915/30)19:17/18&lt;2555::AID-SIM587&gt;3.0.CO;2-#</w:t>
      </w:r>
    </w:p>
    <w:p w14:paraId="4CDA8A3D"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46.</w:t>
      </w:r>
      <w:r w:rsidRPr="00DE2407">
        <w:rPr>
          <w:noProof/>
          <w:lang w:val="en-US"/>
        </w:rPr>
        <w:tab/>
        <w:t xml:space="preserve">Bennett, J. E. </w:t>
      </w:r>
      <w:r w:rsidRPr="00DE2407">
        <w:rPr>
          <w:i/>
          <w:iCs/>
          <w:noProof/>
          <w:lang w:val="en-US"/>
        </w:rPr>
        <w:t>et al.</w:t>
      </w:r>
      <w:r w:rsidRPr="00DE2407">
        <w:rPr>
          <w:noProof/>
          <w:lang w:val="en-US"/>
        </w:rPr>
        <w:t xml:space="preserve"> National and county life expectancy loss from particulate matter pollution in the USA. </w:t>
      </w:r>
      <w:r w:rsidRPr="00DE2407">
        <w:rPr>
          <w:i/>
          <w:iCs/>
          <w:noProof/>
          <w:lang w:val="en-US"/>
        </w:rPr>
        <w:t>PLOS Med.</w:t>
      </w:r>
      <w:r w:rsidRPr="00DE2407">
        <w:rPr>
          <w:noProof/>
          <w:lang w:val="en-US"/>
        </w:rPr>
        <w:t xml:space="preserve"> (2019).</w:t>
      </w:r>
    </w:p>
    <w:p w14:paraId="76F61D2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47.</w:t>
      </w:r>
      <w:r w:rsidRPr="00DE2407">
        <w:rPr>
          <w:noProof/>
          <w:lang w:val="en-US"/>
        </w:rPr>
        <w:tab/>
        <w:t xml:space="preserve">Kontis, V. </w:t>
      </w:r>
      <w:r w:rsidRPr="00DE2407">
        <w:rPr>
          <w:i/>
          <w:iCs/>
          <w:noProof/>
          <w:lang w:val="en-US"/>
        </w:rPr>
        <w:t>et al.</w:t>
      </w:r>
      <w:r w:rsidRPr="00DE2407">
        <w:rPr>
          <w:noProof/>
          <w:lang w:val="en-US"/>
        </w:rPr>
        <w:t xml:space="preserve"> Future life expectancy in 35 industrialised countries: projections with a Bayesian model ensemble. </w:t>
      </w:r>
      <w:r w:rsidRPr="00DE2407">
        <w:rPr>
          <w:i/>
          <w:iCs/>
          <w:noProof/>
          <w:lang w:val="en-US"/>
        </w:rPr>
        <w:t>Lancet</w:t>
      </w:r>
      <w:r w:rsidRPr="00DE2407">
        <w:rPr>
          <w:noProof/>
          <w:lang w:val="en-US"/>
        </w:rPr>
        <w:t xml:space="preserve"> (2017). doi:10.1016/S0140-6736(16)32381-9</w:t>
      </w:r>
    </w:p>
    <w:p w14:paraId="5AC93696"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48.</w:t>
      </w:r>
      <w:r w:rsidRPr="00DE2407">
        <w:rPr>
          <w:noProof/>
          <w:lang w:val="en-US"/>
        </w:rPr>
        <w:tab/>
        <w:t xml:space="preserve">Rue, H., Martino, S. &amp; Chopin, N. Approximate Bayesian inference for latent Gaussian models by using integrated nested Laplace approximations. </w:t>
      </w:r>
      <w:r w:rsidRPr="00DE2407">
        <w:rPr>
          <w:i/>
          <w:iCs/>
          <w:noProof/>
          <w:lang w:val="en-US"/>
        </w:rPr>
        <w:t>J. R. Stat. Soc. Ser. B Stat. Methodol.</w:t>
      </w:r>
      <w:r w:rsidRPr="00DE2407">
        <w:rPr>
          <w:noProof/>
          <w:lang w:val="en-US"/>
        </w:rPr>
        <w:t xml:space="preserve"> (2009). doi:10.1111/j.1467-9868.2008.00700.x</w:t>
      </w:r>
    </w:p>
    <w:p w14:paraId="743FF507"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49.</w:t>
      </w:r>
      <w:r w:rsidRPr="00DE2407">
        <w:rPr>
          <w:noProof/>
          <w:lang w:val="en-US"/>
        </w:rPr>
        <w:tab/>
        <w:t xml:space="preserve">IPCC. </w:t>
      </w:r>
      <w:r w:rsidRPr="00DE2407">
        <w:rPr>
          <w:i/>
          <w:iCs/>
          <w:noProof/>
          <w:lang w:val="en-US"/>
        </w:rPr>
        <w:t>IPCC special report on the impacts of global warming of 1.5 °C - Summary for policy makers</w:t>
      </w:r>
      <w:r w:rsidRPr="00DE2407">
        <w:rPr>
          <w:noProof/>
          <w:lang w:val="en-US"/>
        </w:rPr>
        <w:t>. (2018).</w:t>
      </w:r>
    </w:p>
    <w:p w14:paraId="54A7F3E5"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50.</w:t>
      </w:r>
      <w:r w:rsidRPr="00DE2407">
        <w:rPr>
          <w:noProof/>
          <w:lang w:val="en-US"/>
        </w:rPr>
        <w:tab/>
        <w:t xml:space="preserve">Bennett, J. E., Blangiardo, M., Fecht, D., Elliott, P. &amp; Ezzati, M. Vulnerability to the mortality effects of warm temperature in the districts of England and Wales. </w:t>
      </w:r>
      <w:r w:rsidRPr="00DE2407">
        <w:rPr>
          <w:i/>
          <w:iCs/>
          <w:noProof/>
          <w:lang w:val="en-US"/>
        </w:rPr>
        <w:t>Nat. Clim. Chang.</w:t>
      </w:r>
      <w:r w:rsidRPr="00DE2407">
        <w:rPr>
          <w:noProof/>
          <w:lang w:val="en-US"/>
        </w:rPr>
        <w:t xml:space="preserve"> </w:t>
      </w:r>
      <w:r w:rsidRPr="00DE2407">
        <w:rPr>
          <w:b/>
          <w:bCs/>
          <w:noProof/>
          <w:lang w:val="en-US"/>
        </w:rPr>
        <w:t>4</w:t>
      </w:r>
      <w:r w:rsidRPr="00DE2407">
        <w:rPr>
          <w:noProof/>
          <w:lang w:val="en-US"/>
        </w:rPr>
        <w:t>, 269–273 (2014).</w:t>
      </w:r>
    </w:p>
    <w:p w14:paraId="4A4476D3" w14:textId="77777777" w:rsidR="00DE2407" w:rsidRPr="00DE2407" w:rsidRDefault="00DE2407" w:rsidP="00DE2407">
      <w:pPr>
        <w:widowControl w:val="0"/>
        <w:autoSpaceDE w:val="0"/>
        <w:autoSpaceDN w:val="0"/>
        <w:adjustRightInd w:val="0"/>
        <w:ind w:left="640" w:hanging="640"/>
        <w:rPr>
          <w:noProof/>
          <w:lang w:val="en-US"/>
        </w:rPr>
      </w:pPr>
      <w:r w:rsidRPr="00DE2407">
        <w:rPr>
          <w:noProof/>
          <w:lang w:val="en-US"/>
        </w:rPr>
        <w:t>51.</w:t>
      </w:r>
      <w:r w:rsidRPr="00DE2407">
        <w:rPr>
          <w:noProof/>
          <w:lang w:val="en-US"/>
        </w:rPr>
        <w:tab/>
        <w:t xml:space="preserve">Simpson, D., Rue, H., Riebler, A., Martins, T. G. &amp; Sørbye, S. H. Penalising model component complexity: a principled, practical approach to constructing priors. </w:t>
      </w:r>
      <w:r w:rsidRPr="00DE2407">
        <w:rPr>
          <w:i/>
          <w:iCs/>
          <w:noProof/>
          <w:lang w:val="en-US"/>
        </w:rPr>
        <w:t>Stat. Sci.</w:t>
      </w:r>
      <w:r w:rsidRPr="00DE2407">
        <w:rPr>
          <w:noProof/>
          <w:lang w:val="en-US"/>
        </w:rPr>
        <w:t xml:space="preserve"> (2017). doi:10.1214/16-STS576</w:t>
      </w:r>
    </w:p>
    <w:p w14:paraId="27E6B6BE" w14:textId="6BAD6F5F" w:rsidR="00DE2407" w:rsidRPr="005F36FB" w:rsidRDefault="00DE2407" w:rsidP="005F36FB">
      <w:pPr>
        <w:widowControl w:val="0"/>
        <w:autoSpaceDE w:val="0"/>
        <w:autoSpaceDN w:val="0"/>
        <w:adjustRightInd w:val="0"/>
        <w:ind w:left="640" w:hanging="640"/>
        <w:rPr>
          <w:noProof/>
        </w:rPr>
      </w:pPr>
      <w:r w:rsidRPr="00DE2407">
        <w:rPr>
          <w:noProof/>
          <w:lang w:val="en-US"/>
        </w:rPr>
        <w:t>52.</w:t>
      </w:r>
      <w:r w:rsidRPr="00DE2407">
        <w:rPr>
          <w:noProof/>
          <w:lang w:val="en-US"/>
        </w:rPr>
        <w:tab/>
        <w:t xml:space="preserve">Gelman, A. Prior distribution for variance parameters in hierarchical models. </w:t>
      </w:r>
      <w:r w:rsidRPr="00DE2407">
        <w:rPr>
          <w:i/>
          <w:iCs/>
          <w:noProof/>
          <w:lang w:val="en-US"/>
        </w:rPr>
        <w:t>Bayesian Anal.</w:t>
      </w:r>
      <w:r w:rsidRPr="00DE2407">
        <w:rPr>
          <w:noProof/>
          <w:lang w:val="en-US"/>
        </w:rPr>
        <w:t xml:space="preserve"> (2006). doi:10.1214/06-BA117A</w:t>
      </w:r>
      <w:r>
        <w:rPr>
          <w:b/>
        </w:rPr>
        <w:br w:type="page"/>
      </w:r>
    </w:p>
    <w:p w14:paraId="3DF60951" w14:textId="74D198FA" w:rsidR="00213027" w:rsidRPr="00E85AFA" w:rsidRDefault="00213027" w:rsidP="00213027">
      <w:pPr>
        <w:spacing w:line="480" w:lineRule="auto"/>
        <w:jc w:val="both"/>
        <w:rPr>
          <w:b/>
        </w:rPr>
      </w:pPr>
      <w:r w:rsidRPr="00E85AFA">
        <w:rPr>
          <w:b/>
        </w:rPr>
        <w:lastRenderedPageBreak/>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2"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3"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r w:rsidRPr="00E85AFA">
        <w:rPr>
          <w:b/>
        </w:rPr>
        <w:t>Code availability</w:t>
      </w:r>
    </w:p>
    <w:p w14:paraId="6B88CDF3" w14:textId="54EB3DC9" w:rsidR="00213027" w:rsidRPr="00E85AFA" w:rsidRDefault="00213027" w:rsidP="00213027">
      <w:pPr>
        <w:spacing w:line="480" w:lineRule="auto"/>
        <w:jc w:val="both"/>
      </w:pPr>
      <w:r w:rsidRPr="00E85AFA">
        <w:t xml:space="preserve">The computer code for the Bayesian model used in this work </w:t>
      </w:r>
      <w:r w:rsidR="00036B5B">
        <w:t>is</w:t>
      </w:r>
      <w:r w:rsidRPr="00E85AFA">
        <w:t xml:space="preserve"> available at </w:t>
      </w:r>
      <w:hyperlink r:id="rId14" w:history="1">
        <w:r w:rsidRPr="00E85AFA">
          <w:rPr>
            <w:rStyle w:val="Hyperlink"/>
          </w:rPr>
          <w:t>www.globalenvhealth.org/code-data-download</w:t>
        </w:r>
      </w:hyperlink>
      <w:r w:rsidRPr="00E85AFA">
        <w:t>.  </w:t>
      </w:r>
    </w:p>
    <w:p w14:paraId="3A832C81" w14:textId="005E1835" w:rsidR="00213027" w:rsidRPr="00E85AFA" w:rsidRDefault="00213027" w:rsidP="00F82744">
      <w:pPr>
        <w:spacing w:line="480" w:lineRule="auto"/>
        <w:jc w:val="both"/>
      </w:pP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508FF79E" w:rsidR="00AE4753" w:rsidRPr="00E85AFA" w:rsidRDefault="008D17E7" w:rsidP="00324A84">
      <w:pPr>
        <w:spacing w:line="480" w:lineRule="auto"/>
        <w:jc w:val="both"/>
      </w:pPr>
      <w:r w:rsidRPr="00E85AFA">
        <w:t xml:space="preserve">Robbie Parks </w:t>
      </w:r>
      <w:r w:rsidR="00A4227A">
        <w:t>was</w:t>
      </w:r>
      <w:r w:rsidR="00A4227A" w:rsidRPr="00E85AFA">
        <w:t xml:space="preserve"> </w:t>
      </w:r>
      <w:r w:rsidRPr="00E85AFA">
        <w:t xml:space="preserve">supported by a Wellcome Trust ISSF Studentship. The development of statistical methods </w:t>
      </w:r>
      <w:r w:rsidR="00A4227A">
        <w:t>was</w:t>
      </w:r>
      <w:r w:rsidR="00A4227A" w:rsidRPr="00E85AFA">
        <w:t xml:space="preserve"> </w:t>
      </w:r>
      <w:r w:rsidRPr="00E85AFA">
        <w:t>supported by grants from the Wellcome Trust (grant</w:t>
      </w:r>
      <w:r w:rsidR="00DB3225" w:rsidRPr="00E85AFA">
        <w:t xml:space="preserve"> </w:t>
      </w:r>
      <w:r w:rsidRPr="00E85AFA">
        <w:t xml:space="preserve">209376/Z/17/Z). Work on the US mortality data </w:t>
      </w:r>
      <w:r w:rsidR="00A4227A">
        <w:t>was</w:t>
      </w:r>
      <w:r w:rsidR="00A4227A" w:rsidRPr="00E85AFA">
        <w:t xml:space="preserve"> </w:t>
      </w:r>
      <w:r w:rsidRPr="00E85AFA">
        <w:t>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w:t>
      </w:r>
      <w:proofErr w:type="spellStart"/>
      <w:r w:rsidR="00AA4EF6">
        <w:t>Blangiardo</w:t>
      </w:r>
      <w:proofErr w:type="spellEnd"/>
      <w:r w:rsidR="00BB0DFC">
        <w:t xml:space="preserve">, </w:t>
      </w:r>
      <w:r w:rsidR="004750C2">
        <w:t xml:space="preserve">Seth Flaxman and </w:t>
      </w:r>
      <w:r w:rsidR="00AA4EF6">
        <w:t xml:space="preserve">Christopher </w:t>
      </w:r>
      <w:proofErr w:type="spellStart"/>
      <w:r w:rsidR="00AA4EF6">
        <w:t>Paciorek</w:t>
      </w:r>
      <w:proofErr w:type="spellEnd"/>
      <w:r w:rsidR="00514D50">
        <w:t xml:space="preserve"> </w:t>
      </w:r>
      <w:r w:rsidR="00AA4EF6">
        <w:t xml:space="preserve">for discussions on statistical model, and Kavi Bhalla, Howie </w:t>
      </w:r>
      <w:proofErr w:type="spellStart"/>
      <w:r w:rsidR="00AA4EF6">
        <w:t>Frumkin</w:t>
      </w:r>
      <w:proofErr w:type="spellEnd"/>
      <w:r w:rsidR="00066D53">
        <w:t>, Andy Haines</w:t>
      </w:r>
      <w:r w:rsidR="00AA4EF6">
        <w:t xml:space="preserve"> and </w:t>
      </w:r>
      <w:proofErr w:type="spellStart"/>
      <w:r w:rsidR="00AA4EF6">
        <w:t>Tord</w:t>
      </w:r>
      <w:proofErr w:type="spellEnd"/>
      <w:r w:rsidR="00AA4EF6">
        <w:t xml:space="preserve"> </w:t>
      </w:r>
      <w:proofErr w:type="spellStart"/>
      <w:r w:rsidR="00AA4EF6">
        <w:t>K</w:t>
      </w:r>
      <w:r w:rsidR="00AA4EF6" w:rsidRPr="00AA4EF6">
        <w:t>jellstrom</w:t>
      </w:r>
      <w:proofErr w:type="spellEnd"/>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216E8296" w:rsidR="00DB3225" w:rsidRPr="00E85AFA" w:rsidRDefault="00DB3225" w:rsidP="00DB3225">
      <w:pPr>
        <w:spacing w:line="480" w:lineRule="auto"/>
        <w:jc w:val="both"/>
      </w:pPr>
      <w:r w:rsidRPr="00E85AFA">
        <w:lastRenderedPageBreak/>
        <w:t>All authors contributed to study concept and interpretation of results. RP, GD</w:t>
      </w:r>
      <w:ins w:id="46" w:author="Robbie Parks" w:date="2019-11-22T17:45:00Z">
        <w:r w:rsidR="00BC5EA2">
          <w:t>, RT</w:t>
        </w:r>
      </w:ins>
      <w:r w:rsidRPr="00E85AFA">
        <w:t xml:space="preserve"> and ME collated and organi</w:t>
      </w:r>
      <w:r w:rsidR="0075565E" w:rsidRPr="00E85AFA">
        <w:t>s</w:t>
      </w:r>
      <w:r w:rsidRPr="00E85AFA">
        <w:t xml:space="preserve">ed </w:t>
      </w:r>
      <w:r w:rsidR="00874A98">
        <w:t xml:space="preserve">temperature and </w:t>
      </w:r>
      <w:r w:rsidRPr="00E85AFA">
        <w:t xml:space="preserve">mortality files. </w:t>
      </w:r>
      <w:r w:rsidR="00AA4EF6">
        <w:t>RP, JEB, VK</w:t>
      </w:r>
      <w:ins w:id="47" w:author="Robbie Parks" w:date="2019-11-22T17:45:00Z">
        <w:r w:rsidR="00BC5EA2">
          <w:t>, HT-W</w:t>
        </w:r>
      </w:ins>
      <w:r w:rsidR="00AA4EF6">
        <w:t xml:space="preserve"> and ME developed statistical model, which was implemented by RP, JEB and VK. </w:t>
      </w:r>
      <w:r w:rsidRPr="00E85AFA">
        <w:t>RP performed the analysis, with input 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 xml:space="preserve">ME reports a charitable grant from AstraZeneca Young Health Programme, and personal fees from Prudential, </w:t>
      </w:r>
      <w:proofErr w:type="spellStart"/>
      <w:r w:rsidRPr="00E85AFA">
        <w:rPr>
          <w:lang w:val="en-GB"/>
        </w:rPr>
        <w:t>Scor</w:t>
      </w:r>
      <w:proofErr w:type="spellEnd"/>
      <w:r w:rsidRPr="00E85AFA">
        <w:rPr>
          <w:lang w:val="en-GB"/>
        </w:rPr>
        <w:t>,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13CB8F03" w14:textId="335DD5CF" w:rsidR="006C199F" w:rsidRPr="001768A6" w:rsidRDefault="00DD4894" w:rsidP="006C199F">
      <w:pPr>
        <w:spacing w:line="480" w:lineRule="auto"/>
        <w:jc w:val="both"/>
        <w:rPr>
          <w:color w:val="000000" w:themeColor="text1"/>
        </w:rPr>
      </w:pPr>
      <w:r w:rsidRPr="00E85AFA">
        <w:rPr>
          <w:b/>
          <w:color w:val="000000" w:themeColor="text1"/>
        </w:rPr>
        <w:lastRenderedPageBreak/>
        <w:t xml:space="preserve">Figure </w:t>
      </w:r>
      <w:r w:rsidR="00040AE0">
        <w:rPr>
          <w:b/>
          <w:color w:val="000000" w:themeColor="text1"/>
        </w:rPr>
        <w:t>3</w:t>
      </w:r>
      <w:r w:rsidRPr="00E85AFA">
        <w:rPr>
          <w:b/>
          <w:color w:val="000000" w:themeColor="text1"/>
        </w:rPr>
        <w:t>.</w:t>
      </w:r>
      <w:r w:rsidRPr="00F26829">
        <w:rPr>
          <w:color w:val="000000" w:themeColor="text1"/>
        </w:rPr>
        <w:t xml:space="preserve"> </w:t>
      </w:r>
      <w:r w:rsidRPr="00E85AFA">
        <w:rPr>
          <w:color w:val="000000" w:themeColor="text1"/>
        </w:rPr>
        <w:t>Additional annual injury deaths for the 201</w:t>
      </w:r>
      <w:r w:rsidR="007212C0" w:rsidRPr="00E85AFA">
        <w:rPr>
          <w:color w:val="000000" w:themeColor="text1"/>
        </w:rPr>
        <w:t>7</w:t>
      </w:r>
      <w:r w:rsidRPr="00E85AFA">
        <w:rPr>
          <w:color w:val="000000" w:themeColor="text1"/>
        </w:rPr>
        <w:t xml:space="preserve"> US population in year in which each month was +</w:t>
      </w:r>
      <w:r w:rsidR="00CE738A">
        <w:rPr>
          <w:rFonts w:eastAsia="Times New Roman"/>
          <w:bCs/>
          <w:color w:val="222222"/>
          <w:shd w:val="clear" w:color="auto" w:fill="FFFFFF"/>
        </w:rPr>
        <w:t>1.5</w:t>
      </w:r>
      <w:r w:rsidRPr="00E85AFA">
        <w:rPr>
          <w:bCs/>
          <w:color w:val="000000" w:themeColor="text1"/>
        </w:rPr>
        <w:t>°C</w:t>
      </w:r>
      <w:r w:rsidRPr="00E85AFA">
        <w:rPr>
          <w:color w:val="000000" w:themeColor="text1"/>
        </w:rPr>
        <w:t xml:space="preserve"> </w:t>
      </w:r>
      <w:r w:rsidR="00607AE4" w:rsidRPr="00E85AFA">
        <w:rPr>
          <w:color w:val="000000" w:themeColor="text1"/>
        </w:rPr>
        <w:t xml:space="preserve">warmer </w:t>
      </w:r>
      <w:r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r w:rsidR="00CE738A">
        <w:rPr>
          <w:color w:val="000000" w:themeColor="text1"/>
        </w:rPr>
        <w:t xml:space="preserve"> See Extended </w:t>
      </w:r>
      <w:r w:rsidR="00476788">
        <w:rPr>
          <w:color w:val="000000" w:themeColor="text1"/>
        </w:rPr>
        <w:t xml:space="preserve">Data </w:t>
      </w:r>
      <w:r w:rsidR="00CE738A">
        <w:rPr>
          <w:color w:val="000000" w:themeColor="text1"/>
        </w:rPr>
        <w:t xml:space="preserve">Figure </w:t>
      </w:r>
      <w:r w:rsidR="00476788">
        <w:rPr>
          <w:color w:val="000000" w:themeColor="text1"/>
        </w:rPr>
        <w:t>3</w:t>
      </w:r>
      <w:r w:rsidR="00CE738A">
        <w:rPr>
          <w:color w:val="000000" w:themeColor="text1"/>
        </w:rPr>
        <w:t xml:space="preserve"> for results for </w:t>
      </w:r>
      <w:r w:rsidR="002768FB">
        <w:rPr>
          <w:color w:val="000000" w:themeColor="text1"/>
        </w:rPr>
        <w:t xml:space="preserve">scenario of </w:t>
      </w:r>
      <w:r w:rsidR="00CE738A">
        <w:rPr>
          <w:bCs/>
        </w:rPr>
        <w:t>2</w:t>
      </w:r>
      <w:r w:rsidR="00CE738A" w:rsidRPr="003E64A4">
        <w:rPr>
          <w:bCs/>
        </w:rPr>
        <w:t>°C</w:t>
      </w:r>
      <w:r w:rsidR="002768FB">
        <w:rPr>
          <w:bCs/>
        </w:rPr>
        <w:t xml:space="preserve"> warmer.</w:t>
      </w:r>
      <w:r w:rsidR="00CE738A">
        <w:rPr>
          <w:noProof/>
        </w:rPr>
        <w:t xml:space="preserve"> </w:t>
      </w:r>
      <w:r w:rsidR="006C199F">
        <w:rPr>
          <w:noProof/>
        </w:rPr>
        <w:br w:type="page"/>
      </w:r>
    </w:p>
    <w:p w14:paraId="45888C81" w14:textId="6738028D" w:rsidR="00E51470" w:rsidRPr="009F1529" w:rsidRDefault="003E64A4" w:rsidP="004B68B4">
      <w:pPr>
        <w:spacing w:line="480" w:lineRule="auto"/>
        <w:jc w:val="both"/>
        <w:rPr>
          <w:bCs/>
        </w:rPr>
      </w:pPr>
      <w:r w:rsidRPr="003E64A4">
        <w:rPr>
          <w:b/>
          <w:bCs/>
        </w:rPr>
        <w:lastRenderedPageBreak/>
        <w:t xml:space="preserve">Figure </w:t>
      </w:r>
      <w:r w:rsidR="00D16DC8">
        <w:rPr>
          <w:b/>
          <w:bCs/>
        </w:rPr>
        <w:t>4</w:t>
      </w:r>
      <w:r w:rsidRPr="003E64A4">
        <w:rPr>
          <w:b/>
          <w:bCs/>
        </w:rPr>
        <w:t xml:space="preserve">. </w:t>
      </w:r>
      <w:r w:rsidRPr="003E64A4">
        <w:rPr>
          <w:bCs/>
        </w:rPr>
        <w:t xml:space="preserve">Percent change in death rates in year in which each month was </w:t>
      </w:r>
      <w:r w:rsidR="009F1529">
        <w:rPr>
          <w:bCs/>
        </w:rPr>
        <w:t>+</w:t>
      </w:r>
      <w:r w:rsidR="00CE738A">
        <w:rPr>
          <w:bCs/>
        </w:rPr>
        <w:t>1.5</w:t>
      </w:r>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r w:rsidR="00CE738A">
        <w:rPr>
          <w:bCs/>
        </w:rPr>
        <w:t xml:space="preserve"> </w:t>
      </w:r>
      <w:ins w:id="48" w:author="Robbie Parks" w:date="2019-11-19T11:50:00Z">
        <w:r w:rsidR="00183CF6">
          <w:rPr>
            <w:bCs/>
          </w:rPr>
          <w:t xml:space="preserve">Coloured dots </w:t>
        </w:r>
        <w:r w:rsidR="00342493">
          <w:rPr>
            <w:bCs/>
          </w:rPr>
          <w:t xml:space="preserve">show the </w:t>
        </w:r>
      </w:ins>
      <w:ins w:id="49" w:author="Robbie Parks" w:date="2019-11-19T11:51:00Z">
        <w:r w:rsidR="00342493">
          <w:rPr>
            <w:bCs/>
          </w:rPr>
          <w:t>posterior means</w:t>
        </w:r>
      </w:ins>
      <w:ins w:id="50" w:author="Robbie Parks" w:date="2019-11-19T13:22:00Z">
        <w:r w:rsidR="00DA74B4">
          <w:rPr>
            <w:bCs/>
          </w:rPr>
          <w:t xml:space="preserve"> and error bars represent 95% credible intervals</w:t>
        </w:r>
      </w:ins>
      <w:ins w:id="51" w:author="Robbie Parks" w:date="2019-11-19T11:52:00Z">
        <w:r w:rsidR="00A91177">
          <w:rPr>
            <w:bCs/>
          </w:rPr>
          <w:t xml:space="preserve">, </w:t>
        </w:r>
      </w:ins>
      <w:ins w:id="52" w:author="Robbie Parks" w:date="2019-11-19T13:23:00Z">
        <w:r w:rsidR="00DA74B4">
          <w:rPr>
            <w:bCs/>
          </w:rPr>
          <w:t xml:space="preserve">both </w:t>
        </w:r>
      </w:ins>
      <w:ins w:id="53" w:author="Robbie Parks" w:date="2019-11-19T11:52:00Z">
        <w:r w:rsidR="00A91177">
          <w:rPr>
            <w:bCs/>
          </w:rPr>
          <w:t xml:space="preserve">obtained at </w:t>
        </w:r>
      </w:ins>
      <w:ins w:id="54" w:author="Robbie Parks" w:date="2019-11-19T13:23:00Z">
        <w:r w:rsidR="00DA74B4">
          <w:rPr>
            <w:bCs/>
          </w:rPr>
          <w:t xml:space="preserve">the </w:t>
        </w:r>
      </w:ins>
      <w:ins w:id="55" w:author="Robbie Parks" w:date="2019-11-19T11:52:00Z">
        <w:r w:rsidR="00A91177">
          <w:rPr>
            <w:bCs/>
          </w:rPr>
          <w:t>posterior draw level</w:t>
        </w:r>
      </w:ins>
      <w:ins w:id="56" w:author="Robbie Parks" w:date="2019-11-19T11:51:00Z">
        <w:r w:rsidR="00342493">
          <w:rPr>
            <w:bCs/>
          </w:rPr>
          <w:t xml:space="preserve">. </w:t>
        </w:r>
      </w:ins>
      <w:r w:rsidR="00CE738A">
        <w:rPr>
          <w:color w:val="000000" w:themeColor="text1"/>
        </w:rPr>
        <w:t xml:space="preserve">See Extended </w:t>
      </w:r>
      <w:r w:rsidR="005D185E">
        <w:rPr>
          <w:color w:val="000000" w:themeColor="text1"/>
        </w:rPr>
        <w:t xml:space="preserve">Data </w:t>
      </w:r>
      <w:r w:rsidR="00CE738A">
        <w:rPr>
          <w:color w:val="000000" w:themeColor="text1"/>
        </w:rPr>
        <w:t xml:space="preserve">Figure </w:t>
      </w:r>
      <w:r w:rsidR="006E68E1">
        <w:rPr>
          <w:color w:val="000000" w:themeColor="text1"/>
        </w:rPr>
        <w:t>4</w:t>
      </w:r>
      <w:r w:rsidR="00CE738A">
        <w:rPr>
          <w:color w:val="000000" w:themeColor="text1"/>
        </w:rPr>
        <w:t xml:space="preserve"> </w:t>
      </w:r>
      <w:r w:rsidR="002768FB">
        <w:rPr>
          <w:color w:val="000000" w:themeColor="text1"/>
        </w:rPr>
        <w:t>f</w:t>
      </w:r>
      <w:bookmarkStart w:id="57" w:name="_GoBack"/>
      <w:bookmarkEnd w:id="57"/>
      <w:r w:rsidR="002768FB">
        <w:rPr>
          <w:color w:val="000000" w:themeColor="text1"/>
        </w:rPr>
        <w:t xml:space="preserve">or scenario of </w:t>
      </w:r>
      <w:r w:rsidR="002768FB">
        <w:rPr>
          <w:bCs/>
        </w:rPr>
        <w:t>2</w:t>
      </w:r>
      <w:r w:rsidR="002768FB" w:rsidRPr="003E64A4">
        <w:rPr>
          <w:bCs/>
        </w:rPr>
        <w:t>°C</w:t>
      </w:r>
      <w:r w:rsidR="002768FB">
        <w:rPr>
          <w:bCs/>
        </w:rPr>
        <w:t xml:space="preserve"> warmer.</w:t>
      </w:r>
    </w:p>
    <w:sectPr w:rsidR="00E51470" w:rsidRPr="009F1529" w:rsidSect="00521731">
      <w:footerReference w:type="even" r:id="rId15"/>
      <w:footerReference w:type="default" r:id="rId16"/>
      <w:type w:val="continuous"/>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1751080" w14:textId="77777777" w:rsidR="00F26C3D" w:rsidRDefault="00F26C3D">
      <w:r>
        <w:separator/>
      </w:r>
    </w:p>
  </w:endnote>
  <w:endnote w:type="continuationSeparator" w:id="0">
    <w:p w14:paraId="09052F03" w14:textId="77777777" w:rsidR="00F26C3D" w:rsidRDefault="00F26C3D">
      <w:r>
        <w:continuationSeparator/>
      </w:r>
    </w:p>
  </w:endnote>
  <w:endnote w:type="continuationNotice" w:id="1">
    <w:p w14:paraId="5EDEC3FD" w14:textId="77777777" w:rsidR="00F26C3D" w:rsidRDefault="00F26C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BE0B91" w:rsidRDefault="00BE0B91"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13FDD472" w:rsidR="00BE0B91" w:rsidRDefault="00BE0B91"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C5615">
      <w:rPr>
        <w:rStyle w:val="PageNumber"/>
        <w:noProof/>
      </w:rPr>
      <w:t>16</w:t>
    </w:r>
    <w:r>
      <w:rPr>
        <w:rStyle w:val="PageNumber"/>
      </w:rPr>
      <w:fldChar w:fldCharType="end"/>
    </w:r>
  </w:p>
  <w:p w14:paraId="443267E5" w14:textId="77777777" w:rsidR="00BE0B91" w:rsidRDefault="00BE0B91"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B12061" w14:textId="77777777" w:rsidR="00F26C3D" w:rsidRDefault="00F26C3D">
      <w:r>
        <w:separator/>
      </w:r>
    </w:p>
  </w:footnote>
  <w:footnote w:type="continuationSeparator" w:id="0">
    <w:p w14:paraId="3E7E3DEC" w14:textId="77777777" w:rsidR="00F26C3D" w:rsidRDefault="00F26C3D">
      <w:r>
        <w:continuationSeparator/>
      </w:r>
    </w:p>
  </w:footnote>
  <w:footnote w:type="continuationNotice" w:id="1">
    <w:p w14:paraId="6C67A885" w14:textId="77777777" w:rsidR="00F26C3D" w:rsidRDefault="00F26C3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proofState w:spelling="clean" w:grammar="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138C"/>
    <w:rsid w:val="000036E5"/>
    <w:rsid w:val="0000426B"/>
    <w:rsid w:val="000066C9"/>
    <w:rsid w:val="0001349E"/>
    <w:rsid w:val="000138ED"/>
    <w:rsid w:val="000147C7"/>
    <w:rsid w:val="00014C80"/>
    <w:rsid w:val="000150FE"/>
    <w:rsid w:val="00015C8E"/>
    <w:rsid w:val="000161D5"/>
    <w:rsid w:val="000164A3"/>
    <w:rsid w:val="00021F45"/>
    <w:rsid w:val="00025B49"/>
    <w:rsid w:val="0002698C"/>
    <w:rsid w:val="00026F56"/>
    <w:rsid w:val="00032A53"/>
    <w:rsid w:val="000330EC"/>
    <w:rsid w:val="00036B5B"/>
    <w:rsid w:val="00037343"/>
    <w:rsid w:val="00040AAF"/>
    <w:rsid w:val="00040AE0"/>
    <w:rsid w:val="00040DB9"/>
    <w:rsid w:val="00044869"/>
    <w:rsid w:val="00044B4C"/>
    <w:rsid w:val="00044F79"/>
    <w:rsid w:val="00045AA5"/>
    <w:rsid w:val="0005577D"/>
    <w:rsid w:val="000607DA"/>
    <w:rsid w:val="00061565"/>
    <w:rsid w:val="00063068"/>
    <w:rsid w:val="000643BD"/>
    <w:rsid w:val="0006486C"/>
    <w:rsid w:val="00064A53"/>
    <w:rsid w:val="0006562B"/>
    <w:rsid w:val="0006696B"/>
    <w:rsid w:val="00066D53"/>
    <w:rsid w:val="00066F89"/>
    <w:rsid w:val="0007192B"/>
    <w:rsid w:val="000719F7"/>
    <w:rsid w:val="000737EB"/>
    <w:rsid w:val="00073D01"/>
    <w:rsid w:val="00074BEB"/>
    <w:rsid w:val="00075CB2"/>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5BFF"/>
    <w:rsid w:val="000B7E00"/>
    <w:rsid w:val="000C0334"/>
    <w:rsid w:val="000C05BD"/>
    <w:rsid w:val="000C077B"/>
    <w:rsid w:val="000C2776"/>
    <w:rsid w:val="000C3D92"/>
    <w:rsid w:val="000C41A6"/>
    <w:rsid w:val="000C4ADA"/>
    <w:rsid w:val="000C53C0"/>
    <w:rsid w:val="000C563B"/>
    <w:rsid w:val="000C6911"/>
    <w:rsid w:val="000C6E2D"/>
    <w:rsid w:val="000D0771"/>
    <w:rsid w:val="000D39DD"/>
    <w:rsid w:val="000D4DF6"/>
    <w:rsid w:val="000D54C5"/>
    <w:rsid w:val="000E0829"/>
    <w:rsid w:val="000E258A"/>
    <w:rsid w:val="000E604A"/>
    <w:rsid w:val="000E7B3E"/>
    <w:rsid w:val="000F2941"/>
    <w:rsid w:val="00100060"/>
    <w:rsid w:val="00100D87"/>
    <w:rsid w:val="00104DAC"/>
    <w:rsid w:val="0010551A"/>
    <w:rsid w:val="00106815"/>
    <w:rsid w:val="00110076"/>
    <w:rsid w:val="00111115"/>
    <w:rsid w:val="00112889"/>
    <w:rsid w:val="00112A57"/>
    <w:rsid w:val="00113365"/>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240"/>
    <w:rsid w:val="00182B75"/>
    <w:rsid w:val="00183CF6"/>
    <w:rsid w:val="001853CA"/>
    <w:rsid w:val="0018560D"/>
    <w:rsid w:val="001862B0"/>
    <w:rsid w:val="001869DA"/>
    <w:rsid w:val="001933F2"/>
    <w:rsid w:val="0019479E"/>
    <w:rsid w:val="00194909"/>
    <w:rsid w:val="001951E8"/>
    <w:rsid w:val="001960F5"/>
    <w:rsid w:val="00197ECD"/>
    <w:rsid w:val="001A24B7"/>
    <w:rsid w:val="001A3D0C"/>
    <w:rsid w:val="001A4832"/>
    <w:rsid w:val="001A53CE"/>
    <w:rsid w:val="001A6289"/>
    <w:rsid w:val="001A752D"/>
    <w:rsid w:val="001A7F31"/>
    <w:rsid w:val="001B0F77"/>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9EC"/>
    <w:rsid w:val="001E4E74"/>
    <w:rsid w:val="001E5B16"/>
    <w:rsid w:val="001E5C4D"/>
    <w:rsid w:val="001E6A53"/>
    <w:rsid w:val="001E6D83"/>
    <w:rsid w:val="001E7BDE"/>
    <w:rsid w:val="001F1369"/>
    <w:rsid w:val="001F307A"/>
    <w:rsid w:val="001F3A6B"/>
    <w:rsid w:val="001F3CCB"/>
    <w:rsid w:val="001F3CF5"/>
    <w:rsid w:val="001F4AAB"/>
    <w:rsid w:val="001F57EB"/>
    <w:rsid w:val="001F77F3"/>
    <w:rsid w:val="002043D3"/>
    <w:rsid w:val="00206140"/>
    <w:rsid w:val="00210FEB"/>
    <w:rsid w:val="00211809"/>
    <w:rsid w:val="002124C8"/>
    <w:rsid w:val="00212747"/>
    <w:rsid w:val="00213027"/>
    <w:rsid w:val="0021470F"/>
    <w:rsid w:val="002213F6"/>
    <w:rsid w:val="00223743"/>
    <w:rsid w:val="00223D2F"/>
    <w:rsid w:val="00223D7D"/>
    <w:rsid w:val="002250D4"/>
    <w:rsid w:val="002261F1"/>
    <w:rsid w:val="00226652"/>
    <w:rsid w:val="00227AA5"/>
    <w:rsid w:val="00230266"/>
    <w:rsid w:val="00230642"/>
    <w:rsid w:val="002323F2"/>
    <w:rsid w:val="0023369B"/>
    <w:rsid w:val="002358D5"/>
    <w:rsid w:val="00237104"/>
    <w:rsid w:val="00241591"/>
    <w:rsid w:val="00241EB9"/>
    <w:rsid w:val="00246F79"/>
    <w:rsid w:val="00250041"/>
    <w:rsid w:val="00250FEF"/>
    <w:rsid w:val="002524AC"/>
    <w:rsid w:val="00252881"/>
    <w:rsid w:val="00255B55"/>
    <w:rsid w:val="00256322"/>
    <w:rsid w:val="002574F3"/>
    <w:rsid w:val="00257C57"/>
    <w:rsid w:val="00257D30"/>
    <w:rsid w:val="0026026E"/>
    <w:rsid w:val="002634EF"/>
    <w:rsid w:val="0026389E"/>
    <w:rsid w:val="00265344"/>
    <w:rsid w:val="00267923"/>
    <w:rsid w:val="00271342"/>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96C99"/>
    <w:rsid w:val="002A0B4C"/>
    <w:rsid w:val="002A1251"/>
    <w:rsid w:val="002A2281"/>
    <w:rsid w:val="002A239B"/>
    <w:rsid w:val="002A415F"/>
    <w:rsid w:val="002A5044"/>
    <w:rsid w:val="002A5FC4"/>
    <w:rsid w:val="002A6AFC"/>
    <w:rsid w:val="002A6C71"/>
    <w:rsid w:val="002B07A6"/>
    <w:rsid w:val="002B4DCB"/>
    <w:rsid w:val="002B642E"/>
    <w:rsid w:val="002B78DD"/>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490"/>
    <w:rsid w:val="00316CFB"/>
    <w:rsid w:val="00320FBF"/>
    <w:rsid w:val="003233E5"/>
    <w:rsid w:val="0032373A"/>
    <w:rsid w:val="00323B6E"/>
    <w:rsid w:val="003242D9"/>
    <w:rsid w:val="00324A84"/>
    <w:rsid w:val="00324B97"/>
    <w:rsid w:val="00324F0F"/>
    <w:rsid w:val="00326ABE"/>
    <w:rsid w:val="003317ED"/>
    <w:rsid w:val="00331F1F"/>
    <w:rsid w:val="00334713"/>
    <w:rsid w:val="00341847"/>
    <w:rsid w:val="00342493"/>
    <w:rsid w:val="00352157"/>
    <w:rsid w:val="00353A64"/>
    <w:rsid w:val="003551A1"/>
    <w:rsid w:val="00363E6C"/>
    <w:rsid w:val="003650D7"/>
    <w:rsid w:val="00367BD4"/>
    <w:rsid w:val="00370294"/>
    <w:rsid w:val="00370E83"/>
    <w:rsid w:val="00371197"/>
    <w:rsid w:val="003730E2"/>
    <w:rsid w:val="00374D1C"/>
    <w:rsid w:val="00381A09"/>
    <w:rsid w:val="00383783"/>
    <w:rsid w:val="00391483"/>
    <w:rsid w:val="00393366"/>
    <w:rsid w:val="003953FB"/>
    <w:rsid w:val="003B10FF"/>
    <w:rsid w:val="003B5431"/>
    <w:rsid w:val="003B5C48"/>
    <w:rsid w:val="003B67D2"/>
    <w:rsid w:val="003C6749"/>
    <w:rsid w:val="003C7CD7"/>
    <w:rsid w:val="003D014C"/>
    <w:rsid w:val="003D1FD6"/>
    <w:rsid w:val="003D3E4E"/>
    <w:rsid w:val="003D575B"/>
    <w:rsid w:val="003D77F4"/>
    <w:rsid w:val="003E17AC"/>
    <w:rsid w:val="003E25A6"/>
    <w:rsid w:val="003E3DA1"/>
    <w:rsid w:val="003E64A4"/>
    <w:rsid w:val="003E6DF9"/>
    <w:rsid w:val="003F11C1"/>
    <w:rsid w:val="003F2BCD"/>
    <w:rsid w:val="003F508B"/>
    <w:rsid w:val="003F52A5"/>
    <w:rsid w:val="003F73CF"/>
    <w:rsid w:val="00400606"/>
    <w:rsid w:val="004009CB"/>
    <w:rsid w:val="004114D9"/>
    <w:rsid w:val="004124B5"/>
    <w:rsid w:val="00412FCC"/>
    <w:rsid w:val="00413881"/>
    <w:rsid w:val="00413F8E"/>
    <w:rsid w:val="00422055"/>
    <w:rsid w:val="00425263"/>
    <w:rsid w:val="0042713A"/>
    <w:rsid w:val="004278EB"/>
    <w:rsid w:val="0043144B"/>
    <w:rsid w:val="004314BA"/>
    <w:rsid w:val="00431D95"/>
    <w:rsid w:val="004321B4"/>
    <w:rsid w:val="00437D42"/>
    <w:rsid w:val="004409BD"/>
    <w:rsid w:val="0044690C"/>
    <w:rsid w:val="00447303"/>
    <w:rsid w:val="00452EB3"/>
    <w:rsid w:val="00454A7D"/>
    <w:rsid w:val="0045634B"/>
    <w:rsid w:val="00460727"/>
    <w:rsid w:val="00460D94"/>
    <w:rsid w:val="004614C6"/>
    <w:rsid w:val="004630FC"/>
    <w:rsid w:val="004636EF"/>
    <w:rsid w:val="00466B07"/>
    <w:rsid w:val="004702C5"/>
    <w:rsid w:val="004725F2"/>
    <w:rsid w:val="00472E55"/>
    <w:rsid w:val="004750C2"/>
    <w:rsid w:val="00475514"/>
    <w:rsid w:val="004761C5"/>
    <w:rsid w:val="00476598"/>
    <w:rsid w:val="00476788"/>
    <w:rsid w:val="0047749E"/>
    <w:rsid w:val="00477F0B"/>
    <w:rsid w:val="00484863"/>
    <w:rsid w:val="00484E3B"/>
    <w:rsid w:val="004878EC"/>
    <w:rsid w:val="00490C94"/>
    <w:rsid w:val="00490CF2"/>
    <w:rsid w:val="00491E98"/>
    <w:rsid w:val="00492DAF"/>
    <w:rsid w:val="00494DA5"/>
    <w:rsid w:val="004951FD"/>
    <w:rsid w:val="00495533"/>
    <w:rsid w:val="004A205D"/>
    <w:rsid w:val="004A283B"/>
    <w:rsid w:val="004A3240"/>
    <w:rsid w:val="004A520F"/>
    <w:rsid w:val="004A5287"/>
    <w:rsid w:val="004A6522"/>
    <w:rsid w:val="004A7B4A"/>
    <w:rsid w:val="004B1D1E"/>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661"/>
    <w:rsid w:val="004E6DA4"/>
    <w:rsid w:val="004F026B"/>
    <w:rsid w:val="004F1977"/>
    <w:rsid w:val="004F24A3"/>
    <w:rsid w:val="004F4209"/>
    <w:rsid w:val="004F54F9"/>
    <w:rsid w:val="004F5C8C"/>
    <w:rsid w:val="004F617A"/>
    <w:rsid w:val="004F6BCD"/>
    <w:rsid w:val="004F6F54"/>
    <w:rsid w:val="004F761B"/>
    <w:rsid w:val="005034DA"/>
    <w:rsid w:val="005036D2"/>
    <w:rsid w:val="0050578C"/>
    <w:rsid w:val="00507C2F"/>
    <w:rsid w:val="00514D50"/>
    <w:rsid w:val="00516255"/>
    <w:rsid w:val="00521731"/>
    <w:rsid w:val="005246D6"/>
    <w:rsid w:val="00525FAD"/>
    <w:rsid w:val="00532348"/>
    <w:rsid w:val="00535DCA"/>
    <w:rsid w:val="00537426"/>
    <w:rsid w:val="00537BEF"/>
    <w:rsid w:val="00540E18"/>
    <w:rsid w:val="005430F7"/>
    <w:rsid w:val="00546958"/>
    <w:rsid w:val="00551C2A"/>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77AF1"/>
    <w:rsid w:val="00580D60"/>
    <w:rsid w:val="00582337"/>
    <w:rsid w:val="005823BA"/>
    <w:rsid w:val="00584BE3"/>
    <w:rsid w:val="00587168"/>
    <w:rsid w:val="0058786F"/>
    <w:rsid w:val="0059053C"/>
    <w:rsid w:val="00591920"/>
    <w:rsid w:val="005922A2"/>
    <w:rsid w:val="00595961"/>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5615"/>
    <w:rsid w:val="005C694B"/>
    <w:rsid w:val="005C7A27"/>
    <w:rsid w:val="005D185E"/>
    <w:rsid w:val="005D3D4B"/>
    <w:rsid w:val="005D4C0F"/>
    <w:rsid w:val="005D53B0"/>
    <w:rsid w:val="005E0A7B"/>
    <w:rsid w:val="005E0B16"/>
    <w:rsid w:val="005E282E"/>
    <w:rsid w:val="005E4E88"/>
    <w:rsid w:val="005E5A17"/>
    <w:rsid w:val="005E7880"/>
    <w:rsid w:val="005F00FD"/>
    <w:rsid w:val="005F026A"/>
    <w:rsid w:val="005F0332"/>
    <w:rsid w:val="005F36FB"/>
    <w:rsid w:val="005F6465"/>
    <w:rsid w:val="005F78C0"/>
    <w:rsid w:val="00601A4A"/>
    <w:rsid w:val="006024B8"/>
    <w:rsid w:val="00603AF5"/>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0F5"/>
    <w:rsid w:val="00632616"/>
    <w:rsid w:val="00633303"/>
    <w:rsid w:val="00635891"/>
    <w:rsid w:val="00635FC7"/>
    <w:rsid w:val="00636798"/>
    <w:rsid w:val="00636937"/>
    <w:rsid w:val="00636C6B"/>
    <w:rsid w:val="0064081E"/>
    <w:rsid w:val="006427AA"/>
    <w:rsid w:val="00644811"/>
    <w:rsid w:val="00644D09"/>
    <w:rsid w:val="0064666D"/>
    <w:rsid w:val="0065059D"/>
    <w:rsid w:val="00651499"/>
    <w:rsid w:val="0065196B"/>
    <w:rsid w:val="00653262"/>
    <w:rsid w:val="006556AD"/>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618D"/>
    <w:rsid w:val="006A72C2"/>
    <w:rsid w:val="006B0D2B"/>
    <w:rsid w:val="006B156A"/>
    <w:rsid w:val="006B1683"/>
    <w:rsid w:val="006B38BF"/>
    <w:rsid w:val="006B55A1"/>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77"/>
    <w:rsid w:val="0072798F"/>
    <w:rsid w:val="0073023B"/>
    <w:rsid w:val="007433BB"/>
    <w:rsid w:val="00743740"/>
    <w:rsid w:val="00744D05"/>
    <w:rsid w:val="007501F9"/>
    <w:rsid w:val="0075249E"/>
    <w:rsid w:val="0075346B"/>
    <w:rsid w:val="00754CAD"/>
    <w:rsid w:val="007551F1"/>
    <w:rsid w:val="0075565E"/>
    <w:rsid w:val="007565E7"/>
    <w:rsid w:val="00756CB3"/>
    <w:rsid w:val="00761071"/>
    <w:rsid w:val="007617BF"/>
    <w:rsid w:val="00761993"/>
    <w:rsid w:val="00761FCD"/>
    <w:rsid w:val="00762E4D"/>
    <w:rsid w:val="00763A20"/>
    <w:rsid w:val="00764377"/>
    <w:rsid w:val="0076605F"/>
    <w:rsid w:val="007700A8"/>
    <w:rsid w:val="007702E0"/>
    <w:rsid w:val="00772013"/>
    <w:rsid w:val="00773475"/>
    <w:rsid w:val="0077467D"/>
    <w:rsid w:val="007800F5"/>
    <w:rsid w:val="00782A52"/>
    <w:rsid w:val="00782AA7"/>
    <w:rsid w:val="00785ACC"/>
    <w:rsid w:val="0078686A"/>
    <w:rsid w:val="007870AF"/>
    <w:rsid w:val="00790EA3"/>
    <w:rsid w:val="00791CEB"/>
    <w:rsid w:val="00791D35"/>
    <w:rsid w:val="00796EEF"/>
    <w:rsid w:val="007A1553"/>
    <w:rsid w:val="007A2315"/>
    <w:rsid w:val="007A575B"/>
    <w:rsid w:val="007A6258"/>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D5DF5"/>
    <w:rsid w:val="007E4368"/>
    <w:rsid w:val="007E4975"/>
    <w:rsid w:val="007E5B66"/>
    <w:rsid w:val="007F24DA"/>
    <w:rsid w:val="007F57D1"/>
    <w:rsid w:val="007F58E8"/>
    <w:rsid w:val="007F5FFD"/>
    <w:rsid w:val="007F6047"/>
    <w:rsid w:val="00801CD8"/>
    <w:rsid w:val="00801D5E"/>
    <w:rsid w:val="00802549"/>
    <w:rsid w:val="00803C13"/>
    <w:rsid w:val="00803E3A"/>
    <w:rsid w:val="00806310"/>
    <w:rsid w:val="00810B18"/>
    <w:rsid w:val="0081116E"/>
    <w:rsid w:val="00811F9F"/>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5B28"/>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5EF"/>
    <w:rsid w:val="008B2753"/>
    <w:rsid w:val="008B4167"/>
    <w:rsid w:val="008B4CDA"/>
    <w:rsid w:val="008B50B6"/>
    <w:rsid w:val="008B6D92"/>
    <w:rsid w:val="008C0807"/>
    <w:rsid w:val="008C1284"/>
    <w:rsid w:val="008C222B"/>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2118"/>
    <w:rsid w:val="009037EA"/>
    <w:rsid w:val="00903AF7"/>
    <w:rsid w:val="009046BB"/>
    <w:rsid w:val="00905423"/>
    <w:rsid w:val="009071DF"/>
    <w:rsid w:val="00907FF4"/>
    <w:rsid w:val="00911F35"/>
    <w:rsid w:val="00914887"/>
    <w:rsid w:val="0091531A"/>
    <w:rsid w:val="00916914"/>
    <w:rsid w:val="009175BD"/>
    <w:rsid w:val="00922083"/>
    <w:rsid w:val="009239C0"/>
    <w:rsid w:val="00923C9C"/>
    <w:rsid w:val="00924924"/>
    <w:rsid w:val="009256AE"/>
    <w:rsid w:val="009276E7"/>
    <w:rsid w:val="0093346D"/>
    <w:rsid w:val="00933E31"/>
    <w:rsid w:val="00937AE9"/>
    <w:rsid w:val="00937FD8"/>
    <w:rsid w:val="009461ED"/>
    <w:rsid w:val="0094745E"/>
    <w:rsid w:val="0095264B"/>
    <w:rsid w:val="00957CC4"/>
    <w:rsid w:val="009602CE"/>
    <w:rsid w:val="00963DF3"/>
    <w:rsid w:val="009646F6"/>
    <w:rsid w:val="00965777"/>
    <w:rsid w:val="0096658E"/>
    <w:rsid w:val="009678D3"/>
    <w:rsid w:val="00971FE4"/>
    <w:rsid w:val="009737FB"/>
    <w:rsid w:val="00973F5B"/>
    <w:rsid w:val="0097570B"/>
    <w:rsid w:val="00977058"/>
    <w:rsid w:val="009771CB"/>
    <w:rsid w:val="00977586"/>
    <w:rsid w:val="00981B2C"/>
    <w:rsid w:val="0098425A"/>
    <w:rsid w:val="00984C48"/>
    <w:rsid w:val="00984FB4"/>
    <w:rsid w:val="009862C3"/>
    <w:rsid w:val="00991104"/>
    <w:rsid w:val="00993246"/>
    <w:rsid w:val="009939E3"/>
    <w:rsid w:val="009941A7"/>
    <w:rsid w:val="0099481A"/>
    <w:rsid w:val="00995D43"/>
    <w:rsid w:val="00995F53"/>
    <w:rsid w:val="009A2076"/>
    <w:rsid w:val="009A2131"/>
    <w:rsid w:val="009A2853"/>
    <w:rsid w:val="009A349E"/>
    <w:rsid w:val="009A3E74"/>
    <w:rsid w:val="009A4E38"/>
    <w:rsid w:val="009A6724"/>
    <w:rsid w:val="009B1DA1"/>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512F"/>
    <w:rsid w:val="009E6662"/>
    <w:rsid w:val="009E7BA2"/>
    <w:rsid w:val="009F1115"/>
    <w:rsid w:val="009F1529"/>
    <w:rsid w:val="009F1573"/>
    <w:rsid w:val="009F44F0"/>
    <w:rsid w:val="009F531E"/>
    <w:rsid w:val="009F55B7"/>
    <w:rsid w:val="009F642C"/>
    <w:rsid w:val="009F669A"/>
    <w:rsid w:val="00A07CE9"/>
    <w:rsid w:val="00A15153"/>
    <w:rsid w:val="00A20069"/>
    <w:rsid w:val="00A223AA"/>
    <w:rsid w:val="00A2681D"/>
    <w:rsid w:val="00A3039C"/>
    <w:rsid w:val="00A32BE2"/>
    <w:rsid w:val="00A33676"/>
    <w:rsid w:val="00A35816"/>
    <w:rsid w:val="00A36234"/>
    <w:rsid w:val="00A36FD9"/>
    <w:rsid w:val="00A41088"/>
    <w:rsid w:val="00A4227A"/>
    <w:rsid w:val="00A427C1"/>
    <w:rsid w:val="00A442FC"/>
    <w:rsid w:val="00A458A2"/>
    <w:rsid w:val="00A502C2"/>
    <w:rsid w:val="00A51774"/>
    <w:rsid w:val="00A521CE"/>
    <w:rsid w:val="00A530B3"/>
    <w:rsid w:val="00A54C8A"/>
    <w:rsid w:val="00A56A47"/>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1177"/>
    <w:rsid w:val="00A93A5A"/>
    <w:rsid w:val="00A95EC9"/>
    <w:rsid w:val="00AA1499"/>
    <w:rsid w:val="00AA3C2D"/>
    <w:rsid w:val="00AA4C93"/>
    <w:rsid w:val="00AA4EF6"/>
    <w:rsid w:val="00AA516A"/>
    <w:rsid w:val="00AA55EA"/>
    <w:rsid w:val="00AA656B"/>
    <w:rsid w:val="00AB289C"/>
    <w:rsid w:val="00AB3341"/>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482F"/>
    <w:rsid w:val="00B05E64"/>
    <w:rsid w:val="00B06082"/>
    <w:rsid w:val="00B1048B"/>
    <w:rsid w:val="00B14F7C"/>
    <w:rsid w:val="00B16F19"/>
    <w:rsid w:val="00B16FA1"/>
    <w:rsid w:val="00B178F9"/>
    <w:rsid w:val="00B20A50"/>
    <w:rsid w:val="00B20D6E"/>
    <w:rsid w:val="00B20F8F"/>
    <w:rsid w:val="00B27D4F"/>
    <w:rsid w:val="00B32477"/>
    <w:rsid w:val="00B34BDE"/>
    <w:rsid w:val="00B3612C"/>
    <w:rsid w:val="00B4203C"/>
    <w:rsid w:val="00B423F3"/>
    <w:rsid w:val="00B42C99"/>
    <w:rsid w:val="00B44799"/>
    <w:rsid w:val="00B458C1"/>
    <w:rsid w:val="00B50482"/>
    <w:rsid w:val="00B513F5"/>
    <w:rsid w:val="00B52799"/>
    <w:rsid w:val="00B52E63"/>
    <w:rsid w:val="00B534B3"/>
    <w:rsid w:val="00B56605"/>
    <w:rsid w:val="00B56CB1"/>
    <w:rsid w:val="00B57911"/>
    <w:rsid w:val="00B57AAA"/>
    <w:rsid w:val="00B63E30"/>
    <w:rsid w:val="00B66C01"/>
    <w:rsid w:val="00B722DF"/>
    <w:rsid w:val="00B7293C"/>
    <w:rsid w:val="00B73CB3"/>
    <w:rsid w:val="00B74A65"/>
    <w:rsid w:val="00B77DF4"/>
    <w:rsid w:val="00B8344F"/>
    <w:rsid w:val="00B8349F"/>
    <w:rsid w:val="00B90F8F"/>
    <w:rsid w:val="00B93C15"/>
    <w:rsid w:val="00BA2588"/>
    <w:rsid w:val="00BA28B7"/>
    <w:rsid w:val="00BA5EC7"/>
    <w:rsid w:val="00BA6417"/>
    <w:rsid w:val="00BA7968"/>
    <w:rsid w:val="00BB01F9"/>
    <w:rsid w:val="00BB0DFC"/>
    <w:rsid w:val="00BB3506"/>
    <w:rsid w:val="00BB5ECD"/>
    <w:rsid w:val="00BB74F7"/>
    <w:rsid w:val="00BB7813"/>
    <w:rsid w:val="00BB7D33"/>
    <w:rsid w:val="00BC0876"/>
    <w:rsid w:val="00BC11A4"/>
    <w:rsid w:val="00BC27D1"/>
    <w:rsid w:val="00BC396A"/>
    <w:rsid w:val="00BC3F0C"/>
    <w:rsid w:val="00BC52D8"/>
    <w:rsid w:val="00BC5EA2"/>
    <w:rsid w:val="00BC73AB"/>
    <w:rsid w:val="00BC74E6"/>
    <w:rsid w:val="00BD0780"/>
    <w:rsid w:val="00BD5426"/>
    <w:rsid w:val="00BD64FD"/>
    <w:rsid w:val="00BD6674"/>
    <w:rsid w:val="00BE0385"/>
    <w:rsid w:val="00BE0B91"/>
    <w:rsid w:val="00BE0D53"/>
    <w:rsid w:val="00BE2421"/>
    <w:rsid w:val="00BE6AF6"/>
    <w:rsid w:val="00BE7222"/>
    <w:rsid w:val="00BE75AF"/>
    <w:rsid w:val="00BF04CA"/>
    <w:rsid w:val="00BF13E0"/>
    <w:rsid w:val="00BF2F16"/>
    <w:rsid w:val="00BF4FCA"/>
    <w:rsid w:val="00BF624B"/>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6F1F"/>
    <w:rsid w:val="00C46F2C"/>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3846"/>
    <w:rsid w:val="00CB6158"/>
    <w:rsid w:val="00CC1155"/>
    <w:rsid w:val="00CC3393"/>
    <w:rsid w:val="00CC7AAE"/>
    <w:rsid w:val="00CD1094"/>
    <w:rsid w:val="00CD4D45"/>
    <w:rsid w:val="00CD636A"/>
    <w:rsid w:val="00CE0666"/>
    <w:rsid w:val="00CE3D68"/>
    <w:rsid w:val="00CE3FDD"/>
    <w:rsid w:val="00CE738A"/>
    <w:rsid w:val="00CE7C22"/>
    <w:rsid w:val="00CF07DE"/>
    <w:rsid w:val="00CF1BDC"/>
    <w:rsid w:val="00CF2AB3"/>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386C"/>
    <w:rsid w:val="00D6524A"/>
    <w:rsid w:val="00D65FA3"/>
    <w:rsid w:val="00D6756B"/>
    <w:rsid w:val="00D7144B"/>
    <w:rsid w:val="00D72DCF"/>
    <w:rsid w:val="00D73305"/>
    <w:rsid w:val="00D80D6E"/>
    <w:rsid w:val="00D80EC0"/>
    <w:rsid w:val="00D814E1"/>
    <w:rsid w:val="00D8156C"/>
    <w:rsid w:val="00D83CCD"/>
    <w:rsid w:val="00D8492E"/>
    <w:rsid w:val="00D85D38"/>
    <w:rsid w:val="00D86244"/>
    <w:rsid w:val="00D86D18"/>
    <w:rsid w:val="00D87E3F"/>
    <w:rsid w:val="00D91594"/>
    <w:rsid w:val="00D965F8"/>
    <w:rsid w:val="00DA04AC"/>
    <w:rsid w:val="00DA13D7"/>
    <w:rsid w:val="00DA1F71"/>
    <w:rsid w:val="00DA3EFF"/>
    <w:rsid w:val="00DA74B4"/>
    <w:rsid w:val="00DA7754"/>
    <w:rsid w:val="00DB00ED"/>
    <w:rsid w:val="00DB01A5"/>
    <w:rsid w:val="00DB2BE0"/>
    <w:rsid w:val="00DB2CBB"/>
    <w:rsid w:val="00DB2ED8"/>
    <w:rsid w:val="00DB3144"/>
    <w:rsid w:val="00DB3225"/>
    <w:rsid w:val="00DB336A"/>
    <w:rsid w:val="00DB3899"/>
    <w:rsid w:val="00DB4004"/>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407"/>
    <w:rsid w:val="00DE26FC"/>
    <w:rsid w:val="00DE36CF"/>
    <w:rsid w:val="00DE43F4"/>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12E"/>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3820"/>
    <w:rsid w:val="00E5418A"/>
    <w:rsid w:val="00E605FC"/>
    <w:rsid w:val="00E66D76"/>
    <w:rsid w:val="00E72AD6"/>
    <w:rsid w:val="00E752EE"/>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3397"/>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3601"/>
    <w:rsid w:val="00EC53CE"/>
    <w:rsid w:val="00EC54F7"/>
    <w:rsid w:val="00EC63B8"/>
    <w:rsid w:val="00ED2C27"/>
    <w:rsid w:val="00EE09D3"/>
    <w:rsid w:val="00EE441B"/>
    <w:rsid w:val="00EE5907"/>
    <w:rsid w:val="00EE59A1"/>
    <w:rsid w:val="00EE6FBE"/>
    <w:rsid w:val="00EF0C12"/>
    <w:rsid w:val="00EF1DA9"/>
    <w:rsid w:val="00EF32C7"/>
    <w:rsid w:val="00EF4751"/>
    <w:rsid w:val="00EF4FC9"/>
    <w:rsid w:val="00F0193A"/>
    <w:rsid w:val="00F02882"/>
    <w:rsid w:val="00F04592"/>
    <w:rsid w:val="00F07509"/>
    <w:rsid w:val="00F10B95"/>
    <w:rsid w:val="00F13C7A"/>
    <w:rsid w:val="00F1568D"/>
    <w:rsid w:val="00F1584A"/>
    <w:rsid w:val="00F16895"/>
    <w:rsid w:val="00F16DFE"/>
    <w:rsid w:val="00F1708B"/>
    <w:rsid w:val="00F24A27"/>
    <w:rsid w:val="00F24F6F"/>
    <w:rsid w:val="00F26829"/>
    <w:rsid w:val="00F26C3D"/>
    <w:rsid w:val="00F3092E"/>
    <w:rsid w:val="00F30985"/>
    <w:rsid w:val="00F3180B"/>
    <w:rsid w:val="00F33875"/>
    <w:rsid w:val="00F347A0"/>
    <w:rsid w:val="00F36612"/>
    <w:rsid w:val="00F40163"/>
    <w:rsid w:val="00F4164E"/>
    <w:rsid w:val="00F438A8"/>
    <w:rsid w:val="00F43D0A"/>
    <w:rsid w:val="00F44657"/>
    <w:rsid w:val="00F45FFD"/>
    <w:rsid w:val="00F50520"/>
    <w:rsid w:val="00F505DA"/>
    <w:rsid w:val="00F5152F"/>
    <w:rsid w:val="00F52C65"/>
    <w:rsid w:val="00F5453F"/>
    <w:rsid w:val="00F55AC7"/>
    <w:rsid w:val="00F57C38"/>
    <w:rsid w:val="00F604E7"/>
    <w:rsid w:val="00F63739"/>
    <w:rsid w:val="00F6659E"/>
    <w:rsid w:val="00F70015"/>
    <w:rsid w:val="00F710EF"/>
    <w:rsid w:val="00F712EE"/>
    <w:rsid w:val="00F729F4"/>
    <w:rsid w:val="00F72C44"/>
    <w:rsid w:val="00F742F2"/>
    <w:rsid w:val="00F75E41"/>
    <w:rsid w:val="00F80845"/>
    <w:rsid w:val="00F81F2D"/>
    <w:rsid w:val="00F82744"/>
    <w:rsid w:val="00F83E8E"/>
    <w:rsid w:val="00F8443D"/>
    <w:rsid w:val="00F8508E"/>
    <w:rsid w:val="00F8573C"/>
    <w:rsid w:val="00F8765B"/>
    <w:rsid w:val="00F91A81"/>
    <w:rsid w:val="00F92695"/>
    <w:rsid w:val="00F95910"/>
    <w:rsid w:val="00F95D03"/>
    <w:rsid w:val="00FA0B4C"/>
    <w:rsid w:val="00FA0C31"/>
    <w:rsid w:val="00FA1A97"/>
    <w:rsid w:val="00FA29A5"/>
    <w:rsid w:val="00FA2DA0"/>
    <w:rsid w:val="00FA34CC"/>
    <w:rsid w:val="00FA36C8"/>
    <w:rsid w:val="00FA4114"/>
    <w:rsid w:val="00FA429F"/>
    <w:rsid w:val="00FA56FE"/>
    <w:rsid w:val="00FA7186"/>
    <w:rsid w:val="00FB0553"/>
    <w:rsid w:val="00FB0E1F"/>
    <w:rsid w:val="00FB2929"/>
    <w:rsid w:val="00FC02E7"/>
    <w:rsid w:val="00FC3A57"/>
    <w:rsid w:val="00FD048A"/>
    <w:rsid w:val="00FD223B"/>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78915182">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028214051">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nvss-restricted-data.htm"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cmwf.int/en/forecasts/datasets/reanalysis-datasets/era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ensus.gov/data/tables/time-series/demo/popest/1980s-county.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nchs/nvss/bridged_race.ht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dc.gov/nchs/nvss/dvs_data_release.htm" TargetMode="External"/><Relationship Id="rId14" Type="http://schemas.openxmlformats.org/officeDocument/2006/relationships/hyperlink" Target="http://www.globalenvhealth.org/code-data-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A8C79-AD32-594B-9F4A-FA0557345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25</Pages>
  <Words>33908</Words>
  <Characters>193279</Characters>
  <Application>Microsoft Office Word</Application>
  <DocSecurity>0</DocSecurity>
  <Lines>1610</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9</cp:revision>
  <cp:lastPrinted>2019-04-24T23:05:00Z</cp:lastPrinted>
  <dcterms:created xsi:type="dcterms:W3CDTF">2019-11-22T22:30:00Z</dcterms:created>
  <dcterms:modified xsi:type="dcterms:W3CDTF">2019-11-22T22:51:00Z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