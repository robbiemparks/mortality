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3FDD29" w14:textId="45F9A5CC" w:rsidR="005B68E7" w:rsidRDefault="005B68E7" w:rsidP="0016501B">
      <w:pPr>
        <w:jc w:val="both"/>
        <w:rPr>
          <w:b/>
          <w:bCs/>
        </w:rPr>
      </w:pPr>
      <w:r w:rsidRPr="00D50E78">
        <w:rPr>
          <w:b/>
          <w:bCs/>
        </w:rPr>
        <w:t>What was the most challenging part of the research, and how did you overcome it?</w:t>
      </w:r>
    </w:p>
    <w:p w14:paraId="155A566F" w14:textId="45B29333" w:rsidR="00EB37A0" w:rsidRDefault="00EB37A0" w:rsidP="0016501B">
      <w:pPr>
        <w:jc w:val="both"/>
        <w:rPr>
          <w:b/>
          <w:bCs/>
        </w:rPr>
      </w:pPr>
    </w:p>
    <w:p w14:paraId="74FDA597" w14:textId="188B850A" w:rsidR="00517AB8" w:rsidRDefault="00EB37A0" w:rsidP="0016501B">
      <w:pPr>
        <w:jc w:val="both"/>
        <w:rPr>
          <w:ins w:id="0" w:author="Ezzati, Majid" w:date="2020-01-09T13:50:00Z"/>
        </w:rPr>
      </w:pPr>
      <w:del w:id="1" w:author="Ezzati, Majid" w:date="2020-01-09T13:49:00Z">
        <w:r w:rsidDel="00517AB8">
          <w:delText xml:space="preserve">There were many challenges elements to this particular research. </w:delText>
        </w:r>
        <w:r w:rsidR="00DB000D" w:rsidDel="00517AB8">
          <w:delText>For me, t</w:delText>
        </w:r>
      </w:del>
      <w:ins w:id="2" w:author="Ezzati, Majid" w:date="2020-01-09T13:49:00Z">
        <w:r w:rsidR="00517AB8">
          <w:t>T</w:t>
        </w:r>
      </w:ins>
      <w:r w:rsidR="00DB000D">
        <w:t>he</w:t>
      </w:r>
      <w:r>
        <w:t xml:space="preserve"> most challenging part was </w:t>
      </w:r>
      <w:del w:id="3" w:author="Ezzati, Majid" w:date="2020-01-09T13:49:00Z">
        <w:r w:rsidR="00F121C4" w:rsidDel="00517AB8">
          <w:delText xml:space="preserve">establishing how to </w:delText>
        </w:r>
        <w:r w:rsidR="00C7730D" w:rsidDel="00517AB8">
          <w:delText>utilise</w:delText>
        </w:r>
      </w:del>
      <w:ins w:id="4" w:author="Ezzati, Majid" w:date="2020-01-09T13:49:00Z">
        <w:r w:rsidR="00517AB8">
          <w:t>integrating</w:t>
        </w:r>
      </w:ins>
      <w:r w:rsidR="00F121C4">
        <w:t xml:space="preserve"> two massive disparate datasets (mortality and weather)</w:t>
      </w:r>
      <w:del w:id="5" w:author="Ezzati, Majid" w:date="2020-01-09T13:49:00Z">
        <w:r w:rsidR="00F121C4" w:rsidDel="00517AB8">
          <w:delText xml:space="preserve">, </w:delText>
        </w:r>
        <w:r w:rsidR="002C5AFA" w:rsidDel="00517AB8">
          <w:delText>and combi</w:delText>
        </w:r>
        <w:r w:rsidR="00C7730D" w:rsidDel="00517AB8">
          <w:delText>ne</w:delText>
        </w:r>
        <w:r w:rsidR="002C5AFA" w:rsidDel="00517AB8">
          <w:delText xml:space="preserve"> them </w:delText>
        </w:r>
        <w:r w:rsidR="00BF4E4E" w:rsidDel="00517AB8">
          <w:delText>within a Bayesian statistical model</w:delText>
        </w:r>
        <w:r w:rsidR="00915F34" w:rsidDel="00517AB8">
          <w:delText>. The size of the dataset</w:delText>
        </w:r>
        <w:r w:rsidR="00552598" w:rsidDel="00517AB8">
          <w:delText>s</w:delText>
        </w:r>
        <w:r w:rsidR="00915F34" w:rsidDel="00517AB8">
          <w:delText xml:space="preserve">, and its distribution over space </w:delText>
        </w:r>
        <w:r w:rsidR="0086262C" w:rsidDel="00517AB8">
          <w:delText xml:space="preserve">and time, created many statistical modelling challenges, which </w:delText>
        </w:r>
        <w:r w:rsidR="00D65A00" w:rsidDel="00517AB8">
          <w:delText>took a long time to figure out</w:delText>
        </w:r>
      </w:del>
      <w:ins w:id="6" w:author="Ezzati, Majid" w:date="2020-01-09T13:49:00Z">
        <w:r w:rsidR="00517AB8">
          <w:t xml:space="preserve"> in a complex model</w:t>
        </w:r>
      </w:ins>
      <w:r w:rsidR="00D65A00">
        <w:t>.</w:t>
      </w:r>
      <w:ins w:id="7" w:author="Ezzati, Majid" w:date="2020-01-09T13:50:00Z">
        <w:r w:rsidR="00517AB8">
          <w:t xml:space="preserve"> [[[play up: spatial and temporal harmonisation </w:t>
        </w:r>
        <w:proofErr w:type="spellStart"/>
        <w:r w:rsidR="00517AB8">
          <w:t>etc</w:t>
        </w:r>
        <w:proofErr w:type="spellEnd"/>
        <w:r w:rsidR="00517AB8">
          <w:t xml:space="preserve"> </w:t>
        </w:r>
        <w:proofErr w:type="spellStart"/>
        <w:r w:rsidR="00517AB8">
          <w:t>etc</w:t>
        </w:r>
        <w:proofErr w:type="spellEnd"/>
        <w:r w:rsidR="00517AB8">
          <w:t xml:space="preserve"> but short]]]</w:t>
        </w:r>
      </w:ins>
    </w:p>
    <w:p w14:paraId="78F265CC" w14:textId="77777777" w:rsidR="00517AB8" w:rsidRDefault="00517AB8" w:rsidP="0016501B">
      <w:pPr>
        <w:jc w:val="both"/>
        <w:rPr>
          <w:ins w:id="8" w:author="Ezzati, Majid" w:date="2020-01-09T13:50:00Z"/>
        </w:rPr>
      </w:pPr>
    </w:p>
    <w:p w14:paraId="6EC5F22D" w14:textId="41C68BEA" w:rsidR="00EB37A0" w:rsidRPr="00EB37A0" w:rsidRDefault="008C6F4A" w:rsidP="0016501B">
      <w:pPr>
        <w:jc w:val="both"/>
      </w:pPr>
      <w:r>
        <w:t xml:space="preserve"> Ultimately, however, it worked out and </w:t>
      </w:r>
      <w:r w:rsidR="009C70E5">
        <w:t>the challenge was worth it.</w:t>
      </w:r>
    </w:p>
    <w:p w14:paraId="05592845" w14:textId="77777777" w:rsidR="005B68E7" w:rsidRPr="00D50E78" w:rsidRDefault="005B68E7" w:rsidP="0016501B">
      <w:pPr>
        <w:jc w:val="both"/>
        <w:rPr>
          <w:b/>
          <w:bCs/>
        </w:rPr>
      </w:pPr>
    </w:p>
    <w:p w14:paraId="00A0D11D" w14:textId="2E9D071F" w:rsidR="00387495" w:rsidRDefault="005B68E7" w:rsidP="0016501B">
      <w:pPr>
        <w:jc w:val="both"/>
        <w:rPr>
          <w:b/>
          <w:bCs/>
        </w:rPr>
      </w:pPr>
      <w:r w:rsidRPr="00D50E78">
        <w:rPr>
          <w:b/>
          <w:bCs/>
        </w:rPr>
        <w:t>What inspired you to carry out the study?</w:t>
      </w:r>
    </w:p>
    <w:p w14:paraId="5926E98B" w14:textId="44DA614F" w:rsidR="00387495" w:rsidRDefault="00387495" w:rsidP="0016501B">
      <w:pPr>
        <w:jc w:val="both"/>
        <w:rPr>
          <w:b/>
          <w:bCs/>
        </w:rPr>
      </w:pPr>
    </w:p>
    <w:p w14:paraId="08D3F3C3" w14:textId="422F4ED7" w:rsidR="00387495" w:rsidRPr="005F2651" w:rsidRDefault="005F2651" w:rsidP="0016501B">
      <w:pPr>
        <w:jc w:val="both"/>
      </w:pPr>
      <w:del w:id="9" w:author="Ezzati, Majid" w:date="2020-01-09T13:50:00Z">
        <w:r w:rsidDel="00517AB8">
          <w:delText xml:space="preserve">There is a large body of work </w:delText>
        </w:r>
        <w:r w:rsidR="00AF1D47" w:rsidDel="00517AB8">
          <w:delText>which deals with</w:delText>
        </w:r>
      </w:del>
      <w:ins w:id="10" w:author="Ezzati, Majid" w:date="2020-01-09T13:50:00Z">
        <w:r w:rsidR="00517AB8">
          <w:t>we know a lot about</w:t>
        </w:r>
      </w:ins>
      <w:r w:rsidR="00AF1D47">
        <w:t xml:space="preserve"> the impacts of rising temperatures and climate change on deaths from </w:t>
      </w:r>
      <w:r w:rsidR="00E8616A">
        <w:t xml:space="preserve">infectious and non-communicable diseases. </w:t>
      </w:r>
      <w:commentRangeStart w:id="11"/>
      <w:r w:rsidR="00E8616A">
        <w:t xml:space="preserve">There is, however, a lack of evidence </w:t>
      </w:r>
      <w:r w:rsidR="000376A5">
        <w:t xml:space="preserve">about the association between warm </w:t>
      </w:r>
      <w:r w:rsidR="00BE69BA">
        <w:t>temperatures</w:t>
      </w:r>
      <w:r w:rsidR="00DC3C4E">
        <w:t xml:space="preserve"> and </w:t>
      </w:r>
      <w:r w:rsidR="004C2289">
        <w:t>deaths from injuries such as suicide, assault, transport accidents, drownings and falls.</w:t>
      </w:r>
      <w:r w:rsidR="00E00E1D">
        <w:t xml:space="preserve"> Since deaths from injuries are seasonal, it was a natural next step to investigate whether temperature might have a role in the variations in injury death rates both within a year and between equivalent times in different yea</w:t>
      </w:r>
      <w:r w:rsidR="00FD182C">
        <w:t>rs.</w:t>
      </w:r>
      <w:r w:rsidR="006840AA">
        <w:t xml:space="preserve"> </w:t>
      </w:r>
      <w:r w:rsidR="006E28E5">
        <w:t xml:space="preserve">One might label increasing </w:t>
      </w:r>
      <w:r w:rsidR="00766CF6">
        <w:t xml:space="preserve">number of </w:t>
      </w:r>
      <w:r w:rsidR="006E28E5">
        <w:t xml:space="preserve">injury deaths from rising temperatures </w:t>
      </w:r>
      <w:r w:rsidR="00766CF6">
        <w:t xml:space="preserve">as a hidden </w:t>
      </w:r>
      <w:r w:rsidR="002B64E6">
        <w:t xml:space="preserve">public health </w:t>
      </w:r>
      <w:r w:rsidR="00766CF6">
        <w:t>burden of climate change.</w:t>
      </w:r>
      <w:commentRangeEnd w:id="11"/>
      <w:r w:rsidR="00517AB8">
        <w:rPr>
          <w:rStyle w:val="CommentReference"/>
        </w:rPr>
        <w:commentReference w:id="11"/>
      </w:r>
    </w:p>
    <w:p w14:paraId="34ED2EB2" w14:textId="77777777" w:rsidR="005B68E7" w:rsidRPr="00D50E78" w:rsidRDefault="005B68E7" w:rsidP="0016501B">
      <w:pPr>
        <w:jc w:val="both"/>
        <w:rPr>
          <w:b/>
          <w:bCs/>
        </w:rPr>
      </w:pPr>
    </w:p>
    <w:p w14:paraId="4DEB9C70" w14:textId="44404AB8" w:rsidR="005B68E7" w:rsidRDefault="005B68E7" w:rsidP="0016501B">
      <w:pPr>
        <w:jc w:val="both"/>
        <w:rPr>
          <w:b/>
          <w:bCs/>
        </w:rPr>
      </w:pPr>
      <w:r w:rsidRPr="00D50E78">
        <w:rPr>
          <w:b/>
          <w:bCs/>
        </w:rPr>
        <w:t xml:space="preserve">Why is this study significant? What does it tell us that is new? </w:t>
      </w:r>
    </w:p>
    <w:p w14:paraId="717F5533" w14:textId="3CF475FF" w:rsidR="0098403E" w:rsidRDefault="0098403E" w:rsidP="0016501B">
      <w:pPr>
        <w:jc w:val="both"/>
        <w:rPr>
          <w:b/>
          <w:bCs/>
        </w:rPr>
      </w:pPr>
    </w:p>
    <w:p w14:paraId="2DA884BB" w14:textId="42B76B77" w:rsidR="00E66751" w:rsidRDefault="0098403E" w:rsidP="0016501B">
      <w:pPr>
        <w:jc w:val="both"/>
      </w:pPr>
      <w:r>
        <w:t xml:space="preserve">This study is </w:t>
      </w:r>
      <w:del w:id="12" w:author="Ezzati, Majid" w:date="2020-01-09T13:51:00Z">
        <w:r w:rsidDel="00517AB8">
          <w:delText xml:space="preserve">significant as it </w:delText>
        </w:r>
      </w:del>
      <w:r w:rsidR="0070469C">
        <w:t>the first robust</w:t>
      </w:r>
      <w:r w:rsidR="001411E1">
        <w:t xml:space="preserve"> investigation of how </w:t>
      </w:r>
      <w:r w:rsidR="00650313">
        <w:t>anomalously warm temperatures (</w:t>
      </w:r>
      <w:commentRangeStart w:id="13"/>
      <w:r w:rsidR="00650313">
        <w:t>that is, temperatures which are higher than usual</w:t>
      </w:r>
      <w:commentRangeEnd w:id="13"/>
      <w:r w:rsidR="00517AB8">
        <w:rPr>
          <w:rStyle w:val="CommentReference"/>
        </w:rPr>
        <w:commentReference w:id="13"/>
      </w:r>
      <w:r w:rsidR="00650313">
        <w:t>)</w:t>
      </w:r>
      <w:r w:rsidR="00B61806">
        <w:t xml:space="preserve"> is associated with different kinds of </w:t>
      </w:r>
      <w:ins w:id="14" w:author="Ezzati, Majid" w:date="2020-01-09T13:51:00Z">
        <w:r w:rsidR="00517AB8">
          <w:t>intentional/</w:t>
        </w:r>
        <w:proofErr w:type="spellStart"/>
        <w:r w:rsidR="00517AB8">
          <w:t>unintentiaon</w:t>
        </w:r>
        <w:proofErr w:type="spellEnd"/>
        <w:r w:rsidR="00517AB8">
          <w:t xml:space="preserve"> </w:t>
        </w:r>
      </w:ins>
      <w:r w:rsidR="00B61806">
        <w:t xml:space="preserve">injury deaths, </w:t>
      </w:r>
      <w:del w:id="15" w:author="Ezzati, Majid" w:date="2020-01-09T13:52:00Z">
        <w:r w:rsidR="00B61806" w:rsidDel="00517AB8">
          <w:delText>by age group and sex</w:delText>
        </w:r>
      </w:del>
      <w:ins w:id="16" w:author="Ezzati, Majid" w:date="2020-01-09T13:52:00Z">
        <w:r w:rsidR="00517AB8">
          <w:t xml:space="preserve">for different ages and months for entire </w:t>
        </w:r>
        <w:proofErr w:type="spellStart"/>
        <w:r w:rsidR="00517AB8">
          <w:t>usa</w:t>
        </w:r>
      </w:ins>
      <w:proofErr w:type="spellEnd"/>
      <w:r w:rsidR="00B61806">
        <w:t xml:space="preserve">. </w:t>
      </w:r>
      <w:del w:id="17" w:author="Ezzati, Majid" w:date="2020-01-09T13:52:00Z">
        <w:r w:rsidR="002E3BFD" w:rsidDel="00517AB8">
          <w:delText>It is the first study, as far as we are aware, which uses a comprehensive dataset of injury deaths from the entire mainland United States across a nearly-40 year period.</w:delText>
        </w:r>
        <w:r w:rsidR="00913224" w:rsidDel="00517AB8">
          <w:delText xml:space="preserve"> </w:delText>
        </w:r>
      </w:del>
    </w:p>
    <w:p w14:paraId="46DE9BC0" w14:textId="77777777" w:rsidR="00E66751" w:rsidRDefault="00E66751" w:rsidP="0016501B">
      <w:pPr>
        <w:jc w:val="both"/>
      </w:pPr>
    </w:p>
    <w:p w14:paraId="5DE9B06C" w14:textId="0619FA97" w:rsidR="005B68E7" w:rsidDel="00517AB8" w:rsidRDefault="001450C8" w:rsidP="0016501B">
      <w:pPr>
        <w:jc w:val="both"/>
        <w:rPr>
          <w:del w:id="18" w:author="Ezzati, Majid" w:date="2020-01-09T13:52:00Z"/>
        </w:rPr>
      </w:pPr>
      <w:del w:id="19" w:author="Ezzati, Majid" w:date="2020-01-09T13:52:00Z">
        <w:r w:rsidDel="00517AB8">
          <w:delText xml:space="preserve">Our study, therefore, </w:delText>
        </w:r>
        <w:r w:rsidR="009159F5" w:rsidDel="00517AB8">
          <w:delText xml:space="preserve">tells us how warmer temperatures would be projected to lead to more injury deaths overall, with </w:delText>
        </w:r>
        <w:r w:rsidR="00250E83" w:rsidDel="00517AB8">
          <w:delText xml:space="preserve">increases in suicides, assaults, drownings and transport accidents. </w:delText>
        </w:r>
        <w:r w:rsidR="00913224" w:rsidDel="00517AB8">
          <w:delText>Our study design allowed us t</w:delText>
        </w:r>
        <w:r w:rsidR="00E66751" w:rsidDel="00517AB8">
          <w:delText>o reveal how the greatest burden of additional injury deaths would be in younger males</w:delText>
        </w:r>
        <w:r w:rsidDel="00517AB8">
          <w:delText xml:space="preserve">. </w:delText>
        </w:r>
        <w:r w:rsidR="00923D1C" w:rsidDel="00517AB8">
          <w:delText>This is relevant to public policy, as it shows that health burdens of climate change may also be affecting young people, which would have economic and other social implications.</w:delText>
        </w:r>
      </w:del>
    </w:p>
    <w:p w14:paraId="62C8B774" w14:textId="2DAF16EF" w:rsidR="00CB4C84" w:rsidDel="00517AB8" w:rsidRDefault="00CB4C84" w:rsidP="0016501B">
      <w:pPr>
        <w:jc w:val="both"/>
        <w:rPr>
          <w:del w:id="20" w:author="Ezzati, Majid" w:date="2020-01-09T13:52:00Z"/>
        </w:rPr>
      </w:pPr>
    </w:p>
    <w:p w14:paraId="3CDB87BD" w14:textId="7FC1EACC" w:rsidR="00CB4C84" w:rsidDel="00517AB8" w:rsidRDefault="00CB4C84" w:rsidP="0016501B">
      <w:pPr>
        <w:jc w:val="both"/>
        <w:rPr>
          <w:del w:id="21" w:author="Ezzati, Majid" w:date="2020-01-09T13:52:00Z"/>
        </w:rPr>
      </w:pPr>
      <w:del w:id="22" w:author="Ezzati, Majid" w:date="2020-01-09T13:52:00Z">
        <w:r w:rsidRPr="00CB4C84" w:rsidDel="00517AB8">
          <w:delText xml:space="preserve">Our work highlights how deaths from injuries are currently susceptible to temperature anomalies and could also be modified by rising temperatures resulting from climate change, unless countered by social infrastructure and health system interventions that mitigate these impacts. Although absolute impacts on mortality are modest, some groups, especially men who are young to middle aged, experience larger impacts than other age and sex groups. </w:delText>
        </w:r>
      </w:del>
    </w:p>
    <w:p w14:paraId="66F261F3" w14:textId="77777777" w:rsidR="00650313" w:rsidRPr="00650313" w:rsidRDefault="00650313" w:rsidP="0016501B">
      <w:pPr>
        <w:jc w:val="both"/>
      </w:pPr>
    </w:p>
    <w:p w14:paraId="2363C168" w14:textId="573950AE" w:rsidR="009F7C84" w:rsidRDefault="005B68E7" w:rsidP="0016501B">
      <w:pPr>
        <w:jc w:val="both"/>
        <w:rPr>
          <w:b/>
          <w:bCs/>
        </w:rPr>
      </w:pPr>
      <w:r w:rsidRPr="00D50E78">
        <w:rPr>
          <w:b/>
          <w:bCs/>
        </w:rPr>
        <w:t>What surprised you the most about the findings?</w:t>
      </w:r>
    </w:p>
    <w:p w14:paraId="4CD9060A" w14:textId="3CC99DE0" w:rsidR="009F7C84" w:rsidRDefault="009F7C84" w:rsidP="0016501B">
      <w:pPr>
        <w:jc w:val="both"/>
        <w:rPr>
          <w:b/>
          <w:bCs/>
        </w:rPr>
      </w:pPr>
    </w:p>
    <w:p w14:paraId="1DBA77F6" w14:textId="731AF600" w:rsidR="009F7C84" w:rsidRPr="009F7C84" w:rsidRDefault="009F7C84" w:rsidP="0016501B">
      <w:pPr>
        <w:jc w:val="both"/>
      </w:pPr>
      <w:r>
        <w:lastRenderedPageBreak/>
        <w:t>I was particularly surprised at how consistent the association between anomalously warm temperatures and suicide/assault deaths</w:t>
      </w:r>
      <w:del w:id="23" w:author="Ezzati, Majid" w:date="2020-01-09T13:52:00Z">
        <w:r w:rsidDel="00517AB8">
          <w:delText xml:space="preserve"> were across age group, sex and month of the year</w:delText>
        </w:r>
      </w:del>
      <w:r>
        <w:t xml:space="preserve">. </w:t>
      </w:r>
      <w:del w:id="24" w:author="Ezzati, Majid" w:date="2020-01-09T13:52:00Z">
        <w:r w:rsidDel="00517AB8">
          <w:delText xml:space="preserve">This has become an area of particular interest to me, as </w:delText>
        </w:r>
        <w:r w:rsidR="004072B7" w:rsidDel="00517AB8">
          <w:delText>the mediating pathways from rising temperatures to such death outcomes are not completely clear.</w:delText>
        </w:r>
      </w:del>
      <w:bookmarkStart w:id="25" w:name="_GoBack"/>
      <w:bookmarkEnd w:id="25"/>
    </w:p>
    <w:p w14:paraId="165317E8" w14:textId="77777777" w:rsidR="005B68E7" w:rsidRPr="00D50E78" w:rsidRDefault="005B68E7" w:rsidP="0016501B">
      <w:pPr>
        <w:jc w:val="both"/>
        <w:rPr>
          <w:b/>
          <w:bCs/>
        </w:rPr>
      </w:pPr>
    </w:p>
    <w:p w14:paraId="0F1097A0" w14:textId="215D30DC" w:rsidR="005B68E7" w:rsidRDefault="005B68E7" w:rsidP="0016501B">
      <w:pPr>
        <w:jc w:val="both"/>
        <w:rPr>
          <w:b/>
          <w:bCs/>
        </w:rPr>
      </w:pPr>
      <w:r w:rsidRPr="00D50E78">
        <w:rPr>
          <w:b/>
          <w:bCs/>
        </w:rPr>
        <w:t xml:space="preserve">Why do you think higher temperatures are linked to higher levels of drownings, transport, assault and suicide? </w:t>
      </w:r>
    </w:p>
    <w:p w14:paraId="0F282DC2" w14:textId="0AB778E8" w:rsidR="00CB4C84" w:rsidRDefault="00CB4C84" w:rsidP="0016501B">
      <w:pPr>
        <w:jc w:val="both"/>
        <w:rPr>
          <w:b/>
          <w:bCs/>
        </w:rPr>
      </w:pPr>
    </w:p>
    <w:p w14:paraId="3BA62231" w14:textId="72D43542" w:rsidR="007D69D3" w:rsidRPr="007D69D3" w:rsidRDefault="007D69D3" w:rsidP="0016501B">
      <w:pPr>
        <w:jc w:val="both"/>
        <w:rPr>
          <w:i/>
          <w:iCs/>
        </w:rPr>
      </w:pPr>
      <w:r w:rsidRPr="007D69D3">
        <w:rPr>
          <w:i/>
          <w:iCs/>
        </w:rPr>
        <w:t>Please note that I have essentially quoted this answer from the paper</w:t>
      </w:r>
    </w:p>
    <w:p w14:paraId="4840E74C" w14:textId="77777777" w:rsidR="007D69D3" w:rsidRDefault="007D69D3" w:rsidP="0016501B">
      <w:pPr>
        <w:jc w:val="both"/>
        <w:rPr>
          <w:b/>
          <w:bCs/>
        </w:rPr>
      </w:pPr>
    </w:p>
    <w:p w14:paraId="4A780941" w14:textId="77777777" w:rsidR="00633606" w:rsidRDefault="00633606" w:rsidP="00633606">
      <w:pPr>
        <w:jc w:val="both"/>
      </w:pPr>
      <w:r w:rsidRPr="00633606">
        <w:t xml:space="preserve">That anomalously warm temperature influences deaths from drownings, although not previously quantified, is highly plausible because swimming is likely to be more common when the temperature is higher. The higher relative and absolute impacts on men compared with women may reflect differences in their </w:t>
      </w:r>
      <w:proofErr w:type="spellStart"/>
      <w:r w:rsidRPr="00633606">
        <w:t>behaviors</w:t>
      </w:r>
      <w:proofErr w:type="spellEnd"/>
      <w:r w:rsidRPr="00633606">
        <w:t>. For example, over half of swimming deaths for males occur in natural water, compared with about a quarter for females. The former may rise more in warmer weather. Similarly, deaths from falls declined in older ages, but increased in young ages, because falls in elderly people are more likely to be due to slipping on ice than falls in younger peopl</w:t>
      </w:r>
      <w:r>
        <w:t>e</w:t>
      </w:r>
      <w:r w:rsidRPr="00633606">
        <w:t xml:space="preserve">. </w:t>
      </w:r>
      <w:r>
        <w:t xml:space="preserve"> </w:t>
      </w:r>
    </w:p>
    <w:p w14:paraId="1BFA104C" w14:textId="77777777" w:rsidR="00633606" w:rsidRDefault="00633606" w:rsidP="00633606">
      <w:pPr>
        <w:jc w:val="both"/>
      </w:pPr>
    </w:p>
    <w:p w14:paraId="4E4C28D9" w14:textId="68443901" w:rsidR="00633606" w:rsidRDefault="00633606" w:rsidP="00633606">
      <w:pPr>
        <w:jc w:val="both"/>
      </w:pPr>
      <w:r w:rsidRPr="00633606">
        <w:t>The pathways from anomalous temperature to transport injury are more varied. First, driving performance deteriorates at higher temperatures. Furthermore, alcohol consumption increases in warm temperatures, which also provides an explanation for why teenagers, who are more likely than other age groups to crash while intoxicated, could experience a larger proportional rise in deaths from transport, when temperatures are anomalously warm, than older adults. Last, warmer temperatures generally increase road traffic in North America; coupled with more people outdoors in warmer weather, this increase could lead to more fatal collisions.</w:t>
      </w:r>
    </w:p>
    <w:p w14:paraId="21560810" w14:textId="77777777" w:rsidR="00633606" w:rsidRPr="00633606" w:rsidRDefault="00633606" w:rsidP="00633606">
      <w:pPr>
        <w:jc w:val="both"/>
      </w:pPr>
    </w:p>
    <w:p w14:paraId="5AC7E1CD" w14:textId="13D115A3" w:rsidR="00633606" w:rsidRPr="00633606" w:rsidRDefault="00633606" w:rsidP="00633606">
      <w:pPr>
        <w:jc w:val="both"/>
      </w:pPr>
      <w:r w:rsidRPr="00633606">
        <w:t xml:space="preserve">Pathways linking anomalously high temperatures and deaths from assault and suicide are less established. One hypothesis is that more time spent outdoors in anomalously warmer temperatures leads to an increased number of face-to-face inter- actions, and hence arguments, confrontations and ultimately assaults. These effects could be compounded by the greater anger levels linked to higher temperatures. However, further research on the association of temperature and assault, and the factors mediating it, is needed. Regarding suicide, it has been hypothesized that a higher temperature is associated with higher levels of distress in younger people. Nevertheless, the mechanisms for the links between temperature and mental health require further investigation, including whether the relation- ship varies by age and sex, as indicated by our results. </w:t>
      </w:r>
    </w:p>
    <w:p w14:paraId="141E1F6B" w14:textId="77777777" w:rsidR="00D50E78" w:rsidRDefault="00D50E78" w:rsidP="0016501B">
      <w:pPr>
        <w:jc w:val="both"/>
        <w:rPr>
          <w:b/>
          <w:bCs/>
        </w:rPr>
      </w:pPr>
    </w:p>
    <w:p w14:paraId="175E7440" w14:textId="1C8A7166" w:rsidR="005B68E7" w:rsidRDefault="005B68E7" w:rsidP="0016501B">
      <w:pPr>
        <w:jc w:val="both"/>
        <w:rPr>
          <w:b/>
          <w:bCs/>
        </w:rPr>
      </w:pPr>
      <w:r w:rsidRPr="00D50E78">
        <w:rPr>
          <w:b/>
          <w:bCs/>
        </w:rPr>
        <w:t xml:space="preserve">What are the limitations? </w:t>
      </w:r>
    </w:p>
    <w:p w14:paraId="062D2628" w14:textId="05AF116B" w:rsidR="00F80846" w:rsidRDefault="00F80846" w:rsidP="0016501B">
      <w:pPr>
        <w:jc w:val="both"/>
        <w:rPr>
          <w:b/>
          <w:bCs/>
        </w:rPr>
      </w:pPr>
    </w:p>
    <w:p w14:paraId="283BEB4C" w14:textId="2A1123F8" w:rsidR="00F80846" w:rsidRPr="00F80846" w:rsidRDefault="00F80846" w:rsidP="0016501B">
      <w:pPr>
        <w:jc w:val="both"/>
        <w:rPr>
          <w:i/>
          <w:iCs/>
        </w:rPr>
      </w:pPr>
      <w:r w:rsidRPr="007D69D3">
        <w:rPr>
          <w:i/>
          <w:iCs/>
        </w:rPr>
        <w:t>Please note that I have essentially quoted this answer from the paper</w:t>
      </w:r>
    </w:p>
    <w:p w14:paraId="31B339E9" w14:textId="77777777" w:rsidR="00F80846" w:rsidRDefault="00F80846" w:rsidP="0016501B">
      <w:pPr>
        <w:jc w:val="both"/>
        <w:rPr>
          <w:b/>
          <w:bCs/>
        </w:rPr>
      </w:pPr>
    </w:p>
    <w:p w14:paraId="721F98AD" w14:textId="77777777" w:rsidR="00F80846" w:rsidRDefault="00F80846" w:rsidP="0016501B">
      <w:pPr>
        <w:jc w:val="both"/>
      </w:pPr>
      <w:r w:rsidRPr="00F80846">
        <w:t xml:space="preserve">We analysed the associations between anomalous temperature and injury mortality at the state level, because the small number of events and computational demands made county-level analyses unfeasible. Analyses at finer spatial resolution, such as county or district level, would be ideal because the impacts of anomalously warm and cold temperature on deaths </w:t>
      </w:r>
      <w:r w:rsidRPr="00F80846">
        <w:lastRenderedPageBreak/>
        <w:t xml:space="preserve">from injuries may depend on socioeconomic (for example, poverty, social connectivity and cohesion, availability of guns), environmental (for example, availability of swimming pools, distance to bodies of water), infrastructure (for example, quality and safety of roads, public transportation options), and health and social services (for example, counselling and mental health services, emergency response). </w:t>
      </w:r>
    </w:p>
    <w:p w14:paraId="1264D822" w14:textId="77777777" w:rsidR="00F80846" w:rsidRDefault="00F80846" w:rsidP="0016501B">
      <w:pPr>
        <w:jc w:val="both"/>
      </w:pPr>
    </w:p>
    <w:p w14:paraId="40C472E4" w14:textId="238A24B6" w:rsidR="00F80846" w:rsidRPr="00F80846" w:rsidRDefault="00F80846" w:rsidP="0016501B">
      <w:pPr>
        <w:jc w:val="both"/>
      </w:pPr>
      <w:r w:rsidRPr="00F80846">
        <w:t>We used categories of injuries that are relevant to public health purposes and for designing and implementing interventions. It may be possible to further split each category. For example, 92% of all transport injuries in males and 96% in females are from road traffic injuries, with the remainder being classified as other transport injuries</w:t>
      </w:r>
      <w:r>
        <w:t xml:space="preserve">. </w:t>
      </w:r>
      <w:r w:rsidRPr="00F80846">
        <w:t xml:space="preserve">Similarly, suicides can be classified based on the means of suicide. To the extent that these subcategories are relevant for interventions, they should be separately analysed in future studies. </w:t>
      </w:r>
    </w:p>
    <w:p w14:paraId="6637F722" w14:textId="77777777" w:rsidR="005B68E7" w:rsidRPr="00D50E78" w:rsidRDefault="005B68E7" w:rsidP="0016501B">
      <w:pPr>
        <w:jc w:val="both"/>
        <w:rPr>
          <w:b/>
          <w:bCs/>
        </w:rPr>
      </w:pPr>
    </w:p>
    <w:p w14:paraId="76F940A9" w14:textId="3F515948" w:rsidR="005B68E7" w:rsidRDefault="005B68E7" w:rsidP="0016501B">
      <w:pPr>
        <w:jc w:val="both"/>
        <w:rPr>
          <w:b/>
          <w:bCs/>
        </w:rPr>
      </w:pPr>
      <w:r w:rsidRPr="00D50E78">
        <w:rPr>
          <w:b/>
          <w:bCs/>
        </w:rPr>
        <w:t xml:space="preserve">What are the potential uses of this research in the future? Do you hope it will help to shape climate change policy? </w:t>
      </w:r>
    </w:p>
    <w:p w14:paraId="2EDAFADF" w14:textId="21D6FD14" w:rsidR="00FB64D6" w:rsidRDefault="00FB64D6" w:rsidP="0016501B">
      <w:pPr>
        <w:jc w:val="both"/>
        <w:rPr>
          <w:b/>
          <w:bCs/>
        </w:rPr>
      </w:pPr>
    </w:p>
    <w:p w14:paraId="4FB7A75B" w14:textId="66510948" w:rsidR="00FB64D6" w:rsidRPr="00FB64D6" w:rsidRDefault="00FB64D6" w:rsidP="0016501B">
      <w:pPr>
        <w:jc w:val="both"/>
      </w:pPr>
      <w:r>
        <w:t>It is important t</w:t>
      </w:r>
      <w:r w:rsidR="00AE590D">
        <w:t>o highlight that the research has policy relevance for today’s world; anomalous temperatures are occurring all the time, with varying warm anomalies evident throughout most years</w:t>
      </w:r>
      <w:r w:rsidR="0021148D">
        <w:t xml:space="preserve">, especially recently. </w:t>
      </w:r>
      <w:r w:rsidR="00E36FF4">
        <w:t xml:space="preserve">That there is a positive association with anomalously warm temperatures </w:t>
      </w:r>
      <w:r w:rsidR="007325C4">
        <w:t xml:space="preserve">and injury deaths shows that could be is a public health </w:t>
      </w:r>
      <w:r w:rsidR="0080239F">
        <w:t xml:space="preserve">as well as climate change </w:t>
      </w:r>
      <w:r w:rsidR="007325C4">
        <w:t xml:space="preserve">priority. For example, </w:t>
      </w:r>
      <w:r w:rsidR="00590B24">
        <w:t>investing in</w:t>
      </w:r>
      <w:r w:rsidR="00033BE3">
        <w:t xml:space="preserve"> better</w:t>
      </w:r>
      <w:r w:rsidR="00590B24">
        <w:t xml:space="preserve"> </w:t>
      </w:r>
      <w:r w:rsidR="00033BE3">
        <w:t>public transport can have a</w:t>
      </w:r>
      <w:r w:rsidR="00210966">
        <w:t xml:space="preserve"> </w:t>
      </w:r>
      <w:r w:rsidR="00033BE3">
        <w:t>co-benefit</w:t>
      </w:r>
      <w:r w:rsidR="00210966">
        <w:t xml:space="preserve"> </w:t>
      </w:r>
      <w:r w:rsidR="00C36A7A">
        <w:t xml:space="preserve">of improving city connectivity, reducing air pollution from private transport, while also reducing the number of potential </w:t>
      </w:r>
      <w:r w:rsidR="0035588B">
        <w:t xml:space="preserve">incidences of driving </w:t>
      </w:r>
      <w:r w:rsidR="00210966">
        <w:t>accidents in times of warmer temperatures.</w:t>
      </w:r>
      <w:r w:rsidR="001C6A0D">
        <w:t xml:space="preserve"> Obviously</w:t>
      </w:r>
      <w:r w:rsidR="00F16E97">
        <w:t>,</w:t>
      </w:r>
      <w:r w:rsidR="001C6A0D">
        <w:t xml:space="preserve"> </w:t>
      </w:r>
      <w:r w:rsidR="00FF71E8">
        <w:t xml:space="preserve">the need for </w:t>
      </w:r>
      <w:r w:rsidR="001C6A0D">
        <w:t xml:space="preserve">climate change mitigation underpins all of this action, and large-scale structural changes will provide that opportunity for mitigation, while also reducing the vulnerability of </w:t>
      </w:r>
      <w:r w:rsidR="00ED24B5">
        <w:t>particular groups to injury deaths.</w:t>
      </w:r>
    </w:p>
    <w:p w14:paraId="535E4878" w14:textId="77777777" w:rsidR="005B68E7" w:rsidRPr="00D50E78" w:rsidRDefault="005B68E7" w:rsidP="0016501B">
      <w:pPr>
        <w:jc w:val="both"/>
        <w:rPr>
          <w:b/>
          <w:bCs/>
        </w:rPr>
      </w:pPr>
    </w:p>
    <w:p w14:paraId="542859F3" w14:textId="66FEE74D" w:rsidR="005B68E7" w:rsidRDefault="005B68E7" w:rsidP="0016501B">
      <w:pPr>
        <w:jc w:val="both"/>
        <w:rPr>
          <w:b/>
          <w:bCs/>
        </w:rPr>
      </w:pPr>
      <w:r w:rsidRPr="00D50E78">
        <w:rPr>
          <w:b/>
          <w:bCs/>
        </w:rPr>
        <w:t xml:space="preserve">What should readers take away from the study in terms of their own habits and </w:t>
      </w:r>
      <w:proofErr w:type="spellStart"/>
      <w:r w:rsidRPr="00D50E78">
        <w:rPr>
          <w:b/>
          <w:bCs/>
        </w:rPr>
        <w:t>behaviors</w:t>
      </w:r>
      <w:proofErr w:type="spellEnd"/>
      <w:r w:rsidRPr="00D50E78">
        <w:rPr>
          <w:b/>
          <w:bCs/>
        </w:rPr>
        <w:t xml:space="preserve">, and its impact on the planet? </w:t>
      </w:r>
    </w:p>
    <w:p w14:paraId="5BFC6716" w14:textId="7D0BA954" w:rsidR="00F16E97" w:rsidRDefault="00F16E97" w:rsidP="0016501B">
      <w:pPr>
        <w:jc w:val="both"/>
        <w:rPr>
          <w:b/>
          <w:bCs/>
        </w:rPr>
      </w:pPr>
    </w:p>
    <w:p w14:paraId="436C02C3" w14:textId="643BDD8D" w:rsidR="00F16E97" w:rsidRPr="00F16E97" w:rsidRDefault="003F45FC" w:rsidP="0016501B">
      <w:pPr>
        <w:jc w:val="both"/>
      </w:pPr>
      <w:r>
        <w:t>I would like the readers to take away that beyond the now well-established links between warmer temperatures and health</w:t>
      </w:r>
      <w:r w:rsidR="00040F82">
        <w:t>, there are other potentially-important ones. These include a hidden burden of mental health from rising temperatures, as highlighted b</w:t>
      </w:r>
      <w:r w:rsidR="0048575B">
        <w:t xml:space="preserve">y my results showing a positive association </w:t>
      </w:r>
      <w:r w:rsidR="00F14B62">
        <w:t xml:space="preserve">between suicides (especially in younger people), assault deaths and </w:t>
      </w:r>
      <w:r w:rsidR="00163A50">
        <w:t xml:space="preserve">rising temperatures. On a practical level in the community, this may mean that during warmer temperatures, someone who appears to be OK (at least physically) may not actually be. </w:t>
      </w:r>
      <w:r w:rsidR="008522DB">
        <w:t xml:space="preserve">They may be suffering on the inside. </w:t>
      </w:r>
      <w:r w:rsidR="00163A50">
        <w:t>So look out for each other, check in on each other, build a sense of community wherever you are!</w:t>
      </w:r>
      <w:r w:rsidR="00A84BB9">
        <w:t xml:space="preserve"> It could make a difference to someone’s health and well-being</w:t>
      </w:r>
      <w:r w:rsidR="00696141">
        <w:t>, both inside and out.</w:t>
      </w:r>
    </w:p>
    <w:p w14:paraId="0FBCCDB9" w14:textId="77777777" w:rsidR="005B68E7" w:rsidRPr="00D50E78" w:rsidRDefault="005B68E7" w:rsidP="0016501B">
      <w:pPr>
        <w:jc w:val="both"/>
        <w:rPr>
          <w:b/>
          <w:bCs/>
        </w:rPr>
      </w:pPr>
    </w:p>
    <w:p w14:paraId="0DFA9734" w14:textId="7D03275F" w:rsidR="00C16BDD" w:rsidRDefault="005B68E7" w:rsidP="0016501B">
      <w:pPr>
        <w:jc w:val="both"/>
        <w:rPr>
          <w:b/>
          <w:bCs/>
        </w:rPr>
      </w:pPr>
      <w:r w:rsidRPr="00D50E78">
        <w:rPr>
          <w:b/>
          <w:bCs/>
        </w:rPr>
        <w:t>How does this study contribute to our wider understanding of climate change?</w:t>
      </w:r>
    </w:p>
    <w:p w14:paraId="7D0A71E7" w14:textId="14C097A4" w:rsidR="003A7609" w:rsidRDefault="003A7609" w:rsidP="0016501B">
      <w:pPr>
        <w:jc w:val="both"/>
        <w:rPr>
          <w:b/>
          <w:bCs/>
        </w:rPr>
      </w:pPr>
    </w:p>
    <w:p w14:paraId="3B8637A2" w14:textId="00358AD3" w:rsidR="003A7609" w:rsidRPr="003A7609" w:rsidRDefault="003A7609" w:rsidP="0016501B">
      <w:pPr>
        <w:jc w:val="both"/>
      </w:pPr>
      <w:r>
        <w:t xml:space="preserve">The study shows that the health impacts of climate change and rising temperatures are not only linked to infectious disease prevalence and </w:t>
      </w:r>
      <w:r w:rsidR="00EE6B3A">
        <w:t xml:space="preserve">non-communicable diseases, In addition, there are associations with injury deaths, which shows that pathways between rising temperatures and health should </w:t>
      </w:r>
      <w:r w:rsidR="001F4B25">
        <w:t>include how mental health is affected.</w:t>
      </w:r>
      <w:r w:rsidR="00763709">
        <w:t xml:space="preserve"> The burden from my </w:t>
      </w:r>
      <w:r w:rsidR="00763709">
        <w:lastRenderedPageBreak/>
        <w:t>study is also mostly on younger people, which shows that climate change and rising temperatures can impact those groups too, who may otherwise be physically healthy.</w:t>
      </w:r>
    </w:p>
    <w:sectPr w:rsidR="003A7609" w:rsidRPr="003A7609"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1" w:author="Ezzati, Majid" w:date="2020-01-09T13:51:00Z" w:initials="EM">
    <w:p w14:paraId="41A25725" w14:textId="56754078" w:rsidR="00517AB8" w:rsidRDefault="00517AB8">
      <w:pPr>
        <w:pStyle w:val="CommentText"/>
      </w:pPr>
      <w:r>
        <w:rPr>
          <w:rStyle w:val="CommentReference"/>
        </w:rPr>
        <w:annotationRef/>
      </w:r>
      <w:r>
        <w:t>Short and punchy</w:t>
      </w:r>
    </w:p>
  </w:comment>
  <w:comment w:id="13" w:author="Ezzati, Majid" w:date="2020-01-09T13:51:00Z" w:initials="EM">
    <w:p w14:paraId="3E37D2BA" w14:textId="740B4B74" w:rsidR="00517AB8" w:rsidRDefault="00517AB8">
      <w:pPr>
        <w:pStyle w:val="CommentText"/>
      </w:pPr>
      <w:r>
        <w:rPr>
          <w:rStyle w:val="CommentReference"/>
        </w:rPr>
        <w:annotationRef/>
      </w:r>
      <w:r>
        <w:t>See how we said in release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A25725" w15:done="0"/>
  <w15:commentEx w15:paraId="3E37D2B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8E7"/>
    <w:rsid w:val="00033BE3"/>
    <w:rsid w:val="000376A5"/>
    <w:rsid w:val="00040F82"/>
    <w:rsid w:val="00063068"/>
    <w:rsid w:val="001411E1"/>
    <w:rsid w:val="001450C8"/>
    <w:rsid w:val="00163A50"/>
    <w:rsid w:val="0016501B"/>
    <w:rsid w:val="001C6A0D"/>
    <w:rsid w:val="001F4B25"/>
    <w:rsid w:val="00210966"/>
    <w:rsid w:val="0021148D"/>
    <w:rsid w:val="00250E83"/>
    <w:rsid w:val="002514E3"/>
    <w:rsid w:val="002B64E6"/>
    <w:rsid w:val="002C5AFA"/>
    <w:rsid w:val="002E3BFD"/>
    <w:rsid w:val="0035588B"/>
    <w:rsid w:val="00387495"/>
    <w:rsid w:val="003A7609"/>
    <w:rsid w:val="003F45FC"/>
    <w:rsid w:val="004072B7"/>
    <w:rsid w:val="0048575B"/>
    <w:rsid w:val="004C2289"/>
    <w:rsid w:val="00517AB8"/>
    <w:rsid w:val="00552598"/>
    <w:rsid w:val="00590B24"/>
    <w:rsid w:val="005B68E7"/>
    <w:rsid w:val="005F2651"/>
    <w:rsid w:val="00633606"/>
    <w:rsid w:val="00650313"/>
    <w:rsid w:val="006840AA"/>
    <w:rsid w:val="00696141"/>
    <w:rsid w:val="006C495B"/>
    <w:rsid w:val="006E28E5"/>
    <w:rsid w:val="0070469C"/>
    <w:rsid w:val="007325C4"/>
    <w:rsid w:val="00763709"/>
    <w:rsid w:val="00766CF6"/>
    <w:rsid w:val="007D69D3"/>
    <w:rsid w:val="0080239F"/>
    <w:rsid w:val="008522DB"/>
    <w:rsid w:val="0086262C"/>
    <w:rsid w:val="008C6F4A"/>
    <w:rsid w:val="00913224"/>
    <w:rsid w:val="009159F5"/>
    <w:rsid w:val="00915F34"/>
    <w:rsid w:val="00923D1C"/>
    <w:rsid w:val="0098403E"/>
    <w:rsid w:val="009B223E"/>
    <w:rsid w:val="009C70E5"/>
    <w:rsid w:val="009F7C84"/>
    <w:rsid w:val="00A84BB9"/>
    <w:rsid w:val="00AE590D"/>
    <w:rsid w:val="00AF1594"/>
    <w:rsid w:val="00AF1D47"/>
    <w:rsid w:val="00B61806"/>
    <w:rsid w:val="00B82C07"/>
    <w:rsid w:val="00BD714D"/>
    <w:rsid w:val="00BE69BA"/>
    <w:rsid w:val="00BF4E4E"/>
    <w:rsid w:val="00C16BDD"/>
    <w:rsid w:val="00C36A7A"/>
    <w:rsid w:val="00C7730D"/>
    <w:rsid w:val="00CB4C84"/>
    <w:rsid w:val="00D50E78"/>
    <w:rsid w:val="00D65A00"/>
    <w:rsid w:val="00DB000D"/>
    <w:rsid w:val="00DC3C4E"/>
    <w:rsid w:val="00E00E1D"/>
    <w:rsid w:val="00E36FF4"/>
    <w:rsid w:val="00E66751"/>
    <w:rsid w:val="00E8616A"/>
    <w:rsid w:val="00EB37A0"/>
    <w:rsid w:val="00ED24B5"/>
    <w:rsid w:val="00EE6B3A"/>
    <w:rsid w:val="00F121C4"/>
    <w:rsid w:val="00F14B62"/>
    <w:rsid w:val="00F16E97"/>
    <w:rsid w:val="00F80846"/>
    <w:rsid w:val="00FB64D6"/>
    <w:rsid w:val="00FD182C"/>
    <w:rsid w:val="00FF71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F5968"/>
  <w15:chartTrackingRefBased/>
  <w15:docId w15:val="{705DDAEE-D5DF-2F42-9EAA-9B64A7C2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17AB8"/>
    <w:rPr>
      <w:sz w:val="16"/>
      <w:szCs w:val="16"/>
    </w:rPr>
  </w:style>
  <w:style w:type="paragraph" w:styleId="CommentText">
    <w:name w:val="annotation text"/>
    <w:basedOn w:val="Normal"/>
    <w:link w:val="CommentTextChar"/>
    <w:uiPriority w:val="99"/>
    <w:semiHidden/>
    <w:unhideWhenUsed/>
    <w:rsid w:val="00517AB8"/>
    <w:rPr>
      <w:sz w:val="20"/>
      <w:szCs w:val="20"/>
    </w:rPr>
  </w:style>
  <w:style w:type="character" w:customStyle="1" w:styleId="CommentTextChar">
    <w:name w:val="Comment Text Char"/>
    <w:basedOn w:val="DefaultParagraphFont"/>
    <w:link w:val="CommentText"/>
    <w:uiPriority w:val="99"/>
    <w:semiHidden/>
    <w:rsid w:val="00517AB8"/>
    <w:rPr>
      <w:sz w:val="20"/>
      <w:szCs w:val="20"/>
    </w:rPr>
  </w:style>
  <w:style w:type="paragraph" w:styleId="CommentSubject">
    <w:name w:val="annotation subject"/>
    <w:basedOn w:val="CommentText"/>
    <w:next w:val="CommentText"/>
    <w:link w:val="CommentSubjectChar"/>
    <w:uiPriority w:val="99"/>
    <w:semiHidden/>
    <w:unhideWhenUsed/>
    <w:rsid w:val="00517AB8"/>
    <w:rPr>
      <w:b/>
      <w:bCs/>
    </w:rPr>
  </w:style>
  <w:style w:type="character" w:customStyle="1" w:styleId="CommentSubjectChar">
    <w:name w:val="Comment Subject Char"/>
    <w:basedOn w:val="CommentTextChar"/>
    <w:link w:val="CommentSubject"/>
    <w:uiPriority w:val="99"/>
    <w:semiHidden/>
    <w:rsid w:val="00517AB8"/>
    <w:rPr>
      <w:b/>
      <w:bCs/>
      <w:sz w:val="20"/>
      <w:szCs w:val="20"/>
    </w:rPr>
  </w:style>
  <w:style w:type="paragraph" w:styleId="BalloonText">
    <w:name w:val="Balloon Text"/>
    <w:basedOn w:val="Normal"/>
    <w:link w:val="BalloonTextChar"/>
    <w:uiPriority w:val="99"/>
    <w:semiHidden/>
    <w:unhideWhenUsed/>
    <w:rsid w:val="00517A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AB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159971">
      <w:bodyDiv w:val="1"/>
      <w:marLeft w:val="0"/>
      <w:marRight w:val="0"/>
      <w:marTop w:val="0"/>
      <w:marBottom w:val="0"/>
      <w:divBdr>
        <w:top w:val="none" w:sz="0" w:space="0" w:color="auto"/>
        <w:left w:val="none" w:sz="0" w:space="0" w:color="auto"/>
        <w:bottom w:val="none" w:sz="0" w:space="0" w:color="auto"/>
        <w:right w:val="none" w:sz="0" w:space="0" w:color="auto"/>
      </w:divBdr>
      <w:divsChild>
        <w:div w:id="179897569">
          <w:marLeft w:val="0"/>
          <w:marRight w:val="0"/>
          <w:marTop w:val="0"/>
          <w:marBottom w:val="0"/>
          <w:divBdr>
            <w:top w:val="none" w:sz="0" w:space="0" w:color="auto"/>
            <w:left w:val="none" w:sz="0" w:space="0" w:color="auto"/>
            <w:bottom w:val="none" w:sz="0" w:space="0" w:color="auto"/>
            <w:right w:val="none" w:sz="0" w:space="0" w:color="auto"/>
          </w:divBdr>
          <w:divsChild>
            <w:div w:id="331102202">
              <w:marLeft w:val="0"/>
              <w:marRight w:val="0"/>
              <w:marTop w:val="0"/>
              <w:marBottom w:val="0"/>
              <w:divBdr>
                <w:top w:val="none" w:sz="0" w:space="0" w:color="auto"/>
                <w:left w:val="none" w:sz="0" w:space="0" w:color="auto"/>
                <w:bottom w:val="none" w:sz="0" w:space="0" w:color="auto"/>
                <w:right w:val="none" w:sz="0" w:space="0" w:color="auto"/>
              </w:divBdr>
              <w:divsChild>
                <w:div w:id="387799203">
                  <w:marLeft w:val="0"/>
                  <w:marRight w:val="0"/>
                  <w:marTop w:val="0"/>
                  <w:marBottom w:val="0"/>
                  <w:divBdr>
                    <w:top w:val="none" w:sz="0" w:space="0" w:color="auto"/>
                    <w:left w:val="none" w:sz="0" w:space="0" w:color="auto"/>
                    <w:bottom w:val="none" w:sz="0" w:space="0" w:color="auto"/>
                    <w:right w:val="none" w:sz="0" w:space="0" w:color="auto"/>
                  </w:divBdr>
                  <w:divsChild>
                    <w:div w:id="49565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685322">
      <w:bodyDiv w:val="1"/>
      <w:marLeft w:val="0"/>
      <w:marRight w:val="0"/>
      <w:marTop w:val="0"/>
      <w:marBottom w:val="0"/>
      <w:divBdr>
        <w:top w:val="none" w:sz="0" w:space="0" w:color="auto"/>
        <w:left w:val="none" w:sz="0" w:space="0" w:color="auto"/>
        <w:bottom w:val="none" w:sz="0" w:space="0" w:color="auto"/>
        <w:right w:val="none" w:sz="0" w:space="0" w:color="auto"/>
      </w:divBdr>
      <w:divsChild>
        <w:div w:id="1987318236">
          <w:marLeft w:val="0"/>
          <w:marRight w:val="0"/>
          <w:marTop w:val="0"/>
          <w:marBottom w:val="0"/>
          <w:divBdr>
            <w:top w:val="none" w:sz="0" w:space="0" w:color="auto"/>
            <w:left w:val="none" w:sz="0" w:space="0" w:color="auto"/>
            <w:bottom w:val="none" w:sz="0" w:space="0" w:color="auto"/>
            <w:right w:val="none" w:sz="0" w:space="0" w:color="auto"/>
          </w:divBdr>
          <w:divsChild>
            <w:div w:id="1712026542">
              <w:marLeft w:val="0"/>
              <w:marRight w:val="0"/>
              <w:marTop w:val="0"/>
              <w:marBottom w:val="0"/>
              <w:divBdr>
                <w:top w:val="none" w:sz="0" w:space="0" w:color="auto"/>
                <w:left w:val="none" w:sz="0" w:space="0" w:color="auto"/>
                <w:bottom w:val="none" w:sz="0" w:space="0" w:color="auto"/>
                <w:right w:val="none" w:sz="0" w:space="0" w:color="auto"/>
              </w:divBdr>
              <w:divsChild>
                <w:div w:id="1514109513">
                  <w:marLeft w:val="0"/>
                  <w:marRight w:val="0"/>
                  <w:marTop w:val="0"/>
                  <w:marBottom w:val="0"/>
                  <w:divBdr>
                    <w:top w:val="none" w:sz="0" w:space="0" w:color="auto"/>
                    <w:left w:val="none" w:sz="0" w:space="0" w:color="auto"/>
                    <w:bottom w:val="none" w:sz="0" w:space="0" w:color="auto"/>
                    <w:right w:val="none" w:sz="0" w:space="0" w:color="auto"/>
                  </w:divBdr>
                  <w:divsChild>
                    <w:div w:id="898049934">
                      <w:marLeft w:val="0"/>
                      <w:marRight w:val="0"/>
                      <w:marTop w:val="0"/>
                      <w:marBottom w:val="0"/>
                      <w:divBdr>
                        <w:top w:val="none" w:sz="0" w:space="0" w:color="auto"/>
                        <w:left w:val="none" w:sz="0" w:space="0" w:color="auto"/>
                        <w:bottom w:val="none" w:sz="0" w:space="0" w:color="auto"/>
                        <w:right w:val="none" w:sz="0" w:space="0" w:color="auto"/>
                      </w:divBdr>
                    </w:div>
                    <w:div w:id="19843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067198">
      <w:bodyDiv w:val="1"/>
      <w:marLeft w:val="0"/>
      <w:marRight w:val="0"/>
      <w:marTop w:val="0"/>
      <w:marBottom w:val="0"/>
      <w:divBdr>
        <w:top w:val="none" w:sz="0" w:space="0" w:color="auto"/>
        <w:left w:val="none" w:sz="0" w:space="0" w:color="auto"/>
        <w:bottom w:val="none" w:sz="0" w:space="0" w:color="auto"/>
        <w:right w:val="none" w:sz="0" w:space="0" w:color="auto"/>
      </w:divBdr>
      <w:divsChild>
        <w:div w:id="1313362858">
          <w:marLeft w:val="0"/>
          <w:marRight w:val="0"/>
          <w:marTop w:val="0"/>
          <w:marBottom w:val="0"/>
          <w:divBdr>
            <w:top w:val="none" w:sz="0" w:space="0" w:color="auto"/>
            <w:left w:val="none" w:sz="0" w:space="0" w:color="auto"/>
            <w:bottom w:val="none" w:sz="0" w:space="0" w:color="auto"/>
            <w:right w:val="none" w:sz="0" w:space="0" w:color="auto"/>
          </w:divBdr>
          <w:divsChild>
            <w:div w:id="1217856648">
              <w:marLeft w:val="0"/>
              <w:marRight w:val="0"/>
              <w:marTop w:val="0"/>
              <w:marBottom w:val="0"/>
              <w:divBdr>
                <w:top w:val="none" w:sz="0" w:space="0" w:color="auto"/>
                <w:left w:val="none" w:sz="0" w:space="0" w:color="auto"/>
                <w:bottom w:val="none" w:sz="0" w:space="0" w:color="auto"/>
                <w:right w:val="none" w:sz="0" w:space="0" w:color="auto"/>
              </w:divBdr>
              <w:divsChild>
                <w:div w:id="1324774223">
                  <w:marLeft w:val="0"/>
                  <w:marRight w:val="0"/>
                  <w:marTop w:val="0"/>
                  <w:marBottom w:val="0"/>
                  <w:divBdr>
                    <w:top w:val="none" w:sz="0" w:space="0" w:color="auto"/>
                    <w:left w:val="none" w:sz="0" w:space="0" w:color="auto"/>
                    <w:bottom w:val="none" w:sz="0" w:space="0" w:color="auto"/>
                    <w:right w:val="none" w:sz="0" w:space="0" w:color="auto"/>
                  </w:divBdr>
                  <w:divsChild>
                    <w:div w:id="8570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Ezzati, Majid</cp:lastModifiedBy>
  <cp:revision>90</cp:revision>
  <dcterms:created xsi:type="dcterms:W3CDTF">2020-01-09T12:31:00Z</dcterms:created>
  <dcterms:modified xsi:type="dcterms:W3CDTF">2020-01-09T13:52:00Z</dcterms:modified>
</cp:coreProperties>
</file>