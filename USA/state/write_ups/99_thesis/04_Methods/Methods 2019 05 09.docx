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commentRangeStart w:id="1"/>
      <w:r w:rsidRPr="00C914F6">
        <w:t>Statistical</w:t>
      </w:r>
      <w:r>
        <w:t xml:space="preserve"> modelling</w:t>
      </w:r>
      <w:bookmarkEnd w:id="0"/>
      <w:commentRangeEnd w:id="1"/>
      <w:r w:rsidR="00A20445">
        <w:rPr>
          <w:rStyle w:val="CommentReference"/>
          <w:rFonts w:asciiTheme="minorHAnsi" w:eastAsiaTheme="minorEastAsia" w:hAnsiTheme="minorHAnsi" w:cstheme="minorBidi"/>
          <w:b w:val="0"/>
        </w:rPr>
        <w:commentReference w:id="1"/>
      </w:r>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 xml:space="preserve">In this chapter, </w:t>
      </w:r>
      <w:bookmarkStart w:id="2" w:name="_GoBack"/>
      <w:bookmarkEnd w:id="2"/>
      <w:r w:rsidRPr="00DB2DBC">
        <w:rPr>
          <w:rFonts w:cs="Calibri"/>
          <w:szCs w:val="24"/>
        </w:rPr>
        <w:t>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3" w:name="_Toc7299664"/>
      <w:r>
        <w:t>Overview</w:t>
      </w:r>
      <w:bookmarkEnd w:id="3"/>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4" w:name="_Toc7299665"/>
      <w:r>
        <w:t>Objectives</w:t>
      </w:r>
      <w:bookmarkEnd w:id="4"/>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5" w:name="_Toc7299666"/>
      <w:r w:rsidRPr="00F01EAC">
        <w:t>Data</w:t>
      </w:r>
      <w:bookmarkEnd w:id="5"/>
    </w:p>
    <w:p w14:paraId="4DBD0682" w14:textId="4E11872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r w:rsidR="00141D53">
        <w:rPr>
          <w:rFonts w:cs="Calibri"/>
          <w:szCs w:val="24"/>
        </w:rPr>
        <w:t xml:space="preserve"> In brief, I divided up the data by age group and sex for epidemiological reasons as well as computational tractability.</w:t>
      </w:r>
    </w:p>
    <w:p w14:paraId="03774621" w14:textId="57E9FCB9" w:rsidR="00020DF7" w:rsidRDefault="00FA37A6" w:rsidP="00895289">
      <w:pPr>
        <w:pStyle w:val="Heading2"/>
      </w:pPr>
      <w:bookmarkStart w:id="6" w:name="_Toc7299669"/>
      <w:r>
        <w:t>National m</w:t>
      </w:r>
      <w:r w:rsidR="00F01EAC" w:rsidRPr="00DF5807">
        <w:t>odel specification</w:t>
      </w:r>
      <w:bookmarkEnd w:id="6"/>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lastRenderedPageBreak/>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E71147"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7" w:name="_Ref5630560"/>
      <w:bookmarkStart w:id="8"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7"/>
      <w:r>
        <w:t>. Temperature model data likelihood.</w:t>
      </w:r>
      <w:bookmarkEnd w:id="8"/>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E71147"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9" w:name="_Ref5574051"/>
      <w:bookmarkStart w:id="1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9"/>
      <w:r>
        <w:t>. National temperature mode</w:t>
      </w:r>
      <w:bookmarkEnd w:id="10"/>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E33C91">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E71147"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11" w:name="_Ref5634639"/>
      <w:bookmarkStart w:id="12" w:name="_Toc7299685"/>
      <w:bookmarkStart w:id="13"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11"/>
      <w:r>
        <w:t xml:space="preserve">. </w:t>
      </w:r>
      <w:r w:rsidR="0040079C">
        <w:t>National temperature m</w:t>
      </w:r>
      <w:r>
        <w:t>odel parameters.</w:t>
      </w:r>
      <w:bookmarkEnd w:id="12"/>
      <w:bookmarkEnd w:id="13"/>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E71147"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E71147"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E71147"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E71147"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E71147"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E71147"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E71147"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4" w:name="_Ref5636139"/>
      <w:bookmarkStart w:id="15" w:name="_Toc7299686"/>
      <w:bookmarkStart w:id="16"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4"/>
      <w:r w:rsidRPr="0087446B">
        <w:t>. National temperature model priors.</w:t>
      </w:r>
      <w:bookmarkEnd w:id="15"/>
      <w:bookmarkEnd w:id="16"/>
    </w:p>
    <w:p w14:paraId="08C954C0" w14:textId="53875EE6" w:rsidR="00DB40B2" w:rsidRDefault="00B96FE9" w:rsidP="00DB40B2">
      <w:pPr>
        <w:pStyle w:val="Heading3"/>
      </w:pPr>
      <w:bookmarkStart w:id="17" w:name="_Toc7299670"/>
      <w:del w:id="18" w:author="Robbie Parks" w:date="2019-05-08T11:07:00Z">
        <w:r w:rsidDel="00E71147">
          <w:delText xml:space="preserve">Overall </w:delText>
        </w:r>
      </w:del>
      <w:ins w:id="19" w:author="Robbie Parks" w:date="2019-05-08T11:07:00Z">
        <w:r w:rsidR="00E71147">
          <w:t xml:space="preserve">National </w:t>
        </w:r>
      </w:ins>
      <w:r>
        <w:t>terms</w:t>
      </w:r>
      <w:bookmarkEnd w:id="17"/>
    </w:p>
    <w:p w14:paraId="2A9810AC" w14:textId="7B7BBFF0"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w:t>
      </w:r>
      <w:del w:id="20" w:author="Robbie Parks" w:date="2019-05-08T11:07:00Z">
        <w:r w:rsidR="00020DF7" w:rsidRPr="00C52BAE" w:rsidDel="00E71147">
          <w:rPr>
            <w:rFonts w:cs="Calibri"/>
            <w:szCs w:val="24"/>
          </w:rPr>
          <w:delText xml:space="preserve">overall </w:delText>
        </w:r>
      </w:del>
      <w:ins w:id="21"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2" w:author="Robbie Parks" w:date="2019-05-08T11:10:00Z">
        <w:r w:rsidR="009915AD" w:rsidDel="00A074A7">
          <w:rPr>
            <w:rFonts w:cs="Calibri"/>
            <w:szCs w:val="24"/>
          </w:rPr>
          <w:delText xml:space="preserve">average </w:delText>
        </w:r>
      </w:del>
      <w:ins w:id="23" w:author="Robbie Parks" w:date="2019-05-08T11:10:00Z">
        <w:r w:rsidR="00A074A7">
          <w:rPr>
            <w:rFonts w:cs="Calibri"/>
            <w:szCs w:val="24"/>
          </w:rPr>
          <w:t>mean</w:t>
        </w:r>
        <w:r w:rsidR="00A074A7">
          <w:rPr>
            <w:rFonts w:cs="Calibri"/>
            <w:szCs w:val="24"/>
          </w:rPr>
          <w:t xml:space="preserve"> </w:t>
        </w:r>
      </w:ins>
      <w:r w:rsidR="009915AD">
        <w:rPr>
          <w:rFonts w:cs="Calibri"/>
          <w:szCs w:val="24"/>
        </w:rPr>
        <w:t>log mortality rate in the first year of the period of study (1980) across months and states</w:t>
      </w:r>
      <w:ins w:id="24" w:author="Robbie Parks" w:date="2019-05-08T11:11:00Z">
        <w:r w:rsidR="001232F8">
          <w:rPr>
            <w:rFonts w:cs="Calibri"/>
            <w:szCs w:val="24"/>
          </w:rPr>
          <w:t xml:space="preserve"> conditioning on other terms in </w:t>
        </w:r>
        <w:r w:rsidR="001232F8">
          <w:rPr>
            <w:rFonts w:cs="Calibri"/>
            <w:szCs w:val="24"/>
          </w:rPr>
          <w:lastRenderedPageBreak/>
          <w:t>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5" w:name="_Toc7299671"/>
      <w:r>
        <w:t>Month terms</w:t>
      </w:r>
      <w:bookmarkEnd w:id="25"/>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6" w:name="_Toc7299672"/>
      <w:r>
        <w:t>State terms</w:t>
      </w:r>
      <w:bookmarkEnd w:id="26"/>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7" w:name="_Toc7299673"/>
      <w:r>
        <w:t>Interaction terms</w:t>
      </w:r>
      <w:bookmarkEnd w:id="27"/>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8" w:name="_Toc7299674"/>
      <w:r>
        <w:t>Non-linear time trend</w:t>
      </w:r>
      <w:r w:rsidR="00482EF5">
        <w:t>s</w:t>
      </w:r>
      <w:bookmarkEnd w:id="28"/>
    </w:p>
    <w:p w14:paraId="30198FD4" w14:textId="0C852D02" w:rsidR="00314D20" w:rsidRDefault="00314D20" w:rsidP="0092032A">
      <w:pPr>
        <w:ind w:firstLine="720"/>
        <w:rPr>
          <w:rFonts w:cs="Calibri"/>
        </w:rPr>
      </w:pPr>
      <w:r>
        <w:rPr>
          <w:rFonts w:cs="Calibri"/>
          <w:szCs w:val="24"/>
        </w:rPr>
        <w:t xml:space="preserve">I captured </w:t>
      </w:r>
      <w:ins w:id="29"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30"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31" w:author="Robbie Parks" w:date="2019-05-08T11:17:00Z">
                <w:rPr>
                  <w:rFonts w:ascii="Cambria Math" w:hAnsi="Cambria Math" w:cs="Calibri"/>
                  <w:szCs w:val="24"/>
                </w:rPr>
                <m:t>month-year</m:t>
              </w:del>
            </m:r>
            <m:r>
              <w:ins w:id="32" w:author="Robbie Parks" w:date="2019-05-08T11:17:00Z">
                <w:rPr>
                  <w:rFonts w:ascii="Cambria Math" w:hAnsi="Cambria Math" w:cs="Calibri"/>
                  <w:szCs w:val="24"/>
                </w:rPr>
                <m:t>time</m:t>
              </w:ins>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E71147" w:rsidRPr="00613A06" w:rsidRDefault="00E71147" w:rsidP="00FA786F">
                            <w:pPr>
                              <w:spacing w:line="240" w:lineRule="auto"/>
                            </w:pPr>
                            <w:bookmarkStart w:id="33" w:name="_Toc7691268"/>
                            <w:r w:rsidRPr="00051708">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33"/>
                          </w:p>
                          <w:p w14:paraId="279B16FC" w14:textId="0A9793AB" w:rsidR="00E71147" w:rsidRPr="00AC2AD1" w:rsidRDefault="00E71147"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E71147" w:rsidRPr="00613A06" w:rsidRDefault="00E71147" w:rsidP="00FA786F">
                      <w:pPr>
                        <w:spacing w:line="240" w:lineRule="auto"/>
                      </w:pPr>
                      <w:bookmarkStart w:id="34" w:name="_Toc7691268"/>
                      <w:r w:rsidRPr="00051708">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34"/>
                    </w:p>
                    <w:p w14:paraId="279B16FC" w14:textId="0A9793AB" w:rsidR="00E71147" w:rsidRPr="00AC2AD1" w:rsidRDefault="00E71147"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E71147"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w:commentRangeStart w:id="35"/>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w:commentRangeEnd w:id="35"/>
          <m:r>
            <m:rPr>
              <m:sty m:val="p"/>
            </m:rPr>
            <w:rPr>
              <w:rStyle w:val="CommentReference"/>
              <w:rFonts w:asciiTheme="minorHAnsi" w:hAnsiTheme="minorHAnsi"/>
            </w:rPr>
            <w:commentReference w:id="35"/>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36" w:name="_Ref5706279"/>
      <w:bookmarkStart w:id="37"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36"/>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37"/>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38" w:name="_Toc7299675"/>
      <w:r>
        <w:rPr>
          <w:lang w:val="en-US"/>
        </w:rPr>
        <w:t>Temperature anomaly term</w:t>
      </w:r>
      <w:bookmarkEnd w:id="38"/>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E71147"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39" w:name="_Ref5800711"/>
      <w:bookmarkStart w:id="40" w:name="_Toc5730376"/>
      <w:bookmarkStart w:id="41"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3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40"/>
      <w:bookmarkEnd w:id="41"/>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42"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43" w:name="_Ref5800341"/>
      <w:bookmarkStart w:id="44"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43"/>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42"/>
      <w:bookmarkEnd w:id="44"/>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E71147"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45" w:name="_Ref5730337"/>
      <w:bookmarkStart w:id="46"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45"/>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46"/>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pPr>
        <w:suppressLineNumbers/>
        <w:spacing w:line="240" w:lineRule="auto"/>
        <w:rPr>
          <w:rFonts w:cs="Calibri"/>
          <w:szCs w:val="24"/>
        </w:rPr>
        <w:pPrChange w:id="47" w:author="Robbie Parks" w:date="2019-05-05T22:06:00Z">
          <w:pPr>
            <w:suppressLineNumbers/>
            <w:spacing w:line="240" w:lineRule="auto"/>
            <w:jc w:val="left"/>
          </w:pPr>
        </w:pPrChange>
      </w:pPr>
      <w:bookmarkStart w:id="48" w:name="_Ref5807031"/>
      <w:bookmarkStart w:id="49" w:name="_Toc7299683"/>
      <w:bookmarkStart w:id="50"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48"/>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49"/>
      <w:bookmarkEnd w:id="50"/>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E71147"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51" w:name="_Ref5729511"/>
      <w:bookmarkStart w:id="52"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51"/>
      <w:r>
        <w:t>. Alternative</w:t>
      </w:r>
      <w:r w:rsidRPr="00FF7D4B">
        <w:t xml:space="preserve"> national </w:t>
      </w:r>
      <w:r w:rsidR="00BB72D6">
        <w:t xml:space="preserve">temperature </w:t>
      </w:r>
      <w:r w:rsidRPr="00FF7D4B">
        <w:t>model wit</w:t>
      </w:r>
      <w:r>
        <w:t>h piecewise temperature anomaly term.</w:t>
      </w:r>
      <w:bookmarkEnd w:id="52"/>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53" w:name="_Ref5881169"/>
      <w:bookmarkStart w:id="54" w:name="_Toc7299688"/>
      <w:bookmarkStart w:id="55"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53"/>
      <w:bookmarkEnd w:id="54"/>
      <w:bookmarkEnd w:id="55"/>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56" w:name="_Ref5823841"/>
      <w:bookmarkStart w:id="57" w:name="_Toc7299689"/>
      <w:bookmarkStart w:id="58"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56"/>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57"/>
      <w:bookmarkEnd w:id="58"/>
    </w:p>
    <w:p w14:paraId="415072B2" w14:textId="6E274FCA" w:rsidR="00C50012" w:rsidRDefault="00C50012" w:rsidP="00C50012">
      <w:pPr>
        <w:pStyle w:val="Heading3"/>
      </w:pPr>
      <w:bookmarkStart w:id="59" w:name="_Toc7299676"/>
      <w:r>
        <w:t>Hyperparameters</w:t>
      </w:r>
      <w:r w:rsidR="00AF3536">
        <w:t xml:space="preserve"> on precisions of random effects</w:t>
      </w:r>
      <w:bookmarkEnd w:id="59"/>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60" w:name="_Toc7299677"/>
      <w:r>
        <w:lastRenderedPageBreak/>
        <w:t>Subnational m</w:t>
      </w:r>
      <w:r w:rsidRPr="00DF5807">
        <w:t>odel specification</w:t>
      </w:r>
      <w:bookmarkEnd w:id="60"/>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E71147"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61" w:name="_Ref5829385"/>
      <w:bookmarkStart w:id="62"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61"/>
      <w:r>
        <w:t>. Subn</w:t>
      </w:r>
      <w:r w:rsidRPr="002538D3">
        <w:t>ational temperature model</w:t>
      </w:r>
      <w:bookmarkEnd w:id="62"/>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63" w:name="_Toc7299678"/>
      <w:r>
        <w:t>Model fitting</w:t>
      </w:r>
      <w:bookmarkEnd w:id="63"/>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64" w:name="_Toc7299679"/>
      <w:r>
        <w:t>Model fit performance</w:t>
      </w:r>
      <w:bookmarkEnd w:id="64"/>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1A2C92" w:rsidRDefault="00291A9E" w:rsidP="00F33746">
            <w:pPr>
              <w:spacing w:line="240" w:lineRule="auto"/>
              <w:jc w:val="left"/>
              <w:rPr>
                <w:rFonts w:cs="Times New Roman"/>
              </w:rPr>
            </w:pPr>
            <w:bookmarkStart w:id="65" w:name="_Ref5880958"/>
            <w:r w:rsidRPr="001A2C92">
              <w:rPr>
                <w:rFonts w:cs="Times New Roman"/>
              </w:rPr>
              <w:lastRenderedPageBreak/>
              <w:t>Cause</w:t>
            </w:r>
          </w:p>
        </w:tc>
        <w:tc>
          <w:tcPr>
            <w:tcW w:w="1390" w:type="dxa"/>
          </w:tcPr>
          <w:p w14:paraId="2BCE106F"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error</w:t>
            </w:r>
          </w:p>
        </w:tc>
        <w:tc>
          <w:tcPr>
            <w:tcW w:w="1445" w:type="dxa"/>
          </w:tcPr>
          <w:p w14:paraId="1B594D84"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absolute error</w:t>
            </w:r>
          </w:p>
        </w:tc>
        <w:tc>
          <w:tcPr>
            <w:tcW w:w="1984" w:type="dxa"/>
          </w:tcPr>
          <w:p w14:paraId="4BFF769A"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1A2C92" w:rsidRDefault="00764389" w:rsidP="008A23F9">
            <w:pPr>
              <w:spacing w:line="240" w:lineRule="auto"/>
              <w:jc w:val="left"/>
              <w:rPr>
                <w:rFonts w:cs="Times New Roman"/>
                <w:sz w:val="22"/>
              </w:rPr>
            </w:pPr>
            <w:r w:rsidRPr="001A2C92">
              <w:rPr>
                <w:rFonts w:cs="Times New Roman"/>
                <w:sz w:val="22"/>
              </w:rPr>
              <w:t>Average across causes</w:t>
            </w:r>
          </w:p>
        </w:tc>
        <w:tc>
          <w:tcPr>
            <w:tcW w:w="1390" w:type="dxa"/>
          </w:tcPr>
          <w:p w14:paraId="636F87A1" w14:textId="040624C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48B30434" w14:textId="4C3E654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1.93</w:t>
            </w:r>
          </w:p>
        </w:tc>
        <w:tc>
          <w:tcPr>
            <w:tcW w:w="1984" w:type="dxa"/>
          </w:tcPr>
          <w:p w14:paraId="16B51B21" w14:textId="4662A66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1A2C92" w:rsidRDefault="00764389" w:rsidP="008A23F9">
            <w:pPr>
              <w:spacing w:line="240" w:lineRule="auto"/>
              <w:jc w:val="left"/>
              <w:rPr>
                <w:rFonts w:cs="Times New Roman"/>
                <w:sz w:val="22"/>
              </w:rPr>
            </w:pPr>
            <w:r w:rsidRPr="001A2C92">
              <w:rPr>
                <w:rFonts w:cs="Times New Roman"/>
                <w:sz w:val="22"/>
              </w:rPr>
              <w:t>Ischaemic heart disease</w:t>
            </w:r>
          </w:p>
        </w:tc>
        <w:tc>
          <w:tcPr>
            <w:tcW w:w="1390" w:type="dxa"/>
          </w:tcPr>
          <w:p w14:paraId="52B3D5BD" w14:textId="1569FC5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0.29</w:t>
            </w:r>
          </w:p>
        </w:tc>
        <w:tc>
          <w:tcPr>
            <w:tcW w:w="1445" w:type="dxa"/>
          </w:tcPr>
          <w:p w14:paraId="581BA82C" w14:textId="7CEDDB5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4.16</w:t>
            </w:r>
          </w:p>
        </w:tc>
        <w:tc>
          <w:tcPr>
            <w:tcW w:w="1984" w:type="dxa"/>
          </w:tcPr>
          <w:p w14:paraId="380F8B22" w14:textId="76B21E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1A2C92" w:rsidRDefault="00764389" w:rsidP="008A23F9">
            <w:pPr>
              <w:spacing w:line="240" w:lineRule="auto"/>
              <w:jc w:val="left"/>
              <w:rPr>
                <w:rFonts w:cs="Times New Roman"/>
                <w:sz w:val="22"/>
              </w:rPr>
            </w:pPr>
            <w:r w:rsidRPr="001A2C92">
              <w:rPr>
                <w:rFonts w:cs="Times New Roman"/>
                <w:sz w:val="22"/>
              </w:rPr>
              <w:t>Cerebrovascular diseases</w:t>
            </w:r>
          </w:p>
        </w:tc>
        <w:tc>
          <w:tcPr>
            <w:tcW w:w="1390" w:type="dxa"/>
          </w:tcPr>
          <w:p w14:paraId="4C6CD38F" w14:textId="0A8C0DB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05FCFF34" w14:textId="40383E9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2.00</w:t>
            </w:r>
          </w:p>
        </w:tc>
        <w:tc>
          <w:tcPr>
            <w:tcW w:w="1984" w:type="dxa"/>
          </w:tcPr>
          <w:p w14:paraId="55D710BB" w14:textId="647358CE"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1A2C92" w:rsidRDefault="00764389" w:rsidP="008A23F9">
            <w:pPr>
              <w:spacing w:line="240" w:lineRule="auto"/>
              <w:jc w:val="left"/>
              <w:rPr>
                <w:rFonts w:cs="Times New Roman"/>
                <w:sz w:val="22"/>
              </w:rPr>
            </w:pPr>
            <w:r w:rsidRPr="001A2C92">
              <w:rPr>
                <w:rFonts w:cs="Times New Roman"/>
                <w:sz w:val="22"/>
              </w:rPr>
              <w:t>Other cardiovascular diseases</w:t>
            </w:r>
          </w:p>
        </w:tc>
        <w:tc>
          <w:tcPr>
            <w:tcW w:w="1390" w:type="dxa"/>
          </w:tcPr>
          <w:p w14:paraId="21BEC56D" w14:textId="29FF9F0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0.26</w:t>
            </w:r>
          </w:p>
        </w:tc>
        <w:tc>
          <w:tcPr>
            <w:tcW w:w="1445" w:type="dxa"/>
          </w:tcPr>
          <w:p w14:paraId="2EA89A86" w14:textId="7DDFD16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2.85</w:t>
            </w:r>
          </w:p>
        </w:tc>
        <w:tc>
          <w:tcPr>
            <w:tcW w:w="1984" w:type="dxa"/>
          </w:tcPr>
          <w:p w14:paraId="153CDBCD" w14:textId="1C687BF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1A2C92" w:rsidRDefault="00764389" w:rsidP="008A23F9">
            <w:pPr>
              <w:spacing w:line="240" w:lineRule="auto"/>
              <w:jc w:val="left"/>
              <w:rPr>
                <w:rFonts w:cs="Times New Roman"/>
                <w:sz w:val="22"/>
              </w:rPr>
            </w:pPr>
            <w:r w:rsidRPr="001A2C92">
              <w:rPr>
                <w:rFonts w:cs="Times New Roman"/>
                <w:sz w:val="22"/>
              </w:rPr>
              <w:t>Chronic obstructive pulmonary disease</w:t>
            </w:r>
          </w:p>
        </w:tc>
        <w:tc>
          <w:tcPr>
            <w:tcW w:w="1390" w:type="dxa"/>
          </w:tcPr>
          <w:p w14:paraId="499CC96C" w14:textId="2CD3C92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0.31</w:t>
            </w:r>
          </w:p>
        </w:tc>
        <w:tc>
          <w:tcPr>
            <w:tcW w:w="1445" w:type="dxa"/>
          </w:tcPr>
          <w:p w14:paraId="1EE81E1C" w14:textId="4383023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2.32</w:t>
            </w:r>
          </w:p>
        </w:tc>
        <w:tc>
          <w:tcPr>
            <w:tcW w:w="1984" w:type="dxa"/>
          </w:tcPr>
          <w:p w14:paraId="49D7E4E6" w14:textId="65F3874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1A2C92" w:rsidRDefault="00764389" w:rsidP="008A23F9">
            <w:pPr>
              <w:spacing w:line="240" w:lineRule="auto"/>
              <w:jc w:val="left"/>
              <w:rPr>
                <w:rFonts w:cs="Times New Roman"/>
                <w:sz w:val="22"/>
              </w:rPr>
            </w:pPr>
            <w:r w:rsidRPr="001A2C92">
              <w:rPr>
                <w:rFonts w:cs="Times New Roman"/>
                <w:sz w:val="22"/>
              </w:rPr>
              <w:t>Respiratory infections</w:t>
            </w:r>
          </w:p>
        </w:tc>
        <w:tc>
          <w:tcPr>
            <w:tcW w:w="1390" w:type="dxa"/>
          </w:tcPr>
          <w:p w14:paraId="57C57A53" w14:textId="25FB00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4DF29E63" w14:textId="0D7614B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1.25</w:t>
            </w:r>
          </w:p>
        </w:tc>
        <w:tc>
          <w:tcPr>
            <w:tcW w:w="1984" w:type="dxa"/>
          </w:tcPr>
          <w:p w14:paraId="6FB32CCE" w14:textId="44DF391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1A2C92" w:rsidRDefault="00764389" w:rsidP="008A23F9">
            <w:pPr>
              <w:spacing w:line="240" w:lineRule="auto"/>
              <w:jc w:val="left"/>
              <w:rPr>
                <w:rFonts w:cs="Times New Roman"/>
                <w:sz w:val="22"/>
              </w:rPr>
            </w:pPr>
            <w:r w:rsidRPr="001A2C92">
              <w:rPr>
                <w:rFonts w:cs="Times New Roman"/>
                <w:sz w:val="22"/>
              </w:rPr>
              <w:t>Other respiratory diseases</w:t>
            </w:r>
          </w:p>
        </w:tc>
        <w:tc>
          <w:tcPr>
            <w:tcW w:w="1390" w:type="dxa"/>
          </w:tcPr>
          <w:p w14:paraId="0306A6BF" w14:textId="32AEE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3137AE0D" w14:textId="1D1B71A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1.27</w:t>
            </w:r>
          </w:p>
        </w:tc>
        <w:tc>
          <w:tcPr>
            <w:tcW w:w="1984" w:type="dxa"/>
          </w:tcPr>
          <w:p w14:paraId="401CF933" w14:textId="7D44A92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1A2C92" w:rsidRDefault="00764389" w:rsidP="008A23F9">
            <w:pPr>
              <w:spacing w:line="240" w:lineRule="auto"/>
              <w:jc w:val="left"/>
              <w:rPr>
                <w:rFonts w:cs="Times New Roman"/>
                <w:sz w:val="22"/>
              </w:rPr>
            </w:pPr>
            <w:r w:rsidRPr="001A2C92">
              <w:rPr>
                <w:rFonts w:cs="Times New Roman"/>
                <w:sz w:val="22"/>
              </w:rPr>
              <w:t>Cancers</w:t>
            </w:r>
          </w:p>
        </w:tc>
        <w:tc>
          <w:tcPr>
            <w:tcW w:w="1390" w:type="dxa"/>
          </w:tcPr>
          <w:p w14:paraId="3F9C9B80" w14:textId="535185C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76065B88" w14:textId="21B4D0E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5.23</w:t>
            </w:r>
          </w:p>
        </w:tc>
        <w:tc>
          <w:tcPr>
            <w:tcW w:w="1984" w:type="dxa"/>
          </w:tcPr>
          <w:p w14:paraId="6CF26F08" w14:textId="24BA3E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1A2C92" w:rsidRDefault="00764389" w:rsidP="008A23F9">
            <w:pPr>
              <w:spacing w:line="240" w:lineRule="auto"/>
              <w:jc w:val="left"/>
              <w:rPr>
                <w:rFonts w:cs="Times New Roman"/>
                <w:sz w:val="22"/>
              </w:rPr>
            </w:pPr>
            <w:r w:rsidRPr="001A2C92">
              <w:rPr>
                <w:rFonts w:cs="Times New Roman"/>
                <w:sz w:val="22"/>
              </w:rPr>
              <w:t>Transport</w:t>
            </w:r>
          </w:p>
        </w:tc>
        <w:tc>
          <w:tcPr>
            <w:tcW w:w="1390" w:type="dxa"/>
          </w:tcPr>
          <w:p w14:paraId="16C46E0B" w14:textId="226E36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8BE619C" w14:textId="3B4CA8D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0.97</w:t>
            </w:r>
          </w:p>
        </w:tc>
        <w:tc>
          <w:tcPr>
            <w:tcW w:w="1984" w:type="dxa"/>
          </w:tcPr>
          <w:p w14:paraId="0AB34756" w14:textId="4E8D091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1A2C92" w:rsidRDefault="00764389" w:rsidP="008A23F9">
            <w:pPr>
              <w:spacing w:line="240" w:lineRule="auto"/>
              <w:jc w:val="left"/>
              <w:rPr>
                <w:rFonts w:cs="Times New Roman"/>
                <w:sz w:val="22"/>
              </w:rPr>
            </w:pPr>
            <w:r w:rsidRPr="001A2C92">
              <w:rPr>
                <w:rFonts w:cs="Times New Roman"/>
                <w:sz w:val="22"/>
              </w:rPr>
              <w:t>Falls</w:t>
            </w:r>
          </w:p>
        </w:tc>
        <w:tc>
          <w:tcPr>
            <w:tcW w:w="1390" w:type="dxa"/>
          </w:tcPr>
          <w:p w14:paraId="1D5876C8" w14:textId="0DFA1BD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65D1A375" w14:textId="082F58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0.85</w:t>
            </w:r>
          </w:p>
        </w:tc>
        <w:tc>
          <w:tcPr>
            <w:tcW w:w="1984" w:type="dxa"/>
          </w:tcPr>
          <w:p w14:paraId="3678A050" w14:textId="12CA70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1A2C92" w:rsidRDefault="00764389" w:rsidP="008A23F9">
            <w:pPr>
              <w:spacing w:line="240" w:lineRule="auto"/>
              <w:jc w:val="left"/>
              <w:rPr>
                <w:rFonts w:cs="Times New Roman"/>
                <w:sz w:val="22"/>
              </w:rPr>
            </w:pPr>
            <w:r w:rsidRPr="001A2C92">
              <w:rPr>
                <w:rFonts w:cs="Times New Roman"/>
                <w:sz w:val="22"/>
              </w:rPr>
              <w:t>Drownings</w:t>
            </w:r>
          </w:p>
        </w:tc>
        <w:tc>
          <w:tcPr>
            <w:tcW w:w="1390" w:type="dxa"/>
          </w:tcPr>
          <w:p w14:paraId="54961D2D" w14:textId="501CF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0.34</w:t>
            </w:r>
          </w:p>
        </w:tc>
        <w:tc>
          <w:tcPr>
            <w:tcW w:w="1445" w:type="dxa"/>
          </w:tcPr>
          <w:p w14:paraId="1DEA24DC" w14:textId="5378853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0.38</w:t>
            </w:r>
          </w:p>
        </w:tc>
        <w:tc>
          <w:tcPr>
            <w:tcW w:w="1984" w:type="dxa"/>
          </w:tcPr>
          <w:p w14:paraId="3A94D9C6" w14:textId="4C401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1A2C92" w:rsidRDefault="00764389" w:rsidP="008A23F9">
            <w:pPr>
              <w:spacing w:line="240" w:lineRule="auto"/>
              <w:jc w:val="left"/>
              <w:rPr>
                <w:rFonts w:cs="Times New Roman"/>
                <w:sz w:val="22"/>
              </w:rPr>
            </w:pPr>
            <w:r w:rsidRPr="001A2C92">
              <w:rPr>
                <w:rFonts w:cs="Times New Roman"/>
                <w:sz w:val="22"/>
              </w:rPr>
              <w:t>Other unintentional injuries</w:t>
            </w:r>
          </w:p>
        </w:tc>
        <w:tc>
          <w:tcPr>
            <w:tcW w:w="1390" w:type="dxa"/>
          </w:tcPr>
          <w:p w14:paraId="429CF00B" w14:textId="68C60EA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0.45</w:t>
            </w:r>
          </w:p>
        </w:tc>
        <w:tc>
          <w:tcPr>
            <w:tcW w:w="1445" w:type="dxa"/>
          </w:tcPr>
          <w:p w14:paraId="19B19CBB" w14:textId="1D06D5E3"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0.62</w:t>
            </w:r>
          </w:p>
        </w:tc>
        <w:tc>
          <w:tcPr>
            <w:tcW w:w="1984" w:type="dxa"/>
          </w:tcPr>
          <w:p w14:paraId="4DD67764" w14:textId="2A50A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1A2C92" w:rsidRDefault="00764389" w:rsidP="008A23F9">
            <w:pPr>
              <w:spacing w:line="240" w:lineRule="auto"/>
              <w:jc w:val="left"/>
              <w:rPr>
                <w:rFonts w:cs="Times New Roman"/>
                <w:sz w:val="22"/>
              </w:rPr>
            </w:pPr>
            <w:r w:rsidRPr="001A2C92">
              <w:rPr>
                <w:rFonts w:cs="Times New Roman"/>
                <w:sz w:val="22"/>
              </w:rPr>
              <w:t>Assault</w:t>
            </w:r>
          </w:p>
        </w:tc>
        <w:tc>
          <w:tcPr>
            <w:tcW w:w="1390" w:type="dxa"/>
          </w:tcPr>
          <w:p w14:paraId="73AD6F50" w14:textId="1F037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0.40</w:t>
            </w:r>
          </w:p>
        </w:tc>
        <w:tc>
          <w:tcPr>
            <w:tcW w:w="1445" w:type="dxa"/>
          </w:tcPr>
          <w:p w14:paraId="5F9440FA" w14:textId="42DB655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0.50</w:t>
            </w:r>
          </w:p>
        </w:tc>
        <w:tc>
          <w:tcPr>
            <w:tcW w:w="1984" w:type="dxa"/>
          </w:tcPr>
          <w:p w14:paraId="558DACD5" w14:textId="379EC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1A2C92" w:rsidRDefault="00B2072A" w:rsidP="008A23F9">
            <w:pPr>
              <w:spacing w:line="240" w:lineRule="auto"/>
              <w:jc w:val="left"/>
              <w:rPr>
                <w:rFonts w:cs="Times New Roman"/>
                <w:sz w:val="22"/>
              </w:rPr>
            </w:pPr>
            <w:r w:rsidRPr="001A2C92">
              <w:rPr>
                <w:rFonts w:cs="Times New Roman"/>
                <w:sz w:val="22"/>
              </w:rPr>
              <w:t>Suicide</w:t>
            </w:r>
          </w:p>
        </w:tc>
        <w:tc>
          <w:tcPr>
            <w:tcW w:w="1390" w:type="dxa"/>
          </w:tcPr>
          <w:p w14:paraId="1A55E325" w14:textId="3A27DFB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6BF7BA69" w14:textId="014B776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1.05</w:t>
            </w:r>
          </w:p>
        </w:tc>
        <w:tc>
          <w:tcPr>
            <w:tcW w:w="1984" w:type="dxa"/>
          </w:tcPr>
          <w:p w14:paraId="19B74249" w14:textId="3EEF479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1A2C92" w:rsidRDefault="00764389" w:rsidP="008A23F9">
            <w:pPr>
              <w:spacing w:line="240" w:lineRule="auto"/>
              <w:jc w:val="left"/>
              <w:rPr>
                <w:rFonts w:cs="Times New Roman"/>
                <w:sz w:val="22"/>
              </w:rPr>
            </w:pPr>
            <w:r w:rsidRPr="001A2C92">
              <w:rPr>
                <w:rFonts w:cs="Times New Roman"/>
                <w:sz w:val="22"/>
              </w:rPr>
              <w:t>Causes other than cancers, cardiorespiratory diseases and injuries</w:t>
            </w:r>
          </w:p>
        </w:tc>
        <w:tc>
          <w:tcPr>
            <w:tcW w:w="1390" w:type="dxa"/>
          </w:tcPr>
          <w:p w14:paraId="14E0AE7A" w14:textId="42A4CF8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A92425C" w14:textId="6022857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3.53</w:t>
            </w:r>
          </w:p>
        </w:tc>
        <w:tc>
          <w:tcPr>
            <w:tcW w:w="1984" w:type="dxa"/>
          </w:tcPr>
          <w:p w14:paraId="28087434" w14:textId="2C2E6F4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66" w:name="_Ref7691146"/>
      <w:bookmarkStart w:id="67" w:name="_Toc7299690"/>
      <w:bookmarkStart w:id="68"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65"/>
      <w:bookmarkEnd w:id="66"/>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67"/>
      <w:bookmarkEnd w:id="68"/>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69" w:name="_Toc7299684"/>
      <w:bookmarkStart w:id="70"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E71147" w:rsidRPr="00AC2AD1" w:rsidRDefault="00E71147" w:rsidP="00006948">
                            <w:pPr>
                              <w:suppressLineNumbers/>
                              <w:spacing w:line="240" w:lineRule="auto"/>
                              <w:rPr>
                                <w:rFonts w:cs="Calibri"/>
                                <w:noProof/>
                              </w:rPr>
                            </w:pPr>
                            <w:bookmarkStart w:id="71"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Pr>
                                <w:b/>
                                <w:noProof/>
                              </w:rPr>
                              <w:t>3</w:t>
                            </w:r>
                            <w:r w:rsidRPr="00F203BF">
                              <w:rPr>
                                <w:b/>
                              </w:rPr>
                              <w:fldChar w:fldCharType="end"/>
                            </w:r>
                            <w:r>
                              <w:t>. Raw cardiorespiratory monthly death rates fit against fitted cardiorespiratory death rates for males aged 65 to 74 years, across all months in 1980-2016.</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E71147" w:rsidRPr="00AC2AD1" w:rsidRDefault="00E71147" w:rsidP="00006948">
                      <w:pPr>
                        <w:suppressLineNumbers/>
                        <w:spacing w:line="240" w:lineRule="auto"/>
                        <w:rPr>
                          <w:rFonts w:cs="Calibri"/>
                          <w:noProof/>
                        </w:rPr>
                      </w:pPr>
                      <w:bookmarkStart w:id="72"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Pr>
                          <w:b/>
                          <w:noProof/>
                        </w:rPr>
                        <w:t>3</w:t>
                      </w:r>
                      <w:r w:rsidRPr="00F203BF">
                        <w:rPr>
                          <w:b/>
                        </w:rPr>
                        <w:fldChar w:fldCharType="end"/>
                      </w:r>
                      <w:r>
                        <w:t>. Raw cardiorespiratory monthly death rates fit against fitted cardiorespiratory death rates for males aged 65 to 74 years, across all months in 1980-2016.</w:t>
                      </w:r>
                      <w:bookmarkEnd w:id="72"/>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9"/>
      <w:bookmarkEnd w:id="70"/>
      <w:r w:rsidR="00291A9E">
        <w:rPr>
          <w:rFonts w:cs="Calibri"/>
          <w:szCs w:val="24"/>
        </w:rPr>
        <w:t xml:space="preserve"> </w:t>
      </w:r>
    </w:p>
    <w:p w14:paraId="7D082E5B" w14:textId="43C83607" w:rsidR="003E60E5" w:rsidRDefault="003E60E5" w:rsidP="003E60E5">
      <w:pPr>
        <w:pStyle w:val="Heading2"/>
      </w:pPr>
      <w:bookmarkStart w:id="73" w:name="_Toc7299680"/>
      <w:r>
        <w:lastRenderedPageBreak/>
        <w:t xml:space="preserve">Excess risk and </w:t>
      </w:r>
      <w:r w:rsidR="007F3A1D">
        <w:t>uncertainty</w:t>
      </w:r>
      <w:bookmarkEnd w:id="73"/>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74" w:name="_Ref5880299"/>
      <w:bookmarkStart w:id="75"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74"/>
      <w:r>
        <w:t>. Excess risk calculation using anomalous temperature parameters from national temperature model.</w:t>
      </w:r>
      <w:bookmarkEnd w:id="75"/>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77777777" w:rsidR="00636F5B"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412A6251" w14:textId="73E19774" w:rsidR="00DB7D32" w:rsidRPr="00DB2DBC" w:rsidRDefault="00636F5B" w:rsidP="00636F5B">
      <w:pPr>
        <w:pStyle w:val="Heading2"/>
        <w:rPr>
          <w:szCs w:val="24"/>
        </w:rPr>
      </w:pPr>
      <w:r>
        <w:t>Summary</w:t>
      </w:r>
      <w:r w:rsidR="00DB7D32" w:rsidRPr="00DB2DBC">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5-05T19:27:00Z" w:initials="RP">
    <w:p w14:paraId="3EE1E258" w14:textId="481B23A2" w:rsidR="00E71147" w:rsidRDefault="00E71147">
      <w:pPr>
        <w:pStyle w:val="CommentText"/>
      </w:pPr>
      <w:r>
        <w:rPr>
          <w:rStyle w:val="CommentReference"/>
        </w:rPr>
        <w:annotationRef/>
      </w:r>
      <w:r>
        <w:t>Majid has comments that need to be sorted after speaking to James</w:t>
      </w:r>
    </w:p>
  </w:comment>
  <w:comment w:id="35" w:author="Robbie Parks" w:date="2019-05-08T11:19:00Z" w:initials="RP">
    <w:p w14:paraId="41076309" w14:textId="0E79D71F" w:rsidR="00565F67" w:rsidRDefault="00565F67">
      <w:pPr>
        <w:pStyle w:val="CommentText"/>
      </w:pPr>
      <w:r>
        <w:rPr>
          <w:rStyle w:val="CommentReference"/>
        </w:rPr>
        <w:annotationRef/>
      </w:r>
      <w:r w:rsidR="00540F81">
        <w:rPr>
          <w:noProof/>
        </w:rPr>
        <w:t>R</w:t>
      </w:r>
      <w:r w:rsidR="00540F81">
        <w:rPr>
          <w:noProof/>
        </w:rPr>
        <w:t>e</w:t>
      </w:r>
      <w:r w:rsidR="00540F81">
        <w:rPr>
          <w:noProof/>
        </w:rPr>
        <w:t>p</w:t>
      </w:r>
      <w:r w:rsidR="00540F81">
        <w:rPr>
          <w:noProof/>
        </w:rPr>
        <w:t>lac</w:t>
      </w:r>
      <w:r w:rsidR="00540F81">
        <w:rPr>
          <w:noProof/>
        </w:rPr>
        <w:t xml:space="preserve">e </w:t>
      </w:r>
      <w:r w:rsidR="00540F81">
        <w:rPr>
          <w:noProof/>
        </w:rPr>
        <w:t>wi</w:t>
      </w:r>
      <w:r w:rsidR="00540F81">
        <w:rPr>
          <w:noProof/>
        </w:rPr>
        <w:t>th</w:t>
      </w:r>
      <w:r w:rsidR="00540F81">
        <w:rPr>
          <w:noProof/>
        </w:rPr>
        <w:t xml:space="preserve"> </w:t>
      </w:r>
      <w:r w:rsidR="00540F81">
        <w:rPr>
          <w:noProof/>
        </w:rPr>
        <w:t>s</w:t>
      </w:r>
      <w:r w:rsidR="00540F81">
        <w:rPr>
          <w:noProof/>
        </w:rPr>
        <w:t>t</w:t>
      </w:r>
      <w:r w:rsidR="00540F81">
        <w:rPr>
          <w:noProof/>
        </w:rPr>
        <w:t>at</w:t>
      </w:r>
      <w:r w:rsidR="00540F81">
        <w:rPr>
          <w:noProof/>
        </w:rPr>
        <w:t>e-</w:t>
      </w:r>
      <w:r w:rsidR="00540F81">
        <w:rPr>
          <w:noProof/>
        </w:rPr>
        <w:t>tim</w:t>
      </w:r>
      <w:r w:rsidR="00540F81">
        <w:rPr>
          <w:noProof/>
        </w:rPr>
        <w: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E1E258" w15:done="0"/>
  <w15:commentEx w15:paraId="41076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E1E258" w16cid:durableId="2079B795"/>
  <w16cid:commentId w16cid:paraId="41076309" w16cid:durableId="207D39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205674" w14:textId="77777777" w:rsidR="00540F81" w:rsidRDefault="00540F81">
      <w:pPr>
        <w:spacing w:after="0" w:line="240" w:lineRule="auto"/>
      </w:pPr>
      <w:r>
        <w:separator/>
      </w:r>
    </w:p>
    <w:p w14:paraId="4EA169F2" w14:textId="77777777" w:rsidR="00540F81" w:rsidRDefault="00540F81"/>
  </w:endnote>
  <w:endnote w:type="continuationSeparator" w:id="0">
    <w:p w14:paraId="04141D5A" w14:textId="77777777" w:rsidR="00540F81" w:rsidRDefault="00540F81">
      <w:pPr>
        <w:spacing w:after="0" w:line="240" w:lineRule="auto"/>
      </w:pPr>
      <w:r>
        <w:continuationSeparator/>
      </w:r>
    </w:p>
    <w:p w14:paraId="12B6AA1D" w14:textId="77777777" w:rsidR="00540F81" w:rsidRDefault="00540F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E71147" w:rsidRDefault="00E7114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71147" w:rsidRDefault="00E71147" w:rsidP="00E95DD2">
    <w:pPr>
      <w:pStyle w:val="Footer"/>
      <w:ind w:right="360"/>
    </w:pPr>
  </w:p>
  <w:p w14:paraId="73395710" w14:textId="77777777" w:rsidR="00E71147" w:rsidRDefault="00E7114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E71147" w:rsidRDefault="00E7114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E71147" w:rsidRDefault="00E71147" w:rsidP="00E95DD2">
    <w:pPr>
      <w:pStyle w:val="Footer"/>
      <w:ind w:right="360"/>
    </w:pPr>
  </w:p>
  <w:p w14:paraId="5F428387" w14:textId="77777777" w:rsidR="00E71147" w:rsidRDefault="00E711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DC4A22" w14:textId="77777777" w:rsidR="00540F81" w:rsidRDefault="00540F81">
      <w:pPr>
        <w:spacing w:after="0" w:line="240" w:lineRule="auto"/>
      </w:pPr>
      <w:r>
        <w:separator/>
      </w:r>
    </w:p>
    <w:p w14:paraId="6514DED4" w14:textId="77777777" w:rsidR="00540F81" w:rsidRDefault="00540F81"/>
  </w:footnote>
  <w:footnote w:type="continuationSeparator" w:id="0">
    <w:p w14:paraId="0477F0B2" w14:textId="77777777" w:rsidR="00540F81" w:rsidRDefault="00540F81">
      <w:pPr>
        <w:spacing w:after="0" w:line="240" w:lineRule="auto"/>
      </w:pPr>
      <w:r>
        <w:continuationSeparator/>
      </w:r>
    </w:p>
    <w:p w14:paraId="08598F3F" w14:textId="77777777" w:rsidR="00540F81" w:rsidRDefault="00540F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353"/>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002E"/>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AB4B4B9-184F-2A4A-930C-3E8553E8E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15973</Words>
  <Characters>91366</Characters>
  <Application>Microsoft Office Word</Application>
  <DocSecurity>0</DocSecurity>
  <Lines>2030</Lines>
  <Paragraphs>1062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2019-05-02T11:24:00Z</cp:lastPrinted>
  <dcterms:created xsi:type="dcterms:W3CDTF">2019-05-08T23:30:00Z</dcterms:created>
  <dcterms:modified xsi:type="dcterms:W3CDTF">2019-05-08T23:30:00Z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