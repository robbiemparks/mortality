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FC52D4" w14:textId="09C2A806"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Thesis Parks requested amendments Paolo Vineis</w:t>
      </w:r>
      <w:r w:rsidR="000C291B" w:rsidRPr="00C05AF1">
        <w:rPr>
          <w:rFonts w:ascii="Times New Roman" w:hAnsi="Times New Roman" w:cs="Times New Roman"/>
          <w:b/>
          <w:sz w:val="24"/>
          <w:szCs w:val="24"/>
        </w:rPr>
        <w:t xml:space="preserve"> and Ben Armstrong</w:t>
      </w:r>
    </w:p>
    <w:p w14:paraId="1661B196" w14:textId="2A64AAC8" w:rsidR="00B941C9"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26</w:t>
      </w:r>
      <w:r w:rsidR="00B941C9" w:rsidRPr="00C05AF1">
        <w:rPr>
          <w:rFonts w:ascii="Times New Roman" w:hAnsi="Times New Roman" w:cs="Times New Roman"/>
          <w:b/>
          <w:sz w:val="24"/>
          <w:szCs w:val="24"/>
        </w:rPr>
        <w:t xml:space="preserve"> July 2019</w:t>
      </w:r>
    </w:p>
    <w:p w14:paraId="3CE68B4E" w14:textId="77777777"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General comment</w:t>
      </w:r>
    </w:p>
    <w:p w14:paraId="737AF192" w14:textId="175F6299"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The thesis is a valuable and original contribution to the literature but shows some weaknesses in epidemiological methods and in biological interpretation.</w:t>
      </w:r>
    </w:p>
    <w:p w14:paraId="560CB746" w14:textId="53AB9A85" w:rsidR="004E6A39" w:rsidRPr="00C05AF1" w:rsidRDefault="004E6201" w:rsidP="007B1119">
      <w:pPr>
        <w:jc w:val="both"/>
        <w:rPr>
          <w:rFonts w:ascii="Times New Roman" w:hAnsi="Times New Roman" w:cs="Times New Roman"/>
          <w:sz w:val="24"/>
          <w:szCs w:val="24"/>
        </w:rPr>
      </w:pPr>
      <w:r w:rsidRPr="00C05AF1">
        <w:rPr>
          <w:rFonts w:ascii="Times New Roman" w:hAnsi="Times New Roman" w:cs="Times New Roman"/>
          <w:sz w:val="24"/>
          <w:szCs w:val="24"/>
        </w:rPr>
        <w:t>I t</w:t>
      </w:r>
      <w:r w:rsidR="004E1B3B" w:rsidRPr="00C05AF1">
        <w:rPr>
          <w:rFonts w:ascii="Times New Roman" w:hAnsi="Times New Roman" w:cs="Times New Roman"/>
          <w:sz w:val="24"/>
          <w:szCs w:val="24"/>
        </w:rPr>
        <w:t xml:space="preserve">hank </w:t>
      </w:r>
      <w:r w:rsidR="00DA49A6" w:rsidRPr="00C05AF1">
        <w:rPr>
          <w:rFonts w:ascii="Times New Roman" w:hAnsi="Times New Roman" w:cs="Times New Roman"/>
          <w:sz w:val="24"/>
          <w:szCs w:val="24"/>
        </w:rPr>
        <w:t>the examiners</w:t>
      </w:r>
      <w:r w:rsidR="004E1B3B" w:rsidRPr="00C05AF1">
        <w:rPr>
          <w:rFonts w:ascii="Times New Roman" w:hAnsi="Times New Roman" w:cs="Times New Roman"/>
          <w:sz w:val="24"/>
          <w:szCs w:val="24"/>
        </w:rPr>
        <w:t xml:space="preserve"> for the</w:t>
      </w:r>
      <w:r w:rsidR="006555FA" w:rsidRPr="00C05AF1">
        <w:rPr>
          <w:rFonts w:ascii="Times New Roman" w:hAnsi="Times New Roman" w:cs="Times New Roman"/>
          <w:sz w:val="24"/>
          <w:szCs w:val="24"/>
        </w:rPr>
        <w:t>ir</w:t>
      </w:r>
      <w:r w:rsidR="004E1B3B" w:rsidRPr="00C05AF1">
        <w:rPr>
          <w:rFonts w:ascii="Times New Roman" w:hAnsi="Times New Roman" w:cs="Times New Roman"/>
          <w:sz w:val="24"/>
          <w:szCs w:val="24"/>
        </w:rPr>
        <w:t xml:space="preserve"> </w:t>
      </w:r>
      <w:r w:rsidR="00910654">
        <w:rPr>
          <w:rFonts w:ascii="Times New Roman" w:hAnsi="Times New Roman" w:cs="Times New Roman"/>
          <w:sz w:val="24"/>
          <w:szCs w:val="24"/>
        </w:rPr>
        <w:t>insightful</w:t>
      </w:r>
      <w:r w:rsidR="007C3BA2" w:rsidRPr="00C05AF1">
        <w:rPr>
          <w:rFonts w:ascii="Times New Roman" w:hAnsi="Times New Roman" w:cs="Times New Roman"/>
          <w:sz w:val="24"/>
          <w:szCs w:val="24"/>
        </w:rPr>
        <w:t xml:space="preserve"> </w:t>
      </w:r>
      <w:del w:id="0" w:author="Ezzati, Majid" w:date="2019-08-11T11:33:00Z">
        <w:r w:rsidR="007C3BA2" w:rsidRPr="00C05AF1" w:rsidDel="00021071">
          <w:rPr>
            <w:rFonts w:ascii="Times New Roman" w:hAnsi="Times New Roman" w:cs="Times New Roman"/>
            <w:sz w:val="24"/>
            <w:szCs w:val="24"/>
          </w:rPr>
          <w:delText>and</w:delText>
        </w:r>
        <w:r w:rsidR="00255182" w:rsidRPr="00C05AF1" w:rsidDel="00021071">
          <w:rPr>
            <w:rFonts w:ascii="Times New Roman" w:hAnsi="Times New Roman" w:cs="Times New Roman"/>
            <w:sz w:val="24"/>
            <w:szCs w:val="24"/>
          </w:rPr>
          <w:delText xml:space="preserve"> </w:delText>
        </w:r>
        <w:r w:rsidR="00910654" w:rsidDel="00021071">
          <w:rPr>
            <w:rFonts w:ascii="Times New Roman" w:hAnsi="Times New Roman" w:cs="Times New Roman"/>
            <w:sz w:val="24"/>
            <w:szCs w:val="24"/>
          </w:rPr>
          <w:delText>useful</w:delText>
        </w:r>
        <w:r w:rsidR="007C3BA2" w:rsidRPr="00C05AF1" w:rsidDel="00021071">
          <w:rPr>
            <w:rFonts w:ascii="Times New Roman" w:hAnsi="Times New Roman" w:cs="Times New Roman"/>
            <w:sz w:val="24"/>
            <w:szCs w:val="24"/>
          </w:rPr>
          <w:delText xml:space="preserve"> </w:delText>
        </w:r>
      </w:del>
      <w:r w:rsidR="004E1B3B" w:rsidRPr="00C05AF1">
        <w:rPr>
          <w:rFonts w:ascii="Times New Roman" w:hAnsi="Times New Roman" w:cs="Times New Roman"/>
          <w:sz w:val="24"/>
          <w:szCs w:val="24"/>
        </w:rPr>
        <w:t xml:space="preserve">comments. </w:t>
      </w:r>
      <w:r w:rsidR="009A1476" w:rsidRPr="00C05AF1">
        <w:rPr>
          <w:rFonts w:ascii="Times New Roman" w:hAnsi="Times New Roman" w:cs="Times New Roman"/>
          <w:sz w:val="24"/>
          <w:szCs w:val="24"/>
        </w:rPr>
        <w:t>The main aim of my thesis was to</w:t>
      </w:r>
      <w:r w:rsidR="00283EF5" w:rsidRPr="00C05AF1">
        <w:rPr>
          <w:rFonts w:ascii="Times New Roman" w:hAnsi="Times New Roman" w:cs="Times New Roman"/>
          <w:sz w:val="24"/>
          <w:szCs w:val="24"/>
        </w:rPr>
        <w:t xml:space="preserve"> create a statistical </w:t>
      </w:r>
      <w:del w:id="1" w:author="Ezzati, Majid" w:date="2019-08-11T11:34:00Z">
        <w:r w:rsidR="00283EF5" w:rsidRPr="00C05AF1" w:rsidDel="00021071">
          <w:rPr>
            <w:rFonts w:ascii="Times New Roman" w:hAnsi="Times New Roman" w:cs="Times New Roman"/>
            <w:sz w:val="24"/>
            <w:szCs w:val="24"/>
          </w:rPr>
          <w:delText>analysis</w:delText>
        </w:r>
        <w:r w:rsidR="009A1476" w:rsidRPr="00C05AF1" w:rsidDel="00021071">
          <w:rPr>
            <w:rFonts w:ascii="Times New Roman" w:hAnsi="Times New Roman" w:cs="Times New Roman"/>
            <w:sz w:val="24"/>
            <w:szCs w:val="24"/>
          </w:rPr>
          <w:delText xml:space="preserve"> </w:delText>
        </w:r>
        <w:r w:rsidR="00F118CC" w:rsidRPr="00C05AF1" w:rsidDel="00021071">
          <w:rPr>
            <w:rFonts w:ascii="Times New Roman" w:hAnsi="Times New Roman" w:cs="Times New Roman"/>
            <w:sz w:val="24"/>
            <w:szCs w:val="24"/>
          </w:rPr>
          <w:delText>capable of</w:delText>
        </w:r>
      </w:del>
      <w:ins w:id="2" w:author="Ezzati, Majid" w:date="2019-08-11T11:34:00Z">
        <w:r w:rsidR="00021071">
          <w:rPr>
            <w:rFonts w:ascii="Times New Roman" w:hAnsi="Times New Roman" w:cs="Times New Roman"/>
            <w:sz w:val="24"/>
            <w:szCs w:val="24"/>
          </w:rPr>
          <w:t>framework for</w:t>
        </w:r>
      </w:ins>
      <w:r w:rsidR="00F118CC" w:rsidRPr="00C05AF1">
        <w:rPr>
          <w:rFonts w:ascii="Times New Roman" w:hAnsi="Times New Roman" w:cs="Times New Roman"/>
          <w:sz w:val="24"/>
          <w:szCs w:val="24"/>
        </w:rPr>
        <w:t xml:space="preserve"> </w:t>
      </w:r>
      <w:r w:rsidR="000D7322" w:rsidRPr="00C05AF1">
        <w:rPr>
          <w:rFonts w:ascii="Times New Roman" w:hAnsi="Times New Roman" w:cs="Times New Roman"/>
          <w:sz w:val="24"/>
          <w:szCs w:val="24"/>
        </w:rPr>
        <w:t>examin</w:t>
      </w:r>
      <w:r w:rsidR="00F118CC" w:rsidRPr="00C05AF1">
        <w:rPr>
          <w:rFonts w:ascii="Times New Roman" w:hAnsi="Times New Roman" w:cs="Times New Roman"/>
          <w:sz w:val="24"/>
          <w:szCs w:val="24"/>
        </w:rPr>
        <w:t>ing</w:t>
      </w:r>
      <w:r w:rsidR="000D7322" w:rsidRPr="00C05AF1">
        <w:rPr>
          <w:rFonts w:ascii="Times New Roman" w:hAnsi="Times New Roman" w:cs="Times New Roman"/>
          <w:sz w:val="24"/>
          <w:szCs w:val="24"/>
        </w:rPr>
        <w:t xml:space="preserve"> </w:t>
      </w:r>
      <w:r w:rsidR="00BB2BDD" w:rsidRPr="00C05AF1">
        <w:rPr>
          <w:rFonts w:ascii="Times New Roman" w:hAnsi="Times New Roman" w:cs="Times New Roman"/>
          <w:sz w:val="24"/>
          <w:szCs w:val="24"/>
        </w:rPr>
        <w:t xml:space="preserve">the </w:t>
      </w:r>
      <w:r w:rsidR="007B7855">
        <w:rPr>
          <w:rFonts w:ascii="Times New Roman" w:hAnsi="Times New Roman" w:cs="Times New Roman"/>
          <w:sz w:val="24"/>
          <w:szCs w:val="24"/>
        </w:rPr>
        <w:t>d</w:t>
      </w:r>
      <w:r w:rsidR="00F1403D">
        <w:rPr>
          <w:rFonts w:ascii="Times New Roman" w:hAnsi="Times New Roman" w:cs="Times New Roman"/>
          <w:sz w:val="24"/>
          <w:szCs w:val="24"/>
        </w:rPr>
        <w:t>yn</w:t>
      </w:r>
      <w:r w:rsidR="007B7855">
        <w:rPr>
          <w:rFonts w:ascii="Times New Roman" w:hAnsi="Times New Roman" w:cs="Times New Roman"/>
          <w:sz w:val="24"/>
          <w:szCs w:val="24"/>
        </w:rPr>
        <w:t>amics</w:t>
      </w:r>
      <w:r w:rsidR="00BB2BDD" w:rsidRPr="00C05AF1">
        <w:rPr>
          <w:rFonts w:ascii="Times New Roman" w:hAnsi="Times New Roman" w:cs="Times New Roman"/>
          <w:sz w:val="24"/>
          <w:szCs w:val="24"/>
        </w:rPr>
        <w:t xml:space="preserve"> of</w:t>
      </w:r>
      <w:r w:rsidR="009A1476" w:rsidRPr="00C05AF1">
        <w:rPr>
          <w:rFonts w:ascii="Times New Roman" w:hAnsi="Times New Roman" w:cs="Times New Roman"/>
          <w:sz w:val="24"/>
          <w:szCs w:val="24"/>
        </w:rPr>
        <w:t xml:space="preserve"> seasonal mortality</w:t>
      </w:r>
      <w:r w:rsidR="00060A7A">
        <w:rPr>
          <w:rFonts w:ascii="Times New Roman" w:hAnsi="Times New Roman" w:cs="Times New Roman"/>
          <w:sz w:val="24"/>
          <w:szCs w:val="24"/>
        </w:rPr>
        <w:t>,</w:t>
      </w:r>
      <w:r w:rsidR="009276C6" w:rsidRPr="00C05AF1">
        <w:rPr>
          <w:rFonts w:ascii="Times New Roman" w:hAnsi="Times New Roman" w:cs="Times New Roman"/>
          <w:sz w:val="24"/>
          <w:szCs w:val="24"/>
        </w:rPr>
        <w:t xml:space="preserve"> </w:t>
      </w:r>
      <w:r w:rsidR="00157951" w:rsidRPr="00C05AF1">
        <w:rPr>
          <w:rFonts w:ascii="Times New Roman" w:hAnsi="Times New Roman" w:cs="Times New Roman"/>
          <w:sz w:val="24"/>
          <w:szCs w:val="24"/>
        </w:rPr>
        <w:t xml:space="preserve">and </w:t>
      </w:r>
      <w:r w:rsidR="009276C6" w:rsidRPr="00C05AF1">
        <w:rPr>
          <w:rFonts w:ascii="Times New Roman" w:hAnsi="Times New Roman" w:cs="Times New Roman"/>
          <w:sz w:val="24"/>
          <w:szCs w:val="24"/>
        </w:rPr>
        <w:t xml:space="preserve">how seasonal anomalous temperature </w:t>
      </w:r>
      <w:r w:rsidR="00B97603">
        <w:rPr>
          <w:rFonts w:ascii="Times New Roman" w:hAnsi="Times New Roman" w:cs="Times New Roman"/>
          <w:sz w:val="24"/>
          <w:szCs w:val="24"/>
        </w:rPr>
        <w:t>might</w:t>
      </w:r>
      <w:r w:rsidR="00B97603" w:rsidRPr="00C05AF1">
        <w:rPr>
          <w:rFonts w:ascii="Times New Roman" w:hAnsi="Times New Roman" w:cs="Times New Roman"/>
          <w:sz w:val="24"/>
          <w:szCs w:val="24"/>
        </w:rPr>
        <w:t xml:space="preserve"> </w:t>
      </w:r>
      <w:r w:rsidR="009276C6" w:rsidRPr="00C05AF1">
        <w:rPr>
          <w:rFonts w:ascii="Times New Roman" w:hAnsi="Times New Roman" w:cs="Times New Roman"/>
          <w:sz w:val="24"/>
          <w:szCs w:val="24"/>
        </w:rPr>
        <w:t xml:space="preserve">be associated with </w:t>
      </w:r>
      <w:ins w:id="3" w:author="Ezzati, Majid" w:date="2019-08-11T11:34:00Z">
        <w:r w:rsidR="00021071">
          <w:rPr>
            <w:rFonts w:ascii="Times New Roman" w:hAnsi="Times New Roman" w:cs="Times New Roman"/>
            <w:sz w:val="24"/>
            <w:szCs w:val="24"/>
          </w:rPr>
          <w:t>(interannual variations in) monthly death rates</w:t>
        </w:r>
      </w:ins>
      <w:del w:id="4" w:author="Ezzati, Majid" w:date="2019-08-11T11:34:00Z">
        <w:r w:rsidR="009276C6" w:rsidRPr="00C05AF1" w:rsidDel="00021071">
          <w:rPr>
            <w:rFonts w:ascii="Times New Roman" w:hAnsi="Times New Roman" w:cs="Times New Roman"/>
            <w:sz w:val="24"/>
            <w:szCs w:val="24"/>
          </w:rPr>
          <w:delText>temperature</w:delText>
        </w:r>
      </w:del>
      <w:r w:rsidR="00CD274E" w:rsidRPr="00C05AF1">
        <w:rPr>
          <w:rFonts w:ascii="Times New Roman" w:hAnsi="Times New Roman" w:cs="Times New Roman"/>
          <w:sz w:val="24"/>
          <w:szCs w:val="24"/>
        </w:rPr>
        <w:t>,</w:t>
      </w:r>
      <w:r w:rsidR="009A1476" w:rsidRPr="00C05AF1">
        <w:rPr>
          <w:rFonts w:ascii="Times New Roman" w:hAnsi="Times New Roman" w:cs="Times New Roman"/>
          <w:sz w:val="24"/>
          <w:szCs w:val="24"/>
        </w:rPr>
        <w:t xml:space="preserve"> </w:t>
      </w:r>
      <w:del w:id="5" w:author="Ezzati, Majid" w:date="2019-08-11T11:35:00Z">
        <w:r w:rsidR="009A1476" w:rsidRPr="00C05AF1" w:rsidDel="00021071">
          <w:rPr>
            <w:rFonts w:ascii="Times New Roman" w:hAnsi="Times New Roman" w:cs="Times New Roman"/>
            <w:sz w:val="24"/>
            <w:szCs w:val="24"/>
          </w:rPr>
          <w:delText xml:space="preserve">stratified </w:delText>
        </w:r>
      </w:del>
      <w:r w:rsidR="009A1476" w:rsidRPr="00C05AF1">
        <w:rPr>
          <w:rFonts w:ascii="Times New Roman" w:hAnsi="Times New Roman" w:cs="Times New Roman"/>
          <w:sz w:val="24"/>
          <w:szCs w:val="24"/>
        </w:rPr>
        <w:t>by</w:t>
      </w:r>
      <w:del w:id="6" w:author="Ezzati, Majid" w:date="2019-08-11T11:35:00Z">
        <w:r w:rsidR="009A1476" w:rsidRPr="00C05AF1" w:rsidDel="00021071">
          <w:rPr>
            <w:rFonts w:ascii="Times New Roman" w:hAnsi="Times New Roman" w:cs="Times New Roman"/>
            <w:sz w:val="24"/>
            <w:szCs w:val="24"/>
          </w:rPr>
          <w:delText xml:space="preserve"> </w:delText>
        </w:r>
        <w:r w:rsidR="004E1B3B" w:rsidRPr="00C05AF1" w:rsidDel="00021071">
          <w:rPr>
            <w:rFonts w:ascii="Times New Roman" w:hAnsi="Times New Roman" w:cs="Times New Roman"/>
            <w:sz w:val="24"/>
            <w:szCs w:val="24"/>
          </w:rPr>
          <w:delText>month,</w:delText>
        </w:r>
      </w:del>
      <w:r w:rsidR="004E1B3B" w:rsidRPr="00C05AF1">
        <w:rPr>
          <w:rFonts w:ascii="Times New Roman" w:hAnsi="Times New Roman" w:cs="Times New Roman"/>
          <w:sz w:val="24"/>
          <w:szCs w:val="24"/>
        </w:rPr>
        <w:t xml:space="preserve"> sex</w:t>
      </w:r>
      <w:del w:id="7" w:author="Ezzati, Majid" w:date="2019-08-11T11:35:00Z">
        <w:r w:rsidR="004E1B3B" w:rsidRPr="00C05AF1" w:rsidDel="00021071">
          <w:rPr>
            <w:rFonts w:ascii="Times New Roman" w:hAnsi="Times New Roman" w:cs="Times New Roman"/>
            <w:sz w:val="24"/>
            <w:szCs w:val="24"/>
          </w:rPr>
          <w:delText>,</w:delText>
        </w:r>
      </w:del>
      <w:r w:rsidR="004E1B3B" w:rsidRPr="00C05AF1">
        <w:rPr>
          <w:rFonts w:ascii="Times New Roman" w:hAnsi="Times New Roman" w:cs="Times New Roman"/>
          <w:sz w:val="24"/>
          <w:szCs w:val="24"/>
        </w:rPr>
        <w:t xml:space="preserve"> and age group</w:t>
      </w:r>
      <w:del w:id="8" w:author="Ezzati, Majid" w:date="2019-08-11T11:35:00Z">
        <w:r w:rsidR="00F118CC" w:rsidRPr="00C05AF1" w:rsidDel="00021071">
          <w:rPr>
            <w:rFonts w:ascii="Times New Roman" w:hAnsi="Times New Roman" w:cs="Times New Roman"/>
            <w:sz w:val="24"/>
            <w:szCs w:val="24"/>
          </w:rPr>
          <w:delText>, over time and space</w:delText>
        </w:r>
      </w:del>
      <w:r w:rsidR="004E1B3B" w:rsidRPr="00C05AF1">
        <w:rPr>
          <w:rFonts w:ascii="Times New Roman" w:hAnsi="Times New Roman" w:cs="Times New Roman"/>
          <w:sz w:val="24"/>
          <w:szCs w:val="24"/>
        </w:rPr>
        <w:t>.</w:t>
      </w:r>
      <w:r w:rsidR="00880176">
        <w:rPr>
          <w:rFonts w:ascii="Times New Roman" w:hAnsi="Times New Roman" w:cs="Times New Roman"/>
          <w:sz w:val="24"/>
          <w:szCs w:val="24"/>
        </w:rPr>
        <w:t xml:space="preserve"> </w:t>
      </w:r>
      <w:r w:rsidR="004E6A39">
        <w:rPr>
          <w:rFonts w:ascii="Times New Roman" w:hAnsi="Times New Roman" w:cs="Times New Roman"/>
          <w:sz w:val="24"/>
          <w:szCs w:val="24"/>
        </w:rPr>
        <w:t xml:space="preserve">My thesis explains </w:t>
      </w:r>
      <w:r w:rsidR="00C476D0">
        <w:rPr>
          <w:rFonts w:ascii="Times New Roman" w:hAnsi="Times New Roman" w:cs="Times New Roman"/>
          <w:sz w:val="24"/>
          <w:szCs w:val="24"/>
        </w:rPr>
        <w:t>how</w:t>
      </w:r>
      <w:r w:rsidR="004E6A39">
        <w:rPr>
          <w:rFonts w:ascii="Times New Roman" w:hAnsi="Times New Roman" w:cs="Times New Roman"/>
          <w:sz w:val="24"/>
          <w:szCs w:val="24"/>
        </w:rPr>
        <w:t xml:space="preserve"> temperature anomaly has a predictive value</w:t>
      </w:r>
      <w:r w:rsidR="00B97603">
        <w:rPr>
          <w:rFonts w:ascii="Times New Roman" w:hAnsi="Times New Roman" w:cs="Times New Roman"/>
          <w:sz w:val="24"/>
          <w:szCs w:val="24"/>
        </w:rPr>
        <w:t xml:space="preserve"> in its association with mortality</w:t>
      </w:r>
      <w:r w:rsidR="004E6A39">
        <w:rPr>
          <w:rFonts w:ascii="Times New Roman" w:hAnsi="Times New Roman" w:cs="Times New Roman"/>
          <w:sz w:val="24"/>
          <w:szCs w:val="24"/>
        </w:rPr>
        <w:t xml:space="preserve">, </w:t>
      </w:r>
      <w:del w:id="9" w:author="Ezzati, Majid" w:date="2019-08-11T11:35:00Z">
        <w:r w:rsidR="004E6A39" w:rsidDel="00021071">
          <w:rPr>
            <w:rFonts w:ascii="Times New Roman" w:hAnsi="Times New Roman" w:cs="Times New Roman"/>
            <w:sz w:val="24"/>
            <w:szCs w:val="24"/>
          </w:rPr>
          <w:delText xml:space="preserve">whether or not the association is </w:delText>
        </w:r>
      </w:del>
      <w:ins w:id="10" w:author="Ezzati, Majid" w:date="2019-08-11T11:35:00Z">
        <w:r w:rsidR="00021071">
          <w:rPr>
            <w:rFonts w:ascii="Times New Roman" w:hAnsi="Times New Roman" w:cs="Times New Roman"/>
            <w:sz w:val="24"/>
            <w:szCs w:val="24"/>
          </w:rPr>
          <w:t>w</w:t>
        </w:r>
        <w:commentRangeStart w:id="11"/>
        <w:r w:rsidR="00021071">
          <w:rPr>
            <w:rFonts w:ascii="Times New Roman" w:hAnsi="Times New Roman" w:cs="Times New Roman"/>
            <w:sz w:val="24"/>
            <w:szCs w:val="24"/>
          </w:rPr>
          <w:t xml:space="preserve">hich may be partly causal and partly due to other factors that are correlated with monthly </w:t>
        </w:r>
      </w:ins>
      <w:ins w:id="12" w:author="Ezzati, Majid" w:date="2019-08-11T11:36:00Z">
        <w:r w:rsidR="00021071">
          <w:rPr>
            <w:rFonts w:ascii="Times New Roman" w:hAnsi="Times New Roman" w:cs="Times New Roman"/>
            <w:sz w:val="24"/>
            <w:szCs w:val="24"/>
          </w:rPr>
          <w:t>anomalous</w:t>
        </w:r>
      </w:ins>
      <w:ins w:id="13" w:author="Ezzati, Majid" w:date="2019-08-11T11:35:00Z">
        <w:r w:rsidR="00021071">
          <w:rPr>
            <w:rFonts w:ascii="Times New Roman" w:hAnsi="Times New Roman" w:cs="Times New Roman"/>
            <w:sz w:val="24"/>
            <w:szCs w:val="24"/>
          </w:rPr>
          <w:t xml:space="preserve"> </w:t>
        </w:r>
      </w:ins>
      <w:ins w:id="14" w:author="Ezzati, Majid" w:date="2019-08-11T11:36:00Z">
        <w:r w:rsidR="00021071">
          <w:rPr>
            <w:rFonts w:ascii="Times New Roman" w:hAnsi="Times New Roman" w:cs="Times New Roman"/>
            <w:sz w:val="24"/>
            <w:szCs w:val="24"/>
          </w:rPr>
          <w:t>temperature</w:t>
        </w:r>
      </w:ins>
      <w:del w:id="15" w:author="Ezzati, Majid" w:date="2019-08-11T11:36:00Z">
        <w:r w:rsidR="004E6A39" w:rsidDel="00021071">
          <w:rPr>
            <w:rFonts w:ascii="Times New Roman" w:hAnsi="Times New Roman" w:cs="Times New Roman"/>
            <w:sz w:val="24"/>
            <w:szCs w:val="24"/>
          </w:rPr>
          <w:delText xml:space="preserve">directly </w:delText>
        </w:r>
        <w:r w:rsidR="009B3C70" w:rsidDel="00021071">
          <w:rPr>
            <w:rFonts w:ascii="Times New Roman" w:hAnsi="Times New Roman" w:cs="Times New Roman"/>
            <w:sz w:val="24"/>
            <w:szCs w:val="24"/>
          </w:rPr>
          <w:delText xml:space="preserve">causal, </w:delText>
        </w:r>
        <w:r w:rsidR="006835CF" w:rsidDel="00021071">
          <w:rPr>
            <w:rFonts w:ascii="Times New Roman" w:hAnsi="Times New Roman" w:cs="Times New Roman"/>
            <w:sz w:val="24"/>
            <w:szCs w:val="24"/>
          </w:rPr>
          <w:delText xml:space="preserve">or indirectly </w:delText>
        </w:r>
        <w:r w:rsidR="004E6A39" w:rsidDel="00021071">
          <w:rPr>
            <w:rFonts w:ascii="Times New Roman" w:hAnsi="Times New Roman" w:cs="Times New Roman"/>
            <w:sz w:val="24"/>
            <w:szCs w:val="24"/>
          </w:rPr>
          <w:delText>causal</w:delText>
        </w:r>
        <w:r w:rsidR="009B3C70" w:rsidDel="00021071">
          <w:rPr>
            <w:rFonts w:ascii="Times New Roman" w:hAnsi="Times New Roman" w:cs="Times New Roman"/>
            <w:sz w:val="24"/>
            <w:szCs w:val="24"/>
          </w:rPr>
          <w:delText xml:space="preserve"> via mediators</w:delText>
        </w:r>
      </w:del>
      <w:r w:rsidR="006835CF">
        <w:rPr>
          <w:rFonts w:ascii="Times New Roman" w:hAnsi="Times New Roman" w:cs="Times New Roman"/>
          <w:sz w:val="24"/>
          <w:szCs w:val="24"/>
        </w:rPr>
        <w:t>.</w:t>
      </w:r>
      <w:commentRangeEnd w:id="11"/>
      <w:r w:rsidR="00021071">
        <w:rPr>
          <w:rStyle w:val="CommentReference"/>
        </w:rPr>
        <w:commentReference w:id="11"/>
      </w:r>
    </w:p>
    <w:p w14:paraId="01045C5C" w14:textId="63F1AAD7" w:rsidR="00C75230" w:rsidRPr="00C05AF1" w:rsidRDefault="008B795C" w:rsidP="007B1119">
      <w:pPr>
        <w:jc w:val="both"/>
        <w:rPr>
          <w:rFonts w:ascii="Times New Roman" w:hAnsi="Times New Roman" w:cs="Times New Roman"/>
          <w:sz w:val="24"/>
          <w:szCs w:val="24"/>
        </w:rPr>
      </w:pPr>
      <w:commentRangeStart w:id="16"/>
      <w:del w:id="17" w:author="Ezzati, Majid" w:date="2019-08-11T11:37:00Z">
        <w:r w:rsidDel="00021071">
          <w:rPr>
            <w:rFonts w:ascii="Times New Roman" w:hAnsi="Times New Roman" w:cs="Times New Roman"/>
            <w:sz w:val="24"/>
            <w:szCs w:val="24"/>
          </w:rPr>
          <w:delText>To clarify,</w:delText>
        </w:r>
      </w:del>
      <w:ins w:id="18" w:author="Ezzati, Majid" w:date="2019-08-11T11:37:00Z">
        <w:r w:rsidR="00021071">
          <w:rPr>
            <w:rFonts w:ascii="Times New Roman" w:hAnsi="Times New Roman" w:cs="Times New Roman"/>
            <w:sz w:val="24"/>
            <w:szCs w:val="24"/>
          </w:rPr>
          <w:t>I clarify that</w:t>
        </w:r>
      </w:ins>
      <w:r>
        <w:rPr>
          <w:rFonts w:ascii="Times New Roman" w:hAnsi="Times New Roman" w:cs="Times New Roman"/>
          <w:sz w:val="24"/>
          <w:szCs w:val="24"/>
        </w:rPr>
        <w:t xml:space="preserve"> m</w:t>
      </w:r>
      <w:r w:rsidR="009626B4" w:rsidRPr="00C05AF1">
        <w:rPr>
          <w:rFonts w:ascii="Times New Roman" w:hAnsi="Times New Roman" w:cs="Times New Roman"/>
          <w:sz w:val="24"/>
          <w:szCs w:val="24"/>
        </w:rPr>
        <w:t xml:space="preserve">y thesis </w:t>
      </w:r>
      <w:r w:rsidR="005166F6" w:rsidRPr="00C05AF1">
        <w:rPr>
          <w:rFonts w:ascii="Times New Roman" w:hAnsi="Times New Roman" w:cs="Times New Roman"/>
          <w:sz w:val="24"/>
          <w:szCs w:val="24"/>
        </w:rPr>
        <w:t xml:space="preserve">did not </w:t>
      </w:r>
      <w:del w:id="19" w:author="Ezzati, Majid" w:date="2019-08-11T11:38:00Z">
        <w:r w:rsidR="005166F6" w:rsidRPr="00C05AF1" w:rsidDel="00021071">
          <w:rPr>
            <w:rFonts w:ascii="Times New Roman" w:hAnsi="Times New Roman" w:cs="Times New Roman"/>
            <w:sz w:val="24"/>
            <w:szCs w:val="24"/>
          </w:rPr>
          <w:delText xml:space="preserve">aim to </w:delText>
        </w:r>
      </w:del>
      <w:r w:rsidR="005166F6" w:rsidRPr="00C05AF1">
        <w:rPr>
          <w:rFonts w:ascii="Times New Roman" w:hAnsi="Times New Roman" w:cs="Times New Roman"/>
          <w:sz w:val="24"/>
          <w:szCs w:val="24"/>
        </w:rPr>
        <w:t xml:space="preserve">use </w:t>
      </w:r>
      <w:commentRangeStart w:id="20"/>
      <w:r w:rsidR="005166F6" w:rsidRPr="00C05AF1">
        <w:rPr>
          <w:rFonts w:ascii="Times New Roman" w:hAnsi="Times New Roman" w:cs="Times New Roman"/>
          <w:sz w:val="24"/>
          <w:szCs w:val="24"/>
        </w:rPr>
        <w:t>seasonality as a proxy for temperature.</w:t>
      </w:r>
      <w:commentRangeEnd w:id="20"/>
      <w:r w:rsidR="00021071">
        <w:rPr>
          <w:rStyle w:val="CommentReference"/>
        </w:rPr>
        <w:commentReference w:id="20"/>
      </w:r>
      <w:r w:rsidR="005166F6" w:rsidRPr="00C05AF1">
        <w:rPr>
          <w:rFonts w:ascii="Times New Roman" w:hAnsi="Times New Roman" w:cs="Times New Roman"/>
          <w:sz w:val="24"/>
          <w:szCs w:val="24"/>
        </w:rPr>
        <w:t xml:space="preserve"> Rather, </w:t>
      </w:r>
      <w:r w:rsidR="00F41264" w:rsidRPr="00C05AF1">
        <w:rPr>
          <w:rFonts w:ascii="Times New Roman" w:hAnsi="Times New Roman" w:cs="Times New Roman"/>
          <w:sz w:val="24"/>
          <w:szCs w:val="24"/>
        </w:rPr>
        <w:t>I</w:t>
      </w:r>
      <w:r w:rsidR="005166F6" w:rsidRPr="00C05AF1">
        <w:rPr>
          <w:rFonts w:ascii="Times New Roman" w:hAnsi="Times New Roman" w:cs="Times New Roman"/>
          <w:sz w:val="24"/>
          <w:szCs w:val="24"/>
        </w:rPr>
        <w:t xml:space="preserve"> aimed to </w:t>
      </w:r>
      <w:commentRangeStart w:id="21"/>
      <w:r w:rsidR="005166F6" w:rsidRPr="00C05AF1">
        <w:rPr>
          <w:rFonts w:ascii="Times New Roman" w:hAnsi="Times New Roman" w:cs="Times New Roman"/>
          <w:sz w:val="24"/>
          <w:szCs w:val="24"/>
        </w:rPr>
        <w:t>explain year-to-year variation within season by temperature</w:t>
      </w:r>
      <w:r w:rsidR="00BB38C3" w:rsidRPr="00C05AF1">
        <w:rPr>
          <w:rFonts w:ascii="Times New Roman" w:hAnsi="Times New Roman" w:cs="Times New Roman"/>
          <w:sz w:val="24"/>
          <w:szCs w:val="24"/>
        </w:rPr>
        <w:t xml:space="preserve"> </w:t>
      </w:r>
      <w:commentRangeEnd w:id="21"/>
      <w:r w:rsidR="00021071">
        <w:rPr>
          <w:rStyle w:val="CommentReference"/>
        </w:rPr>
        <w:commentReference w:id="21"/>
      </w:r>
      <w:r w:rsidR="0092768C" w:rsidRPr="00C05AF1">
        <w:rPr>
          <w:rFonts w:ascii="Times New Roman" w:hAnsi="Times New Roman" w:cs="Times New Roman"/>
          <w:sz w:val="24"/>
          <w:szCs w:val="24"/>
        </w:rPr>
        <w:t xml:space="preserve">deviation </w:t>
      </w:r>
      <w:r w:rsidR="00BB38C3" w:rsidRPr="00C05AF1">
        <w:rPr>
          <w:rFonts w:ascii="Times New Roman" w:hAnsi="Times New Roman" w:cs="Times New Roman"/>
          <w:sz w:val="24"/>
          <w:szCs w:val="24"/>
        </w:rPr>
        <w:t>from the long-term norm, which in my thesis I call temperature anomaly</w:t>
      </w:r>
      <w:r w:rsidR="00876A1E" w:rsidRPr="00C05AF1">
        <w:rPr>
          <w:rFonts w:ascii="Times New Roman" w:hAnsi="Times New Roman" w:cs="Times New Roman"/>
          <w:sz w:val="24"/>
          <w:szCs w:val="24"/>
        </w:rPr>
        <w:t xml:space="preserve">. </w:t>
      </w:r>
      <w:commentRangeEnd w:id="16"/>
      <w:r w:rsidR="00593878">
        <w:rPr>
          <w:rStyle w:val="CommentReference"/>
        </w:rPr>
        <w:commentReference w:id="16"/>
      </w:r>
    </w:p>
    <w:p w14:paraId="26FB3A91" w14:textId="0CAF2BFE" w:rsidR="00E5206F" w:rsidRPr="00C05AF1" w:rsidRDefault="00F65CAB" w:rsidP="007B1119">
      <w:pPr>
        <w:jc w:val="both"/>
        <w:rPr>
          <w:rFonts w:ascii="Times New Roman" w:hAnsi="Times New Roman" w:cs="Times New Roman"/>
          <w:sz w:val="24"/>
          <w:szCs w:val="24"/>
        </w:rPr>
      </w:pPr>
      <w:commentRangeStart w:id="22"/>
      <w:r w:rsidRPr="00C05AF1">
        <w:rPr>
          <w:rFonts w:ascii="Times New Roman" w:hAnsi="Times New Roman" w:cs="Times New Roman"/>
          <w:sz w:val="24"/>
          <w:szCs w:val="24"/>
        </w:rPr>
        <w:t>Chapter 4</w:t>
      </w:r>
      <w:r w:rsidR="007A713B" w:rsidRPr="00C05AF1">
        <w:rPr>
          <w:rFonts w:ascii="Times New Roman" w:hAnsi="Times New Roman" w:cs="Times New Roman"/>
          <w:sz w:val="24"/>
          <w:szCs w:val="24"/>
        </w:rPr>
        <w:t xml:space="preserve"> </w:t>
      </w:r>
      <w:r w:rsidR="00BC53C8" w:rsidRPr="00C05AF1">
        <w:rPr>
          <w:rFonts w:ascii="Times New Roman" w:hAnsi="Times New Roman" w:cs="Times New Roman"/>
          <w:sz w:val="24"/>
          <w:szCs w:val="24"/>
        </w:rPr>
        <w:t xml:space="preserve">(published </w:t>
      </w:r>
      <w:r w:rsidR="00B07809" w:rsidRPr="00C05AF1">
        <w:rPr>
          <w:rFonts w:ascii="Times New Roman" w:hAnsi="Times New Roman" w:cs="Times New Roman"/>
          <w:sz w:val="24"/>
          <w:szCs w:val="24"/>
        </w:rPr>
        <w:t xml:space="preserve">in a paper in eLife) </w:t>
      </w:r>
      <w:r w:rsidR="007A713B" w:rsidRPr="00C05AF1">
        <w:rPr>
          <w:rFonts w:ascii="Times New Roman" w:hAnsi="Times New Roman" w:cs="Times New Roman"/>
          <w:sz w:val="24"/>
          <w:szCs w:val="24"/>
        </w:rPr>
        <w:t xml:space="preserve">is a </w:t>
      </w:r>
      <w:r w:rsidR="00CE127B" w:rsidRPr="00C05AF1">
        <w:rPr>
          <w:rFonts w:ascii="Times New Roman" w:hAnsi="Times New Roman" w:cs="Times New Roman"/>
          <w:sz w:val="24"/>
          <w:szCs w:val="24"/>
        </w:rPr>
        <w:t xml:space="preserve">statistical </w:t>
      </w:r>
      <w:r w:rsidR="000C270A" w:rsidRPr="00C05AF1">
        <w:rPr>
          <w:rFonts w:ascii="Times New Roman" w:hAnsi="Times New Roman" w:cs="Times New Roman"/>
          <w:sz w:val="24"/>
          <w:szCs w:val="24"/>
        </w:rPr>
        <w:t xml:space="preserve">analysis of the dynamics of seasonality, while </w:t>
      </w:r>
      <w:r w:rsidR="00934711" w:rsidRPr="00C05AF1">
        <w:rPr>
          <w:rFonts w:ascii="Times New Roman" w:hAnsi="Times New Roman" w:cs="Times New Roman"/>
          <w:sz w:val="24"/>
          <w:szCs w:val="24"/>
        </w:rPr>
        <w:t xml:space="preserve">Chapters 5-7 seek to explain the extra-seasonal variation </w:t>
      </w:r>
      <w:r w:rsidR="00D14601" w:rsidRPr="00C05AF1">
        <w:rPr>
          <w:rFonts w:ascii="Times New Roman" w:hAnsi="Times New Roman" w:cs="Times New Roman"/>
          <w:sz w:val="24"/>
          <w:szCs w:val="24"/>
        </w:rPr>
        <w:t>in death rates at</w:t>
      </w:r>
      <w:r w:rsidR="00934711" w:rsidRPr="00C05AF1">
        <w:rPr>
          <w:rFonts w:ascii="Times New Roman" w:hAnsi="Times New Roman" w:cs="Times New Roman"/>
          <w:sz w:val="24"/>
          <w:szCs w:val="24"/>
        </w:rPr>
        <w:t xml:space="preserve"> comparable times of the year (e.g., </w:t>
      </w:r>
      <w:r w:rsidR="00966002" w:rsidRPr="00C05AF1">
        <w:rPr>
          <w:rFonts w:ascii="Times New Roman" w:hAnsi="Times New Roman" w:cs="Times New Roman"/>
          <w:sz w:val="24"/>
          <w:szCs w:val="24"/>
        </w:rPr>
        <w:t xml:space="preserve">why death rates in </w:t>
      </w:r>
      <w:r w:rsidR="00934711" w:rsidRPr="00C05AF1">
        <w:rPr>
          <w:rFonts w:ascii="Times New Roman" w:hAnsi="Times New Roman" w:cs="Times New Roman"/>
          <w:sz w:val="24"/>
          <w:szCs w:val="24"/>
        </w:rPr>
        <w:t xml:space="preserve">January in one year </w:t>
      </w:r>
      <w:r w:rsidR="00966002" w:rsidRPr="00C05AF1">
        <w:rPr>
          <w:rFonts w:ascii="Times New Roman" w:hAnsi="Times New Roman" w:cs="Times New Roman"/>
          <w:sz w:val="24"/>
          <w:szCs w:val="24"/>
        </w:rPr>
        <w:t>would differ from</w:t>
      </w:r>
      <w:r w:rsidR="00934711" w:rsidRPr="00C05AF1">
        <w:rPr>
          <w:rFonts w:ascii="Times New Roman" w:hAnsi="Times New Roman" w:cs="Times New Roman"/>
          <w:sz w:val="24"/>
          <w:szCs w:val="24"/>
        </w:rPr>
        <w:t xml:space="preserve"> January in the next year)</w:t>
      </w:r>
      <w:r w:rsidR="009F79AF" w:rsidRPr="00C05AF1">
        <w:rPr>
          <w:rFonts w:ascii="Times New Roman" w:hAnsi="Times New Roman" w:cs="Times New Roman"/>
          <w:sz w:val="24"/>
          <w:szCs w:val="24"/>
        </w:rPr>
        <w:t>.</w:t>
      </w:r>
      <w:r w:rsidR="00744B4F" w:rsidRPr="00C05AF1">
        <w:rPr>
          <w:rFonts w:ascii="Times New Roman" w:hAnsi="Times New Roman" w:cs="Times New Roman"/>
          <w:sz w:val="24"/>
          <w:szCs w:val="24"/>
        </w:rPr>
        <w:t xml:space="preserve"> I have added</w:t>
      </w:r>
      <w:r w:rsidR="00EE40D6" w:rsidRPr="00C05AF1">
        <w:rPr>
          <w:rFonts w:ascii="Times New Roman" w:hAnsi="Times New Roman" w:cs="Times New Roman"/>
          <w:sz w:val="24"/>
          <w:szCs w:val="24"/>
        </w:rPr>
        <w:t xml:space="preserve"> appropriate detail to the epidemiological methodology as well as further detailed biological interpretation.</w:t>
      </w:r>
    </w:p>
    <w:p w14:paraId="6F39681A" w14:textId="77777777" w:rsidR="009D46C3" w:rsidRDefault="0019399A" w:rsidP="00BF3E6F">
      <w:pPr>
        <w:jc w:val="both"/>
        <w:rPr>
          <w:rFonts w:ascii="Times New Roman" w:hAnsi="Times New Roman" w:cs="Times New Roman"/>
          <w:sz w:val="24"/>
          <w:szCs w:val="24"/>
        </w:rPr>
      </w:pPr>
      <w:r w:rsidRPr="00C05AF1">
        <w:rPr>
          <w:rFonts w:ascii="Times New Roman" w:hAnsi="Times New Roman" w:cs="Times New Roman"/>
          <w:sz w:val="24"/>
          <w:szCs w:val="24"/>
        </w:rPr>
        <w:t>Overall, m</w:t>
      </w:r>
      <w:r w:rsidR="00E5206F" w:rsidRPr="00C05AF1">
        <w:rPr>
          <w:rFonts w:ascii="Times New Roman" w:hAnsi="Times New Roman" w:cs="Times New Roman"/>
          <w:sz w:val="24"/>
          <w:szCs w:val="24"/>
        </w:rPr>
        <w:t xml:space="preserve">y thesis </w:t>
      </w:r>
      <w:r w:rsidR="001E308D" w:rsidRPr="00C05AF1">
        <w:rPr>
          <w:rFonts w:ascii="Times New Roman" w:hAnsi="Times New Roman" w:cs="Times New Roman"/>
          <w:sz w:val="24"/>
          <w:szCs w:val="24"/>
        </w:rPr>
        <w:t xml:space="preserve">focused on statistical methods </w:t>
      </w:r>
      <w:r w:rsidR="002B34A7" w:rsidRPr="00C05AF1">
        <w:rPr>
          <w:rFonts w:ascii="Times New Roman" w:hAnsi="Times New Roman" w:cs="Times New Roman"/>
          <w:sz w:val="24"/>
          <w:szCs w:val="24"/>
        </w:rPr>
        <w:t xml:space="preserve">and not causal inference. </w:t>
      </w:r>
      <w:r w:rsidR="00054879" w:rsidRPr="00C05AF1">
        <w:rPr>
          <w:rFonts w:ascii="Times New Roman" w:hAnsi="Times New Roman" w:cs="Times New Roman"/>
          <w:sz w:val="24"/>
          <w:szCs w:val="24"/>
        </w:rPr>
        <w:t>I am grateful for the changes</w:t>
      </w:r>
      <w:r w:rsidR="00103DD3" w:rsidRPr="00C05AF1">
        <w:rPr>
          <w:rFonts w:ascii="Times New Roman" w:hAnsi="Times New Roman" w:cs="Times New Roman"/>
          <w:sz w:val="24"/>
          <w:szCs w:val="24"/>
        </w:rPr>
        <w:t xml:space="preserve"> you have proposed</w:t>
      </w:r>
      <w:r w:rsidR="00054879" w:rsidRPr="00C05AF1">
        <w:rPr>
          <w:rFonts w:ascii="Times New Roman" w:hAnsi="Times New Roman" w:cs="Times New Roman"/>
          <w:sz w:val="24"/>
          <w:szCs w:val="24"/>
        </w:rPr>
        <w:t>, which give the thesis a more rounded</w:t>
      </w:r>
      <w:r w:rsidR="001F561A" w:rsidRPr="00C05AF1">
        <w:rPr>
          <w:rFonts w:ascii="Times New Roman" w:hAnsi="Times New Roman" w:cs="Times New Roman"/>
          <w:sz w:val="24"/>
          <w:szCs w:val="24"/>
        </w:rPr>
        <w:t xml:space="preserve"> </w:t>
      </w:r>
      <w:r w:rsidR="00C84C80" w:rsidRPr="00C05AF1">
        <w:rPr>
          <w:rFonts w:ascii="Times New Roman" w:hAnsi="Times New Roman" w:cs="Times New Roman"/>
          <w:sz w:val="24"/>
          <w:szCs w:val="24"/>
        </w:rPr>
        <w:t>epidemiological</w:t>
      </w:r>
      <w:r w:rsidR="001F561A" w:rsidRPr="00C05AF1">
        <w:rPr>
          <w:rFonts w:ascii="Times New Roman" w:hAnsi="Times New Roman" w:cs="Times New Roman"/>
          <w:sz w:val="24"/>
          <w:szCs w:val="24"/>
        </w:rPr>
        <w:t xml:space="preserve"> </w:t>
      </w:r>
      <w:r w:rsidR="004608F7">
        <w:rPr>
          <w:rFonts w:ascii="Times New Roman" w:hAnsi="Times New Roman" w:cs="Times New Roman"/>
          <w:sz w:val="24"/>
          <w:szCs w:val="24"/>
        </w:rPr>
        <w:t xml:space="preserve">and biological </w:t>
      </w:r>
      <w:r w:rsidR="00253180">
        <w:rPr>
          <w:rFonts w:ascii="Times New Roman" w:hAnsi="Times New Roman" w:cs="Times New Roman"/>
          <w:sz w:val="24"/>
          <w:szCs w:val="24"/>
        </w:rPr>
        <w:t>narrative</w:t>
      </w:r>
      <w:r w:rsidR="001F561A" w:rsidRPr="00C05AF1">
        <w:rPr>
          <w:rFonts w:ascii="Times New Roman" w:hAnsi="Times New Roman" w:cs="Times New Roman"/>
          <w:sz w:val="24"/>
          <w:szCs w:val="24"/>
        </w:rPr>
        <w:t>.</w:t>
      </w:r>
      <w:r w:rsidR="00C84C80" w:rsidRPr="00C05AF1">
        <w:rPr>
          <w:rFonts w:ascii="Times New Roman" w:hAnsi="Times New Roman" w:cs="Times New Roman"/>
          <w:sz w:val="24"/>
          <w:szCs w:val="24"/>
        </w:rPr>
        <w:t xml:space="preserve"> I</w:t>
      </w:r>
      <w:r w:rsidR="00F865FE" w:rsidRPr="00C05AF1">
        <w:rPr>
          <w:rFonts w:ascii="Times New Roman" w:hAnsi="Times New Roman" w:cs="Times New Roman"/>
          <w:sz w:val="24"/>
          <w:szCs w:val="24"/>
        </w:rPr>
        <w:t xml:space="preserve"> have made the </w:t>
      </w:r>
      <w:r w:rsidR="00C10568" w:rsidRPr="00C05AF1">
        <w:rPr>
          <w:rFonts w:ascii="Times New Roman" w:hAnsi="Times New Roman" w:cs="Times New Roman"/>
          <w:sz w:val="24"/>
          <w:szCs w:val="24"/>
        </w:rPr>
        <w:t>changes</w:t>
      </w:r>
      <w:r w:rsidR="00681319" w:rsidRPr="00C05AF1">
        <w:rPr>
          <w:rFonts w:ascii="Times New Roman" w:hAnsi="Times New Roman" w:cs="Times New Roman"/>
          <w:sz w:val="24"/>
          <w:szCs w:val="24"/>
        </w:rPr>
        <w:t xml:space="preserve"> </w:t>
      </w:r>
      <w:r w:rsidR="00C84C80" w:rsidRPr="00C05AF1">
        <w:rPr>
          <w:rFonts w:ascii="Times New Roman" w:hAnsi="Times New Roman" w:cs="Times New Roman"/>
          <w:sz w:val="24"/>
          <w:szCs w:val="24"/>
        </w:rPr>
        <w:t>that you have specified</w:t>
      </w:r>
      <w:r w:rsidR="00681319" w:rsidRPr="00C05AF1">
        <w:rPr>
          <w:rFonts w:ascii="Times New Roman" w:hAnsi="Times New Roman" w:cs="Times New Roman"/>
          <w:sz w:val="24"/>
          <w:szCs w:val="24"/>
        </w:rPr>
        <w:t xml:space="preserve">, with some comments justifying </w:t>
      </w:r>
      <w:r w:rsidR="008A2B8B" w:rsidRPr="00C05AF1">
        <w:rPr>
          <w:rFonts w:ascii="Times New Roman" w:hAnsi="Times New Roman" w:cs="Times New Roman"/>
          <w:sz w:val="24"/>
          <w:szCs w:val="24"/>
        </w:rPr>
        <w:t>the changes</w:t>
      </w:r>
      <w:r w:rsidR="009D46C3">
        <w:rPr>
          <w:rFonts w:ascii="Times New Roman" w:hAnsi="Times New Roman" w:cs="Times New Roman"/>
          <w:sz w:val="24"/>
          <w:szCs w:val="24"/>
        </w:rPr>
        <w:t>.</w:t>
      </w:r>
    </w:p>
    <w:p w14:paraId="1E85B25B" w14:textId="77777777" w:rsidR="00E11957" w:rsidRDefault="007A6F08" w:rsidP="00BF3E6F">
      <w:pPr>
        <w:jc w:val="both"/>
        <w:rPr>
          <w:rFonts w:ascii="Times New Roman" w:hAnsi="Times New Roman" w:cs="Times New Roman"/>
          <w:sz w:val="24"/>
          <w:szCs w:val="24"/>
        </w:rPr>
      </w:pPr>
      <w:r w:rsidRPr="00C05AF1">
        <w:rPr>
          <w:rFonts w:ascii="Times New Roman" w:hAnsi="Times New Roman" w:cs="Times New Roman"/>
          <w:sz w:val="24"/>
          <w:szCs w:val="24"/>
        </w:rPr>
        <w:t xml:space="preserve">I </w:t>
      </w:r>
      <w:r w:rsidR="0008764C" w:rsidRPr="00C05AF1">
        <w:rPr>
          <w:rFonts w:ascii="Times New Roman" w:hAnsi="Times New Roman" w:cs="Times New Roman"/>
          <w:sz w:val="24"/>
          <w:szCs w:val="24"/>
        </w:rPr>
        <w:t xml:space="preserve">have detailed the changes I have made below, with </w:t>
      </w:r>
      <w:r w:rsidR="008342A2" w:rsidRPr="00C05AF1">
        <w:rPr>
          <w:rFonts w:ascii="Times New Roman" w:hAnsi="Times New Roman" w:cs="Times New Roman"/>
          <w:sz w:val="24"/>
          <w:szCs w:val="24"/>
        </w:rPr>
        <w:t xml:space="preserve">appropriate references to the text in the </w:t>
      </w:r>
      <w:r w:rsidR="005A7560" w:rsidRPr="00A61E2E">
        <w:rPr>
          <w:rFonts w:ascii="Times New Roman" w:hAnsi="Times New Roman" w:cs="Times New Roman"/>
          <w:sz w:val="24"/>
          <w:szCs w:val="24"/>
          <w:u w:val="single"/>
        </w:rPr>
        <w:t>tracked</w:t>
      </w:r>
      <w:r w:rsidR="005A7560" w:rsidRPr="00C05AF1">
        <w:rPr>
          <w:rFonts w:ascii="Times New Roman" w:hAnsi="Times New Roman" w:cs="Times New Roman"/>
          <w:sz w:val="24"/>
          <w:szCs w:val="24"/>
        </w:rPr>
        <w:t xml:space="preserve"> version of the</w:t>
      </w:r>
      <w:r w:rsidR="00051764" w:rsidRPr="00C05AF1">
        <w:rPr>
          <w:rFonts w:ascii="Times New Roman" w:hAnsi="Times New Roman" w:cs="Times New Roman"/>
          <w:sz w:val="24"/>
          <w:szCs w:val="24"/>
        </w:rPr>
        <w:t xml:space="preserve"> </w:t>
      </w:r>
      <w:r w:rsidR="008342A2" w:rsidRPr="00C05AF1">
        <w:rPr>
          <w:rFonts w:ascii="Times New Roman" w:hAnsi="Times New Roman" w:cs="Times New Roman"/>
          <w:sz w:val="24"/>
          <w:szCs w:val="24"/>
        </w:rPr>
        <w:t>thesis</w:t>
      </w:r>
      <w:r w:rsidR="00E11957">
        <w:rPr>
          <w:rFonts w:ascii="Times New Roman" w:hAnsi="Times New Roman" w:cs="Times New Roman"/>
          <w:sz w:val="24"/>
          <w:szCs w:val="24"/>
        </w:rPr>
        <w:t xml:space="preserve"> </w:t>
      </w:r>
    </w:p>
    <w:p w14:paraId="517B90D2" w14:textId="499D5719" w:rsidR="00E11957" w:rsidRPr="00E11957" w:rsidRDefault="00E11957" w:rsidP="00BF3E6F">
      <w:pPr>
        <w:jc w:val="both"/>
        <w:rPr>
          <w:rFonts w:ascii="Times New Roman" w:hAnsi="Times New Roman" w:cs="Times New Roman"/>
          <w:sz w:val="24"/>
          <w:szCs w:val="24"/>
          <w:highlight w:val="yellow"/>
        </w:rPr>
      </w:pPr>
      <w:r w:rsidRPr="00E11957">
        <w:rPr>
          <w:rFonts w:ascii="Times New Roman" w:hAnsi="Times New Roman" w:cs="Times New Roman"/>
          <w:sz w:val="24"/>
          <w:szCs w:val="24"/>
          <w:highlight w:val="yellow"/>
        </w:rPr>
        <w:t xml:space="preserve">[[[Majid if the </w:t>
      </w:r>
      <w:r>
        <w:rPr>
          <w:rFonts w:ascii="Times New Roman" w:hAnsi="Times New Roman" w:cs="Times New Roman"/>
          <w:sz w:val="24"/>
          <w:szCs w:val="24"/>
          <w:highlight w:val="yellow"/>
        </w:rPr>
        <w:t xml:space="preserve">page </w:t>
      </w:r>
      <w:r w:rsidRPr="00E11957">
        <w:rPr>
          <w:rFonts w:ascii="Times New Roman" w:hAnsi="Times New Roman" w:cs="Times New Roman"/>
          <w:sz w:val="24"/>
          <w:szCs w:val="24"/>
          <w:highlight w:val="yellow"/>
        </w:rPr>
        <w:t xml:space="preserve">numbers </w:t>
      </w:r>
      <w:r>
        <w:rPr>
          <w:rFonts w:ascii="Times New Roman" w:hAnsi="Times New Roman" w:cs="Times New Roman"/>
          <w:sz w:val="24"/>
          <w:szCs w:val="24"/>
          <w:highlight w:val="yellow"/>
        </w:rPr>
        <w:t xml:space="preserve">in comments </w:t>
      </w:r>
      <w:r w:rsidRPr="00E11957">
        <w:rPr>
          <w:rFonts w:ascii="Times New Roman" w:hAnsi="Times New Roman" w:cs="Times New Roman"/>
          <w:sz w:val="24"/>
          <w:szCs w:val="24"/>
          <w:highlight w:val="yellow"/>
        </w:rPr>
        <w:t>are not correct please make sure setting is as below</w:t>
      </w:r>
      <w:r>
        <w:rPr>
          <w:rFonts w:ascii="Times New Roman" w:hAnsi="Times New Roman" w:cs="Times New Roman"/>
          <w:sz w:val="24"/>
          <w:szCs w:val="24"/>
          <w:highlight w:val="yellow"/>
        </w:rPr>
        <w:t xml:space="preserve"> in the review ta</w:t>
      </w:r>
      <w:r w:rsidR="005E6E17">
        <w:rPr>
          <w:rFonts w:ascii="Times New Roman" w:hAnsi="Times New Roman" w:cs="Times New Roman"/>
          <w:sz w:val="24"/>
          <w:szCs w:val="24"/>
          <w:highlight w:val="yellow"/>
        </w:rPr>
        <w:t>b</w:t>
      </w:r>
      <w:r w:rsidRPr="00E11957">
        <w:rPr>
          <w:rFonts w:ascii="Times New Roman" w:hAnsi="Times New Roman" w:cs="Times New Roman"/>
          <w:sz w:val="24"/>
          <w:szCs w:val="24"/>
          <w:highlight w:val="yellow"/>
        </w:rPr>
        <w:t>. I cannot predict which setting you will see on opening due to a glitch</w:t>
      </w:r>
      <w:r w:rsidR="002239A7">
        <w:rPr>
          <w:rFonts w:ascii="Times New Roman" w:hAnsi="Times New Roman" w:cs="Times New Roman"/>
          <w:sz w:val="24"/>
          <w:szCs w:val="24"/>
          <w:highlight w:val="yellow"/>
        </w:rPr>
        <w:t xml:space="preserve"> in Word. Sorry</w:t>
      </w:r>
      <w:r w:rsidRPr="00E11957">
        <w:rPr>
          <w:rFonts w:ascii="Times New Roman" w:hAnsi="Times New Roman" w:cs="Times New Roman"/>
          <w:sz w:val="24"/>
          <w:szCs w:val="24"/>
          <w:highlight w:val="yellow"/>
        </w:rPr>
        <w:t>]]]</w:t>
      </w:r>
      <w:commentRangeEnd w:id="22"/>
      <w:r w:rsidR="00021071">
        <w:rPr>
          <w:rStyle w:val="CommentReference"/>
        </w:rPr>
        <w:commentReference w:id="22"/>
      </w:r>
    </w:p>
    <w:p w14:paraId="2A9C2314" w14:textId="798C9D3D" w:rsidR="00CC626A" w:rsidRPr="00C05AF1" w:rsidRDefault="00E11957" w:rsidP="00BF3E6F">
      <w:pPr>
        <w:jc w:val="both"/>
        <w:rPr>
          <w:rFonts w:ascii="Times New Roman" w:hAnsi="Times New Roman" w:cs="Times New Roman"/>
          <w:sz w:val="24"/>
          <w:szCs w:val="24"/>
        </w:rPr>
      </w:pPr>
      <w:commentRangeStart w:id="23"/>
      <w:r w:rsidRPr="00E11957">
        <w:rPr>
          <w:rFonts w:ascii="Times New Roman" w:hAnsi="Times New Roman" w:cs="Times New Roman"/>
          <w:b/>
          <w:noProof/>
          <w:sz w:val="24"/>
          <w:szCs w:val="24"/>
          <w:highlight w:val="yellow"/>
          <w:lang w:eastAsia="en-GB"/>
        </w:rPr>
        <w:lastRenderedPageBreak/>
        <w:drawing>
          <wp:inline distT="0" distB="0" distL="0" distR="0" wp14:anchorId="227931DC" wp14:editId="712A2F77">
            <wp:extent cx="4004441" cy="2282167"/>
            <wp:effectExtent l="0" t="0" r="0" b="4445"/>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19-08-09 at 19.55.23.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16715" cy="2289162"/>
                    </a:xfrm>
                    <a:prstGeom prst="rect">
                      <a:avLst/>
                    </a:prstGeom>
                  </pic:spPr>
                </pic:pic>
              </a:graphicData>
            </a:graphic>
          </wp:inline>
        </w:drawing>
      </w:r>
      <w:commentRangeEnd w:id="23"/>
      <w:r w:rsidR="00E35AC0">
        <w:rPr>
          <w:rStyle w:val="CommentReference"/>
        </w:rPr>
        <w:commentReference w:id="23"/>
      </w:r>
      <w:r w:rsidR="00CC626A" w:rsidRPr="00C05AF1">
        <w:rPr>
          <w:rFonts w:ascii="Times New Roman" w:hAnsi="Times New Roman" w:cs="Times New Roman"/>
          <w:b/>
          <w:sz w:val="24"/>
          <w:szCs w:val="24"/>
        </w:rPr>
        <w:br w:type="page"/>
      </w:r>
    </w:p>
    <w:p w14:paraId="4E925DC2" w14:textId="11881EC7"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lastRenderedPageBreak/>
        <w:t>Amendments that need to be made</w:t>
      </w:r>
    </w:p>
    <w:p w14:paraId="6023AEB8" w14:textId="77777777"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1. There is some confusion in the introduction to the main chapters and in the discussion about the meaning of basic epidemiological terms:</w:t>
      </w:r>
    </w:p>
    <w:p w14:paraId="53F2C17A" w14:textId="27E04223" w:rsidR="00D500B7"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(a) the candidate should propose a formal definition of confounder </w:t>
      </w:r>
      <w:r w:rsidR="00D500B7" w:rsidRPr="00C05AF1">
        <w:rPr>
          <w:rFonts w:ascii="Times New Roman" w:hAnsi="Times New Roman" w:cs="Times New Roman"/>
          <w:b/>
          <w:sz w:val="24"/>
          <w:szCs w:val="24"/>
        </w:rPr>
        <w:t xml:space="preserve">for example at the end of Chapter 2. Then in substantive chapters (4 to 7) he should specify, based on his formal definition, what confounders </w:t>
      </w:r>
      <w:r w:rsidR="00404FEC" w:rsidRPr="00C05AF1">
        <w:rPr>
          <w:rFonts w:ascii="Times New Roman" w:hAnsi="Times New Roman" w:cs="Times New Roman"/>
          <w:b/>
          <w:sz w:val="24"/>
          <w:szCs w:val="24"/>
        </w:rPr>
        <w:t xml:space="preserve">might </w:t>
      </w:r>
      <w:r w:rsidR="00EA27AD" w:rsidRPr="00C05AF1">
        <w:rPr>
          <w:rFonts w:ascii="Times New Roman" w:hAnsi="Times New Roman" w:cs="Times New Roman"/>
          <w:b/>
          <w:sz w:val="24"/>
          <w:szCs w:val="24"/>
        </w:rPr>
        <w:t>be at work for each analysi</w:t>
      </w:r>
      <w:r w:rsidR="00D500B7" w:rsidRPr="00C05AF1">
        <w:rPr>
          <w:rFonts w:ascii="Times New Roman" w:hAnsi="Times New Roman" w:cs="Times New Roman"/>
          <w:b/>
          <w:sz w:val="24"/>
          <w:szCs w:val="24"/>
        </w:rPr>
        <w:t>s. He should identify potential confounders</w:t>
      </w:r>
      <w:r w:rsidR="00404FEC" w:rsidRPr="00C05AF1">
        <w:rPr>
          <w:rFonts w:ascii="Times New Roman" w:hAnsi="Times New Roman" w:cs="Times New Roman"/>
          <w:b/>
          <w:sz w:val="24"/>
          <w:szCs w:val="24"/>
        </w:rPr>
        <w:t xml:space="preserve"> (measured and unmeasured)</w:t>
      </w:r>
      <w:r w:rsidR="000C291B" w:rsidRPr="00C05AF1">
        <w:rPr>
          <w:rFonts w:ascii="Times New Roman" w:hAnsi="Times New Roman" w:cs="Times New Roman"/>
          <w:b/>
          <w:sz w:val="24"/>
          <w:szCs w:val="24"/>
        </w:rPr>
        <w:t xml:space="preserve"> and </w:t>
      </w:r>
      <w:r w:rsidR="00404FEC" w:rsidRPr="00C05AF1">
        <w:rPr>
          <w:rFonts w:ascii="Times New Roman" w:hAnsi="Times New Roman" w:cs="Times New Roman"/>
          <w:b/>
          <w:sz w:val="24"/>
          <w:szCs w:val="24"/>
        </w:rPr>
        <w:t>note where the model</w:t>
      </w:r>
      <w:r w:rsidR="000C291B" w:rsidRPr="00C05AF1">
        <w:rPr>
          <w:rFonts w:ascii="Times New Roman" w:hAnsi="Times New Roman" w:cs="Times New Roman"/>
          <w:b/>
          <w:sz w:val="24"/>
          <w:szCs w:val="24"/>
        </w:rPr>
        <w:t>s</w:t>
      </w:r>
      <w:r w:rsidR="00404FEC" w:rsidRPr="00C05AF1">
        <w:rPr>
          <w:rFonts w:ascii="Times New Roman" w:hAnsi="Times New Roman" w:cs="Times New Roman"/>
          <w:b/>
          <w:sz w:val="24"/>
          <w:szCs w:val="24"/>
        </w:rPr>
        <w:t xml:space="preserve"> control for these</w:t>
      </w:r>
      <w:r w:rsidR="00D500B7" w:rsidRPr="00C05AF1">
        <w:rPr>
          <w:rFonts w:ascii="Times New Roman" w:hAnsi="Times New Roman" w:cs="Times New Roman"/>
          <w:b/>
          <w:sz w:val="24"/>
          <w:szCs w:val="24"/>
        </w:rPr>
        <w:t xml:space="preserve">. His current tendency is to define confounders computationally (a posteriori), which is at odds with </w:t>
      </w:r>
      <w:r w:rsidR="00BE504B" w:rsidRPr="00C05AF1">
        <w:rPr>
          <w:rFonts w:ascii="Times New Roman" w:hAnsi="Times New Roman" w:cs="Times New Roman"/>
          <w:b/>
          <w:sz w:val="24"/>
          <w:szCs w:val="24"/>
        </w:rPr>
        <w:t xml:space="preserve">consensus </w:t>
      </w:r>
      <w:r w:rsidR="00D500B7" w:rsidRPr="00C05AF1">
        <w:rPr>
          <w:rFonts w:ascii="Times New Roman" w:hAnsi="Times New Roman" w:cs="Times New Roman"/>
          <w:b/>
          <w:sz w:val="24"/>
          <w:szCs w:val="24"/>
        </w:rPr>
        <w:t xml:space="preserve">epidemiological </w:t>
      </w:r>
      <w:r w:rsidR="00BE504B" w:rsidRPr="00C05AF1">
        <w:rPr>
          <w:rFonts w:ascii="Times New Roman" w:hAnsi="Times New Roman" w:cs="Times New Roman"/>
          <w:b/>
          <w:sz w:val="24"/>
          <w:szCs w:val="24"/>
        </w:rPr>
        <w:t>theory</w:t>
      </w:r>
      <w:r w:rsidR="00D500B7" w:rsidRPr="00C05AF1">
        <w:rPr>
          <w:rFonts w:ascii="Times New Roman" w:hAnsi="Times New Roman" w:cs="Times New Roman"/>
          <w:b/>
          <w:sz w:val="24"/>
          <w:szCs w:val="24"/>
        </w:rPr>
        <w:t>.</w:t>
      </w:r>
    </w:p>
    <w:p w14:paraId="22F55018" w14:textId="039AC98D"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(b) in the same places he should define effect modifiers formally and then list </w:t>
      </w:r>
      <w:r w:rsidR="00404FEC" w:rsidRPr="00C05AF1">
        <w:rPr>
          <w:rFonts w:ascii="Times New Roman" w:hAnsi="Times New Roman" w:cs="Times New Roman"/>
          <w:b/>
          <w:sz w:val="24"/>
          <w:szCs w:val="24"/>
        </w:rPr>
        <w:t xml:space="preserve">potential ones </w:t>
      </w:r>
      <w:r w:rsidR="001C1E4F" w:rsidRPr="00C05AF1">
        <w:rPr>
          <w:rFonts w:ascii="Times New Roman" w:hAnsi="Times New Roman" w:cs="Times New Roman"/>
          <w:b/>
          <w:sz w:val="24"/>
          <w:szCs w:val="24"/>
        </w:rPr>
        <w:t xml:space="preserve">of possible importance </w:t>
      </w:r>
      <w:r w:rsidR="00404FEC" w:rsidRPr="00C05AF1">
        <w:rPr>
          <w:rFonts w:ascii="Times New Roman" w:hAnsi="Times New Roman" w:cs="Times New Roman"/>
          <w:b/>
          <w:sz w:val="24"/>
          <w:szCs w:val="24"/>
        </w:rPr>
        <w:t>and note (if measured), if he has investigated that modification and if not why not</w:t>
      </w:r>
      <w:r w:rsidR="001C1E4F" w:rsidRPr="00C05AF1">
        <w:rPr>
          <w:rFonts w:ascii="Times New Roman" w:hAnsi="Times New Roman" w:cs="Times New Roman"/>
          <w:b/>
          <w:sz w:val="24"/>
          <w:szCs w:val="24"/>
        </w:rPr>
        <w:t>.</w:t>
      </w:r>
      <w:r w:rsidR="00404FEC" w:rsidRPr="00C05AF1">
        <w:rPr>
          <w:rFonts w:ascii="Times New Roman" w:hAnsi="Times New Roman" w:cs="Times New Roman"/>
          <w:b/>
          <w:sz w:val="24"/>
          <w:szCs w:val="24"/>
        </w:rPr>
        <w:t xml:space="preserve"> </w:t>
      </w:r>
    </w:p>
    <w:p w14:paraId="380E7C57" w14:textId="4CC67D17"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(c) in the same places he should discuss </w:t>
      </w:r>
      <w:r w:rsidR="001C1E4F" w:rsidRPr="00C05AF1">
        <w:rPr>
          <w:rFonts w:ascii="Times New Roman" w:hAnsi="Times New Roman" w:cs="Times New Roman"/>
          <w:b/>
          <w:sz w:val="24"/>
          <w:szCs w:val="24"/>
        </w:rPr>
        <w:t xml:space="preserve">briefly </w:t>
      </w:r>
      <w:r w:rsidRPr="00C05AF1">
        <w:rPr>
          <w:rFonts w:ascii="Times New Roman" w:hAnsi="Times New Roman" w:cs="Times New Roman"/>
          <w:b/>
          <w:sz w:val="24"/>
          <w:szCs w:val="24"/>
        </w:rPr>
        <w:t>whether or not potential variable</w:t>
      </w:r>
      <w:r w:rsidR="00EA27AD" w:rsidRPr="00C05AF1">
        <w:rPr>
          <w:rFonts w:ascii="Times New Roman" w:hAnsi="Times New Roman" w:cs="Times New Roman"/>
          <w:b/>
          <w:sz w:val="24"/>
          <w:szCs w:val="24"/>
        </w:rPr>
        <w:t>s</w:t>
      </w:r>
      <w:r w:rsidRPr="00C05AF1">
        <w:rPr>
          <w:rFonts w:ascii="Times New Roman" w:hAnsi="Times New Roman" w:cs="Times New Roman"/>
          <w:b/>
          <w:sz w:val="24"/>
          <w:szCs w:val="24"/>
        </w:rPr>
        <w:t xml:space="preserve"> are in the causal pathways from temperature to outcomes and the implications of this</w:t>
      </w:r>
    </w:p>
    <w:p w14:paraId="1EC4E45C" w14:textId="52038366" w:rsidR="006B0876"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(d) these concepts should be finally considered in the Dis</w:t>
      </w:r>
      <w:r w:rsidR="00EA27AD" w:rsidRPr="00C05AF1">
        <w:rPr>
          <w:rFonts w:ascii="Times New Roman" w:hAnsi="Times New Roman" w:cs="Times New Roman"/>
          <w:b/>
          <w:sz w:val="24"/>
          <w:szCs w:val="24"/>
        </w:rPr>
        <w:t>cussion of each substantive chapte</w:t>
      </w:r>
      <w:r w:rsidRPr="00C05AF1">
        <w:rPr>
          <w:rFonts w:ascii="Times New Roman" w:hAnsi="Times New Roman" w:cs="Times New Roman"/>
          <w:b/>
          <w:sz w:val="24"/>
          <w:szCs w:val="24"/>
        </w:rPr>
        <w:t>r in the context of a causal appraisal of the associations</w:t>
      </w:r>
    </w:p>
    <w:p w14:paraId="02794D3B" w14:textId="77777777"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As an example, when he states </w:t>
      </w:r>
    </w:p>
    <w:p w14:paraId="1D714255" w14:textId="683E68DE" w:rsidR="0039062D" w:rsidRPr="004C6A75"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“It has also been argued that pollution should not be a confounder of temperature mortality association, as adjusting for pollution excludes the interaction between temperature and pollution” he should be more analytical and discuss the potential role of air pollution as a confounder, as an intermediate variable in the causal pathway and as an effect modifier.</w:t>
      </w:r>
    </w:p>
    <w:p w14:paraId="08F022E4" w14:textId="7761C78A" w:rsidR="000D16C7" w:rsidRPr="00F9513F" w:rsidRDefault="000D16C7" w:rsidP="000D16C7">
      <w:pPr>
        <w:jc w:val="both"/>
        <w:rPr>
          <w:rFonts w:ascii="Times New Roman" w:hAnsi="Times New Roman" w:cs="Times New Roman"/>
          <w:sz w:val="24"/>
          <w:szCs w:val="24"/>
        </w:rPr>
      </w:pPr>
      <w:r w:rsidRPr="00F9513F">
        <w:rPr>
          <w:rFonts w:ascii="Times New Roman" w:hAnsi="Times New Roman" w:cs="Times New Roman"/>
          <w:sz w:val="24"/>
          <w:szCs w:val="24"/>
        </w:rPr>
        <w:t xml:space="preserve">I have added </w:t>
      </w:r>
      <w:r w:rsidR="00653DBB">
        <w:rPr>
          <w:rFonts w:ascii="Times New Roman" w:hAnsi="Times New Roman" w:cs="Times New Roman"/>
          <w:sz w:val="24"/>
          <w:szCs w:val="24"/>
        </w:rPr>
        <w:t>definitions</w:t>
      </w:r>
      <w:r w:rsidRPr="00F9513F">
        <w:rPr>
          <w:rFonts w:ascii="Times New Roman" w:hAnsi="Times New Roman" w:cs="Times New Roman"/>
          <w:sz w:val="24"/>
          <w:szCs w:val="24"/>
        </w:rPr>
        <w:t xml:space="preserve"> of c</w:t>
      </w:r>
      <w:del w:id="24" w:author="Ezzati, Majid" w:date="2019-08-11T16:52:00Z">
        <w:r w:rsidRPr="00F9513F" w:rsidDel="00E35AC0">
          <w:rPr>
            <w:rFonts w:ascii="Times New Roman" w:hAnsi="Times New Roman" w:cs="Times New Roman"/>
            <w:sz w:val="24"/>
            <w:szCs w:val="24"/>
          </w:rPr>
          <w:delText xml:space="preserve">onfounders, effect modifiers and mediators, in Section 5.5 on pgs. </w:delText>
        </w:r>
      </w:del>
      <w:commentRangeStart w:id="25"/>
      <w:ins w:id="26" w:author="Ezzati, Majid" w:date="2019-08-11T16:52:00Z">
        <w:r w:rsidR="00E35AC0">
          <w:rPr>
            <w:rFonts w:ascii="Times New Roman" w:hAnsi="Times New Roman" w:cs="Times New Roman"/>
            <w:sz w:val="24"/>
            <w:szCs w:val="24"/>
          </w:rPr>
          <w:t>s</w:t>
        </w:r>
      </w:ins>
      <w:commentRangeStart w:id="27"/>
      <w:r w:rsidRPr="00F9513F">
        <w:rPr>
          <w:rFonts w:ascii="Times New Roman" w:hAnsi="Times New Roman" w:cs="Times New Roman"/>
          <w:sz w:val="24"/>
          <w:szCs w:val="24"/>
        </w:rPr>
        <w:t>XX</w:t>
      </w:r>
      <w:commentRangeEnd w:id="25"/>
      <w:r w:rsidR="00E35AC0">
        <w:rPr>
          <w:rStyle w:val="CommentReference"/>
        </w:rPr>
        <w:commentReference w:id="25"/>
      </w:r>
      <w:r w:rsidRPr="00F9513F">
        <w:rPr>
          <w:rFonts w:ascii="Times New Roman" w:hAnsi="Times New Roman" w:cs="Times New Roman"/>
          <w:sz w:val="24"/>
          <w:szCs w:val="24"/>
        </w:rPr>
        <w:t>-XX</w:t>
      </w:r>
      <w:commentRangeEnd w:id="27"/>
      <w:r w:rsidR="00966561">
        <w:rPr>
          <w:rStyle w:val="CommentReference"/>
        </w:rPr>
        <w:commentReference w:id="27"/>
      </w:r>
      <w:r w:rsidRPr="00F9513F">
        <w:rPr>
          <w:rFonts w:ascii="Times New Roman" w:hAnsi="Times New Roman" w:cs="Times New Roman"/>
          <w:sz w:val="24"/>
          <w:szCs w:val="24"/>
        </w:rPr>
        <w:t>.</w:t>
      </w:r>
      <w:r w:rsidR="00183135">
        <w:rPr>
          <w:rFonts w:ascii="Times New Roman" w:hAnsi="Times New Roman" w:cs="Times New Roman"/>
          <w:sz w:val="24"/>
          <w:szCs w:val="24"/>
        </w:rPr>
        <w:t xml:space="preserve"> </w:t>
      </w:r>
      <w:r w:rsidR="00183135" w:rsidRPr="001D17F7">
        <w:rPr>
          <w:rFonts w:ascii="Times New Roman" w:hAnsi="Times New Roman" w:cs="Times New Roman"/>
          <w:sz w:val="24"/>
          <w:szCs w:val="24"/>
        </w:rPr>
        <w:t>I have also listed</w:t>
      </w:r>
      <w:r w:rsidR="00CF317F" w:rsidRPr="001D17F7">
        <w:rPr>
          <w:rFonts w:ascii="Times New Roman" w:hAnsi="Times New Roman" w:cs="Times New Roman"/>
          <w:sz w:val="24"/>
          <w:szCs w:val="24"/>
        </w:rPr>
        <w:t xml:space="preserve"> potential variables</w:t>
      </w:r>
      <w:r w:rsidR="00586E15" w:rsidRPr="001D17F7">
        <w:rPr>
          <w:rFonts w:ascii="Times New Roman" w:hAnsi="Times New Roman" w:cs="Times New Roman"/>
          <w:sz w:val="24"/>
          <w:szCs w:val="24"/>
        </w:rPr>
        <w:t xml:space="preserve"> of note</w:t>
      </w:r>
      <w:r w:rsidR="00945A05" w:rsidRPr="001D17F7">
        <w:rPr>
          <w:rFonts w:ascii="Times New Roman" w:hAnsi="Times New Roman" w:cs="Times New Roman"/>
          <w:sz w:val="24"/>
          <w:szCs w:val="24"/>
        </w:rPr>
        <w:t>, and the implications of these on my study and potential future work,</w:t>
      </w:r>
      <w:r w:rsidR="00D8726C" w:rsidRPr="001D17F7">
        <w:rPr>
          <w:rFonts w:ascii="Times New Roman" w:hAnsi="Times New Roman" w:cs="Times New Roman"/>
          <w:sz w:val="24"/>
          <w:szCs w:val="24"/>
        </w:rPr>
        <w:t xml:space="preserve"> in Section </w:t>
      </w:r>
      <w:r w:rsidR="003614BD" w:rsidRPr="001D17F7">
        <w:rPr>
          <w:rFonts w:ascii="Times New Roman" w:hAnsi="Times New Roman" w:cs="Times New Roman"/>
          <w:sz w:val="24"/>
          <w:szCs w:val="24"/>
        </w:rPr>
        <w:t>8.</w:t>
      </w:r>
      <w:r w:rsidR="00577850">
        <w:rPr>
          <w:rFonts w:ascii="Times New Roman" w:hAnsi="Times New Roman" w:cs="Times New Roman"/>
          <w:sz w:val="24"/>
          <w:szCs w:val="24"/>
        </w:rPr>
        <w:t>2</w:t>
      </w:r>
      <w:r w:rsidR="00D8726C" w:rsidRPr="001D17F7">
        <w:rPr>
          <w:rFonts w:ascii="Times New Roman" w:hAnsi="Times New Roman" w:cs="Times New Roman"/>
          <w:sz w:val="24"/>
          <w:szCs w:val="24"/>
        </w:rPr>
        <w:t xml:space="preserve"> </w:t>
      </w:r>
      <w:r w:rsidR="0008258F">
        <w:rPr>
          <w:rFonts w:ascii="Times New Roman" w:hAnsi="Times New Roman" w:cs="Times New Roman"/>
          <w:sz w:val="24"/>
          <w:szCs w:val="24"/>
        </w:rPr>
        <w:t xml:space="preserve">on pgs. </w:t>
      </w:r>
      <w:commentRangeStart w:id="28"/>
      <w:r w:rsidR="0008258F">
        <w:rPr>
          <w:rFonts w:ascii="Times New Roman" w:hAnsi="Times New Roman" w:cs="Times New Roman"/>
          <w:sz w:val="24"/>
          <w:szCs w:val="24"/>
        </w:rPr>
        <w:t>XX-XX</w:t>
      </w:r>
      <w:commentRangeEnd w:id="28"/>
      <w:r w:rsidR="005510C6">
        <w:rPr>
          <w:rStyle w:val="CommentReference"/>
        </w:rPr>
        <w:commentReference w:id="28"/>
      </w:r>
      <w:r w:rsidR="00D8726C" w:rsidRPr="001D17F7">
        <w:rPr>
          <w:rFonts w:ascii="Times New Roman" w:hAnsi="Times New Roman" w:cs="Times New Roman"/>
          <w:sz w:val="24"/>
          <w:szCs w:val="24"/>
        </w:rPr>
        <w:t>.</w:t>
      </w:r>
      <w:ins w:id="29" w:author="Ezzati, Majid" w:date="2019-08-11T16:55:00Z">
        <w:r w:rsidR="00E35AC0">
          <w:rPr>
            <w:rFonts w:ascii="Times New Roman" w:hAnsi="Times New Roman" w:cs="Times New Roman"/>
            <w:sz w:val="24"/>
            <w:szCs w:val="24"/>
          </w:rPr>
          <w:t xml:space="preserve">  In doing so, I have both identified factors that may be confounders of the role of temperature, and </w:t>
        </w:r>
        <w:commentRangeStart w:id="30"/>
        <w:r w:rsidR="00E35AC0">
          <w:rPr>
            <w:rFonts w:ascii="Times New Roman" w:hAnsi="Times New Roman" w:cs="Times New Roman"/>
            <w:sz w:val="24"/>
            <w:szCs w:val="24"/>
          </w:rPr>
          <w:t>how my statistical model, and i</w:t>
        </w:r>
      </w:ins>
      <w:ins w:id="31" w:author="Ezzati, Majid" w:date="2019-08-11T16:56:00Z">
        <w:r w:rsidR="00E35AC0">
          <w:rPr>
            <w:rFonts w:ascii="Times New Roman" w:hAnsi="Times New Roman" w:cs="Times New Roman"/>
            <w:sz w:val="24"/>
            <w:szCs w:val="24"/>
          </w:rPr>
          <w:t>t</w:t>
        </w:r>
      </w:ins>
      <w:ins w:id="32" w:author="Ezzati, Majid" w:date="2019-08-11T16:55:00Z">
        <w:r w:rsidR="00E35AC0">
          <w:rPr>
            <w:rFonts w:ascii="Times New Roman" w:hAnsi="Times New Roman" w:cs="Times New Roman"/>
            <w:sz w:val="24"/>
            <w:szCs w:val="24"/>
          </w:rPr>
          <w:t>s random intercepts and slopes, at least partially control for these.</w:t>
        </w:r>
      </w:ins>
      <w:commentRangeEnd w:id="30"/>
      <w:ins w:id="33" w:author="Ezzati, Majid" w:date="2019-08-11T16:56:00Z">
        <w:r w:rsidR="00E35AC0">
          <w:rPr>
            <w:rStyle w:val="CommentReference"/>
          </w:rPr>
          <w:commentReference w:id="30"/>
        </w:r>
      </w:ins>
    </w:p>
    <w:p w14:paraId="1E1EFE56" w14:textId="727F0D1B" w:rsidR="000D16C7" w:rsidRPr="002D23EA" w:rsidRDefault="000D16C7" w:rsidP="000D16C7">
      <w:pPr>
        <w:jc w:val="both"/>
        <w:rPr>
          <w:rFonts w:ascii="Times New Roman" w:hAnsi="Times New Roman" w:cs="Times New Roman"/>
          <w:sz w:val="24"/>
          <w:szCs w:val="24"/>
        </w:rPr>
      </w:pPr>
      <w:r w:rsidRPr="002D23EA">
        <w:rPr>
          <w:rFonts w:ascii="Times New Roman" w:hAnsi="Times New Roman" w:cs="Times New Roman"/>
          <w:sz w:val="24"/>
          <w:szCs w:val="24"/>
        </w:rPr>
        <w:t>Chapter 4</w:t>
      </w:r>
      <w:ins w:id="34" w:author="Ezzati, Majid" w:date="2019-08-11T16:53:00Z">
        <w:r w:rsidR="00E35AC0">
          <w:rPr>
            <w:rFonts w:ascii="Times New Roman" w:hAnsi="Times New Roman" w:cs="Times New Roman"/>
            <w:sz w:val="24"/>
            <w:szCs w:val="24"/>
          </w:rPr>
          <w:t xml:space="preserve"> presents a </w:t>
        </w:r>
        <w:r w:rsidR="00E35AC0" w:rsidRPr="00E35AC0">
          <w:rPr>
            <w:rFonts w:ascii="Times New Roman" w:hAnsi="Times New Roman" w:cs="Times New Roman"/>
            <w:i/>
            <w:sz w:val="24"/>
            <w:szCs w:val="24"/>
            <w:rPrChange w:id="35" w:author="Ezzati, Majid" w:date="2019-08-11T16:54:00Z">
              <w:rPr>
                <w:rFonts w:ascii="Times New Roman" w:hAnsi="Times New Roman" w:cs="Times New Roman"/>
                <w:sz w:val="24"/>
                <w:szCs w:val="24"/>
              </w:rPr>
            </w:rPrChange>
          </w:rPr>
          <w:t>descriptive</w:t>
        </w:r>
        <w:r w:rsidR="00E35AC0">
          <w:rPr>
            <w:rFonts w:ascii="Times New Roman" w:hAnsi="Times New Roman" w:cs="Times New Roman"/>
            <w:sz w:val="24"/>
            <w:szCs w:val="24"/>
          </w:rPr>
          <w:t xml:space="preserve"> analysis of seasonality</w:t>
        </w:r>
      </w:ins>
      <w:ins w:id="36" w:author="Ezzati, Majid" w:date="2019-08-11T16:54:00Z">
        <w:r w:rsidR="00E35AC0">
          <w:rPr>
            <w:rFonts w:ascii="Times New Roman" w:hAnsi="Times New Roman" w:cs="Times New Roman"/>
            <w:sz w:val="24"/>
            <w:szCs w:val="24"/>
          </w:rPr>
          <w:t xml:space="preserve"> using wavelet methods</w:t>
        </w:r>
      </w:ins>
      <w:ins w:id="37" w:author="Ezzati, Majid" w:date="2019-08-11T16:53:00Z">
        <w:r w:rsidR="00E35AC0">
          <w:rPr>
            <w:rFonts w:ascii="Times New Roman" w:hAnsi="Times New Roman" w:cs="Times New Roman"/>
            <w:sz w:val="24"/>
            <w:szCs w:val="24"/>
          </w:rPr>
          <w:t xml:space="preserve"> and no “effect size” is presented. </w:t>
        </w:r>
      </w:ins>
      <w:del w:id="38" w:author="Ezzati, Majid" w:date="2019-08-11T16:54:00Z">
        <w:r w:rsidRPr="002D23EA" w:rsidDel="00E35AC0">
          <w:rPr>
            <w:rFonts w:ascii="Times New Roman" w:hAnsi="Times New Roman" w:cs="Times New Roman"/>
            <w:sz w:val="24"/>
            <w:szCs w:val="24"/>
          </w:rPr>
          <w:delText xml:space="preserve">’s analysis is </w:delText>
        </w:r>
        <w:commentRangeStart w:id="39"/>
        <w:r w:rsidRPr="002D23EA" w:rsidDel="00E35AC0">
          <w:rPr>
            <w:rFonts w:ascii="Times New Roman" w:hAnsi="Times New Roman" w:cs="Times New Roman"/>
            <w:sz w:val="24"/>
            <w:szCs w:val="24"/>
          </w:rPr>
          <w:delText xml:space="preserve">statistical </w:delText>
        </w:r>
      </w:del>
      <w:commentRangeEnd w:id="39"/>
      <w:r w:rsidR="00E35AC0">
        <w:rPr>
          <w:rStyle w:val="CommentReference"/>
        </w:rPr>
        <w:commentReference w:id="39"/>
      </w:r>
      <w:del w:id="40" w:author="Ezzati, Majid" w:date="2019-08-11T16:54:00Z">
        <w:r w:rsidRPr="002D23EA" w:rsidDel="00E35AC0">
          <w:rPr>
            <w:rFonts w:ascii="Times New Roman" w:hAnsi="Times New Roman" w:cs="Times New Roman"/>
            <w:sz w:val="24"/>
            <w:szCs w:val="24"/>
          </w:rPr>
          <w:delText xml:space="preserve">and not </w:delText>
        </w:r>
        <w:r w:rsidR="00A705DA" w:rsidDel="00E35AC0">
          <w:rPr>
            <w:rFonts w:ascii="Times New Roman" w:hAnsi="Times New Roman" w:cs="Times New Roman"/>
            <w:sz w:val="24"/>
            <w:szCs w:val="24"/>
          </w:rPr>
          <w:delText xml:space="preserve">based on </w:delText>
        </w:r>
        <w:r w:rsidRPr="002D23EA" w:rsidDel="00E35AC0">
          <w:rPr>
            <w:rFonts w:ascii="Times New Roman" w:hAnsi="Times New Roman" w:cs="Times New Roman"/>
            <w:sz w:val="24"/>
            <w:szCs w:val="24"/>
          </w:rPr>
          <w:delText xml:space="preserve">causal inference. </w:delText>
        </w:r>
      </w:del>
      <w:r w:rsidRPr="002D23EA">
        <w:rPr>
          <w:rFonts w:ascii="Times New Roman" w:hAnsi="Times New Roman" w:cs="Times New Roman"/>
          <w:sz w:val="24"/>
          <w:szCs w:val="24"/>
        </w:rPr>
        <w:t xml:space="preserve">Therefore, I have not included a description of potential confounders </w:t>
      </w:r>
      <w:r w:rsidR="00D40B9E">
        <w:rPr>
          <w:rFonts w:ascii="Times New Roman" w:hAnsi="Times New Roman" w:cs="Times New Roman"/>
          <w:sz w:val="24"/>
          <w:szCs w:val="24"/>
        </w:rPr>
        <w:t>in</w:t>
      </w:r>
      <w:r w:rsidRPr="002D23EA">
        <w:rPr>
          <w:rFonts w:ascii="Times New Roman" w:hAnsi="Times New Roman" w:cs="Times New Roman"/>
          <w:sz w:val="24"/>
          <w:szCs w:val="24"/>
        </w:rPr>
        <w:t xml:space="preserve"> Chapter 4’s discussion.</w:t>
      </w:r>
    </w:p>
    <w:p w14:paraId="15EE9AD3" w14:textId="261176D7" w:rsidR="006B0876"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2. There is no discussion of the role of cohort studies (e.g. ACS, ESCAPE) in the study of temperature and se</w:t>
      </w:r>
      <w:r w:rsidR="00B25F54" w:rsidRPr="00C05AF1">
        <w:rPr>
          <w:rFonts w:ascii="Times New Roman" w:hAnsi="Times New Roman" w:cs="Times New Roman"/>
          <w:b/>
          <w:sz w:val="24"/>
          <w:szCs w:val="24"/>
        </w:rPr>
        <w:t>a</w:t>
      </w:r>
      <w:r w:rsidRPr="00C05AF1">
        <w:rPr>
          <w:rFonts w:ascii="Times New Roman" w:hAnsi="Times New Roman" w:cs="Times New Roman"/>
          <w:b/>
          <w:sz w:val="24"/>
          <w:szCs w:val="24"/>
        </w:rPr>
        <w:t>sonality.  Perhaps none has been published, but the issue should be discussed, with merits and limitations of such studies.</w:t>
      </w:r>
    </w:p>
    <w:p w14:paraId="0178565F" w14:textId="4D3646B6" w:rsidR="00AA14E7" w:rsidRPr="00C05AF1" w:rsidRDefault="00A72EFB" w:rsidP="00A72EFB">
      <w:pPr>
        <w:jc w:val="both"/>
        <w:rPr>
          <w:rFonts w:ascii="Times New Roman" w:hAnsi="Times New Roman" w:cs="Times New Roman"/>
          <w:sz w:val="24"/>
          <w:szCs w:val="24"/>
        </w:rPr>
      </w:pPr>
      <w:r w:rsidRPr="00E720DC">
        <w:rPr>
          <w:rFonts w:ascii="Times New Roman" w:hAnsi="Times New Roman" w:cs="Times New Roman"/>
          <w:sz w:val="24"/>
          <w:szCs w:val="24"/>
        </w:rPr>
        <w:t xml:space="preserve">I have elaborated with </w:t>
      </w:r>
      <w:r w:rsidR="00B2526D" w:rsidRPr="00E720DC">
        <w:rPr>
          <w:rFonts w:ascii="Times New Roman" w:hAnsi="Times New Roman" w:cs="Times New Roman"/>
          <w:sz w:val="24"/>
          <w:szCs w:val="24"/>
        </w:rPr>
        <w:t>the new</w:t>
      </w:r>
      <w:r w:rsidRPr="00E720DC">
        <w:rPr>
          <w:rFonts w:ascii="Times New Roman" w:hAnsi="Times New Roman" w:cs="Times New Roman"/>
          <w:sz w:val="24"/>
          <w:szCs w:val="24"/>
        </w:rPr>
        <w:t xml:space="preserve"> Section </w:t>
      </w:r>
      <w:r w:rsidR="002E1259" w:rsidRPr="00E720DC">
        <w:rPr>
          <w:rFonts w:ascii="Times New Roman" w:hAnsi="Times New Roman" w:cs="Times New Roman"/>
          <w:sz w:val="24"/>
          <w:szCs w:val="24"/>
        </w:rPr>
        <w:t>2.</w:t>
      </w:r>
      <w:r w:rsidR="003D3FD7">
        <w:rPr>
          <w:rFonts w:ascii="Times New Roman" w:hAnsi="Times New Roman" w:cs="Times New Roman"/>
          <w:sz w:val="24"/>
          <w:szCs w:val="24"/>
        </w:rPr>
        <w:t>4</w:t>
      </w:r>
      <w:r w:rsidR="002E1259" w:rsidRPr="00E720DC">
        <w:rPr>
          <w:rFonts w:ascii="Times New Roman" w:hAnsi="Times New Roman" w:cs="Times New Roman"/>
          <w:sz w:val="24"/>
          <w:szCs w:val="24"/>
        </w:rPr>
        <w:t>.</w:t>
      </w:r>
      <w:r w:rsidR="003D3FD7">
        <w:rPr>
          <w:rFonts w:ascii="Times New Roman" w:hAnsi="Times New Roman" w:cs="Times New Roman"/>
          <w:sz w:val="24"/>
          <w:szCs w:val="24"/>
        </w:rPr>
        <w:t>8</w:t>
      </w:r>
      <w:r w:rsidR="00B2526D" w:rsidRPr="00E720DC">
        <w:rPr>
          <w:rFonts w:ascii="Times New Roman" w:hAnsi="Times New Roman" w:cs="Times New Roman"/>
          <w:sz w:val="24"/>
          <w:szCs w:val="24"/>
        </w:rPr>
        <w:t xml:space="preserve"> </w:t>
      </w:r>
      <w:r w:rsidRPr="00E720DC">
        <w:rPr>
          <w:rFonts w:ascii="Times New Roman" w:hAnsi="Times New Roman" w:cs="Times New Roman"/>
          <w:sz w:val="24"/>
          <w:szCs w:val="24"/>
        </w:rPr>
        <w:t xml:space="preserve">on pg. </w:t>
      </w:r>
      <w:commentRangeStart w:id="41"/>
      <w:r w:rsidRPr="00E720DC">
        <w:rPr>
          <w:rFonts w:ascii="Times New Roman" w:hAnsi="Times New Roman" w:cs="Times New Roman"/>
          <w:sz w:val="24"/>
          <w:szCs w:val="24"/>
        </w:rPr>
        <w:t>XX</w:t>
      </w:r>
      <w:commentRangeEnd w:id="41"/>
      <w:r w:rsidR="00F079DB">
        <w:rPr>
          <w:rStyle w:val="CommentReference"/>
        </w:rPr>
        <w:commentReference w:id="41"/>
      </w:r>
      <w:r w:rsidR="00203C49" w:rsidRPr="00E720DC">
        <w:rPr>
          <w:rFonts w:ascii="Times New Roman" w:hAnsi="Times New Roman" w:cs="Times New Roman"/>
          <w:sz w:val="24"/>
          <w:szCs w:val="24"/>
        </w:rPr>
        <w:t>.</w:t>
      </w:r>
      <w:r w:rsidR="003A12AB">
        <w:rPr>
          <w:rFonts w:ascii="Times New Roman" w:hAnsi="Times New Roman" w:cs="Times New Roman"/>
          <w:sz w:val="24"/>
          <w:szCs w:val="24"/>
        </w:rPr>
        <w:t xml:space="preserve"> </w:t>
      </w:r>
      <w:del w:id="42" w:author="Ezzati, Majid" w:date="2019-08-11T16:55:00Z">
        <w:r w:rsidR="003A12AB" w:rsidDel="00E35AC0">
          <w:rPr>
            <w:rFonts w:ascii="Times New Roman" w:hAnsi="Times New Roman" w:cs="Times New Roman"/>
            <w:sz w:val="24"/>
            <w:szCs w:val="24"/>
          </w:rPr>
          <w:delText xml:space="preserve">I </w:delText>
        </w:r>
        <w:r w:rsidR="00BF0F0F" w:rsidDel="00E35AC0">
          <w:rPr>
            <w:rFonts w:ascii="Times New Roman" w:hAnsi="Times New Roman" w:cs="Times New Roman"/>
            <w:sz w:val="24"/>
            <w:szCs w:val="24"/>
          </w:rPr>
          <w:delText xml:space="preserve">give a small comment in future work in Section </w:delText>
        </w:r>
        <w:r w:rsidR="00D406A3" w:rsidDel="00E35AC0">
          <w:rPr>
            <w:rFonts w:ascii="Times New Roman" w:hAnsi="Times New Roman" w:cs="Times New Roman"/>
            <w:sz w:val="24"/>
            <w:szCs w:val="24"/>
          </w:rPr>
          <w:delText xml:space="preserve">8.4 </w:delText>
        </w:r>
        <w:r w:rsidR="005F087A" w:rsidDel="00E35AC0">
          <w:rPr>
            <w:rFonts w:ascii="Times New Roman" w:hAnsi="Times New Roman" w:cs="Times New Roman"/>
            <w:sz w:val="24"/>
            <w:szCs w:val="24"/>
          </w:rPr>
          <w:delText xml:space="preserve">on pg. </w:delText>
        </w:r>
        <w:commentRangeStart w:id="43"/>
        <w:r w:rsidR="005F087A" w:rsidDel="00E35AC0">
          <w:rPr>
            <w:rFonts w:ascii="Times New Roman" w:hAnsi="Times New Roman" w:cs="Times New Roman"/>
            <w:sz w:val="24"/>
            <w:szCs w:val="24"/>
          </w:rPr>
          <w:delText>XX</w:delText>
        </w:r>
        <w:commentRangeEnd w:id="43"/>
        <w:r w:rsidR="00931AFB" w:rsidDel="00E35AC0">
          <w:rPr>
            <w:rStyle w:val="CommentReference"/>
          </w:rPr>
          <w:commentReference w:id="43"/>
        </w:r>
        <w:r w:rsidR="005F087A" w:rsidDel="00E35AC0">
          <w:rPr>
            <w:rFonts w:ascii="Times New Roman" w:hAnsi="Times New Roman" w:cs="Times New Roman"/>
            <w:sz w:val="24"/>
            <w:szCs w:val="24"/>
          </w:rPr>
          <w:delText>.</w:delText>
        </w:r>
      </w:del>
    </w:p>
    <w:p w14:paraId="7DB63D27" w14:textId="48436150"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3. Season is mainly </w:t>
      </w:r>
      <w:r w:rsidR="00404FEC" w:rsidRPr="00C05AF1">
        <w:rPr>
          <w:rFonts w:ascii="Times New Roman" w:hAnsi="Times New Roman" w:cs="Times New Roman"/>
          <w:b/>
          <w:sz w:val="24"/>
          <w:szCs w:val="24"/>
        </w:rPr>
        <w:t>interpreted</w:t>
      </w:r>
      <w:r w:rsidR="00212876" w:rsidRPr="00C05AF1">
        <w:rPr>
          <w:rFonts w:ascii="Times New Roman" w:hAnsi="Times New Roman" w:cs="Times New Roman"/>
          <w:b/>
          <w:sz w:val="24"/>
          <w:szCs w:val="24"/>
        </w:rPr>
        <w:t xml:space="preserve"> in the thesis</w:t>
      </w:r>
      <w:r w:rsidR="00404FEC" w:rsidRPr="00C05AF1">
        <w:rPr>
          <w:rFonts w:ascii="Times New Roman" w:hAnsi="Times New Roman" w:cs="Times New Roman"/>
          <w:b/>
          <w:sz w:val="24"/>
          <w:szCs w:val="24"/>
        </w:rPr>
        <w:t xml:space="preserve"> </w:t>
      </w:r>
      <w:r w:rsidRPr="00C05AF1">
        <w:rPr>
          <w:rFonts w:ascii="Times New Roman" w:hAnsi="Times New Roman" w:cs="Times New Roman"/>
          <w:b/>
          <w:sz w:val="24"/>
          <w:szCs w:val="24"/>
        </w:rPr>
        <w:t>as a proxy for temperature. It is not</w:t>
      </w:r>
      <w:r w:rsidR="00212876" w:rsidRPr="00C05AF1">
        <w:rPr>
          <w:rFonts w:ascii="Times New Roman" w:hAnsi="Times New Roman" w:cs="Times New Roman"/>
          <w:b/>
          <w:sz w:val="24"/>
          <w:szCs w:val="24"/>
        </w:rPr>
        <w:t xml:space="preserve"> made</w:t>
      </w:r>
      <w:r w:rsidRPr="00C05AF1">
        <w:rPr>
          <w:rFonts w:ascii="Times New Roman" w:hAnsi="Times New Roman" w:cs="Times New Roman"/>
          <w:b/>
          <w:sz w:val="24"/>
          <w:szCs w:val="24"/>
        </w:rPr>
        <w:t xml:space="preserve"> clear what is in season that goes beyond temperature and that could confound the association b</w:t>
      </w:r>
      <w:r w:rsidR="00E70695" w:rsidRPr="00C05AF1">
        <w:rPr>
          <w:rFonts w:ascii="Times New Roman" w:hAnsi="Times New Roman" w:cs="Times New Roman"/>
          <w:b/>
          <w:sz w:val="24"/>
          <w:szCs w:val="24"/>
        </w:rPr>
        <w:t>e</w:t>
      </w:r>
      <w:r w:rsidRPr="00C05AF1">
        <w:rPr>
          <w:rFonts w:ascii="Times New Roman" w:hAnsi="Times New Roman" w:cs="Times New Roman"/>
          <w:b/>
          <w:sz w:val="24"/>
          <w:szCs w:val="24"/>
        </w:rPr>
        <w:t>t</w:t>
      </w:r>
      <w:r w:rsidR="00E70695" w:rsidRPr="00C05AF1">
        <w:rPr>
          <w:rFonts w:ascii="Times New Roman" w:hAnsi="Times New Roman" w:cs="Times New Roman"/>
          <w:b/>
          <w:sz w:val="24"/>
          <w:szCs w:val="24"/>
        </w:rPr>
        <w:t>w</w:t>
      </w:r>
      <w:r w:rsidRPr="00C05AF1">
        <w:rPr>
          <w:rFonts w:ascii="Times New Roman" w:hAnsi="Times New Roman" w:cs="Times New Roman"/>
          <w:b/>
          <w:sz w:val="24"/>
          <w:szCs w:val="24"/>
        </w:rPr>
        <w:t>een temperature and outcomes. For example</w:t>
      </w:r>
      <w:r w:rsidR="00E70695" w:rsidRPr="00C05AF1">
        <w:rPr>
          <w:rFonts w:ascii="Times New Roman" w:hAnsi="Times New Roman" w:cs="Times New Roman"/>
          <w:b/>
          <w:sz w:val="24"/>
          <w:szCs w:val="24"/>
        </w:rPr>
        <w:t xml:space="preserve">, seasonal behaviours dictated by social norms </w:t>
      </w:r>
      <w:r w:rsidR="00B25F54" w:rsidRPr="00C05AF1">
        <w:rPr>
          <w:rFonts w:ascii="Times New Roman" w:hAnsi="Times New Roman" w:cs="Times New Roman"/>
          <w:b/>
          <w:sz w:val="24"/>
          <w:szCs w:val="24"/>
        </w:rPr>
        <w:t xml:space="preserve">(holidays) </w:t>
      </w:r>
      <w:r w:rsidR="00E70695" w:rsidRPr="00C05AF1">
        <w:rPr>
          <w:rFonts w:ascii="Times New Roman" w:hAnsi="Times New Roman" w:cs="Times New Roman"/>
          <w:b/>
          <w:sz w:val="24"/>
          <w:szCs w:val="24"/>
        </w:rPr>
        <w:t xml:space="preserve">and not temperature, viral infections </w:t>
      </w:r>
      <w:r w:rsidR="00404FEC" w:rsidRPr="00C05AF1">
        <w:rPr>
          <w:rFonts w:ascii="Times New Roman" w:hAnsi="Times New Roman" w:cs="Times New Roman"/>
          <w:b/>
          <w:sz w:val="24"/>
          <w:szCs w:val="24"/>
        </w:rPr>
        <w:t xml:space="preserve">not caused driven temperature </w:t>
      </w:r>
      <w:r w:rsidR="00E70695" w:rsidRPr="00C05AF1">
        <w:rPr>
          <w:rFonts w:ascii="Times New Roman" w:hAnsi="Times New Roman" w:cs="Times New Roman"/>
          <w:b/>
          <w:sz w:val="24"/>
          <w:szCs w:val="24"/>
        </w:rPr>
        <w:t>etc.</w:t>
      </w:r>
    </w:p>
    <w:p w14:paraId="5354F5B3" w14:textId="61F076EE" w:rsidR="00E70695" w:rsidRPr="00C05AF1" w:rsidRDefault="00E70695" w:rsidP="007B1119">
      <w:pPr>
        <w:jc w:val="both"/>
        <w:rPr>
          <w:rFonts w:ascii="Times New Roman" w:hAnsi="Times New Roman" w:cs="Times New Roman"/>
          <w:b/>
          <w:sz w:val="24"/>
          <w:szCs w:val="24"/>
        </w:rPr>
      </w:pPr>
      <w:r w:rsidRPr="00C05AF1">
        <w:rPr>
          <w:rFonts w:ascii="Times New Roman" w:hAnsi="Times New Roman" w:cs="Times New Roman"/>
          <w:b/>
          <w:sz w:val="24"/>
          <w:szCs w:val="24"/>
        </w:rPr>
        <w:lastRenderedPageBreak/>
        <w:t xml:space="preserve">This should be discussed when introducing seasonality in Chapter 2 and then </w:t>
      </w:r>
      <w:r w:rsidR="00BE504B" w:rsidRPr="00C05AF1">
        <w:rPr>
          <w:rFonts w:ascii="Times New Roman" w:hAnsi="Times New Roman" w:cs="Times New Roman"/>
          <w:b/>
          <w:sz w:val="24"/>
          <w:szCs w:val="24"/>
        </w:rPr>
        <w:t xml:space="preserve">briefly </w:t>
      </w:r>
      <w:r w:rsidRPr="00C05AF1">
        <w:rPr>
          <w:rFonts w:ascii="Times New Roman" w:hAnsi="Times New Roman" w:cs="Times New Roman"/>
          <w:b/>
          <w:sz w:val="24"/>
          <w:szCs w:val="24"/>
        </w:rPr>
        <w:t>in each of the substantive chapters where season is used, and in the general Discussion.</w:t>
      </w:r>
    </w:p>
    <w:p w14:paraId="467912DA" w14:textId="77777777" w:rsidR="003E7039" w:rsidRDefault="00926AD0" w:rsidP="007B1119">
      <w:pPr>
        <w:jc w:val="both"/>
        <w:rPr>
          <w:rFonts w:ascii="Times New Roman" w:hAnsi="Times New Roman" w:cs="Times New Roman"/>
          <w:sz w:val="24"/>
          <w:szCs w:val="24"/>
        </w:rPr>
      </w:pPr>
      <w:commentRangeStart w:id="44"/>
      <w:r w:rsidRPr="00FE5F07">
        <w:rPr>
          <w:rFonts w:ascii="Times New Roman" w:hAnsi="Times New Roman" w:cs="Times New Roman"/>
          <w:sz w:val="24"/>
          <w:szCs w:val="24"/>
        </w:rPr>
        <w:t xml:space="preserve">One of the main </w:t>
      </w:r>
      <w:r w:rsidR="00B15030" w:rsidRPr="00FE5F07">
        <w:rPr>
          <w:rFonts w:ascii="Times New Roman" w:hAnsi="Times New Roman" w:cs="Times New Roman"/>
          <w:sz w:val="24"/>
          <w:szCs w:val="24"/>
        </w:rPr>
        <w:t>aim</w:t>
      </w:r>
      <w:r w:rsidRPr="00FE5F07">
        <w:rPr>
          <w:rFonts w:ascii="Times New Roman" w:hAnsi="Times New Roman" w:cs="Times New Roman"/>
          <w:sz w:val="24"/>
          <w:szCs w:val="24"/>
        </w:rPr>
        <w:t>s</w:t>
      </w:r>
      <w:r w:rsidR="005D5DA1" w:rsidRPr="00FE5F07">
        <w:rPr>
          <w:rFonts w:ascii="Times New Roman" w:hAnsi="Times New Roman" w:cs="Times New Roman"/>
          <w:sz w:val="24"/>
          <w:szCs w:val="24"/>
        </w:rPr>
        <w:t xml:space="preserve"> of the thesis, as mentioned </w:t>
      </w:r>
      <w:r w:rsidR="001A3870" w:rsidRPr="00FE5F07">
        <w:rPr>
          <w:rFonts w:ascii="Times New Roman" w:hAnsi="Times New Roman" w:cs="Times New Roman"/>
          <w:sz w:val="24"/>
          <w:szCs w:val="24"/>
        </w:rPr>
        <w:t>in the main response above</w:t>
      </w:r>
      <w:r w:rsidR="005D5DA1" w:rsidRPr="00FE5F07">
        <w:rPr>
          <w:rFonts w:ascii="Times New Roman" w:hAnsi="Times New Roman" w:cs="Times New Roman"/>
          <w:sz w:val="24"/>
          <w:szCs w:val="24"/>
        </w:rPr>
        <w:t>,</w:t>
      </w:r>
      <w:commentRangeEnd w:id="44"/>
      <w:r w:rsidR="00593878">
        <w:rPr>
          <w:rStyle w:val="CommentReference"/>
        </w:rPr>
        <w:commentReference w:id="44"/>
      </w:r>
      <w:r w:rsidR="005D5DA1" w:rsidRPr="00FE5F07">
        <w:rPr>
          <w:rFonts w:ascii="Times New Roman" w:hAnsi="Times New Roman" w:cs="Times New Roman"/>
          <w:sz w:val="24"/>
          <w:szCs w:val="24"/>
        </w:rPr>
        <w:t xml:space="preserve"> </w:t>
      </w:r>
      <w:r w:rsidR="00F04C7F" w:rsidRPr="00FE5F07">
        <w:rPr>
          <w:rFonts w:ascii="Times New Roman" w:hAnsi="Times New Roman" w:cs="Times New Roman"/>
          <w:sz w:val="24"/>
          <w:szCs w:val="24"/>
        </w:rPr>
        <w:t>was</w:t>
      </w:r>
      <w:r w:rsidR="005D5DA1" w:rsidRPr="00FE5F07">
        <w:rPr>
          <w:rFonts w:ascii="Times New Roman" w:hAnsi="Times New Roman" w:cs="Times New Roman"/>
          <w:sz w:val="24"/>
          <w:szCs w:val="24"/>
        </w:rPr>
        <w:t xml:space="preserve"> not to look at seasonality as a proxy for temperature, but rather </w:t>
      </w:r>
      <w:r w:rsidR="008E5D7B" w:rsidRPr="00FE5F07">
        <w:rPr>
          <w:rFonts w:ascii="Times New Roman" w:hAnsi="Times New Roman" w:cs="Times New Roman"/>
          <w:sz w:val="24"/>
          <w:szCs w:val="24"/>
        </w:rPr>
        <w:t>to understand</w:t>
      </w:r>
      <w:r w:rsidR="00826540" w:rsidRPr="00FE5F07">
        <w:rPr>
          <w:rFonts w:ascii="Times New Roman" w:hAnsi="Times New Roman" w:cs="Times New Roman"/>
          <w:sz w:val="24"/>
          <w:szCs w:val="24"/>
        </w:rPr>
        <w:t xml:space="preserve"> the role of temperature </w:t>
      </w:r>
      <w:r w:rsidR="00CC3DCC" w:rsidRPr="00FE5F07">
        <w:rPr>
          <w:rFonts w:ascii="Times New Roman" w:hAnsi="Times New Roman" w:cs="Times New Roman"/>
          <w:sz w:val="24"/>
          <w:szCs w:val="24"/>
        </w:rPr>
        <w:t xml:space="preserve">in </w:t>
      </w:r>
      <w:r w:rsidR="00826540" w:rsidRPr="00FE5F07">
        <w:rPr>
          <w:rFonts w:ascii="Times New Roman" w:hAnsi="Times New Roman" w:cs="Times New Roman"/>
          <w:sz w:val="24"/>
          <w:szCs w:val="24"/>
        </w:rPr>
        <w:t>interannual variation</w:t>
      </w:r>
      <w:r w:rsidR="008E7189" w:rsidRPr="00FE5F07">
        <w:rPr>
          <w:rFonts w:ascii="Times New Roman" w:hAnsi="Times New Roman" w:cs="Times New Roman"/>
          <w:sz w:val="24"/>
          <w:szCs w:val="24"/>
        </w:rPr>
        <w:t xml:space="preserve"> of death rates</w:t>
      </w:r>
      <w:r w:rsidR="00826540" w:rsidRPr="00FE5F07">
        <w:rPr>
          <w:rFonts w:ascii="Times New Roman" w:hAnsi="Times New Roman" w:cs="Times New Roman"/>
          <w:sz w:val="24"/>
          <w:szCs w:val="24"/>
        </w:rPr>
        <w:t xml:space="preserve">. To the extent that seasonal behaviours are dictated by social norms, </w:t>
      </w:r>
      <w:r w:rsidR="003F20B1" w:rsidRPr="00FE5F07">
        <w:rPr>
          <w:rFonts w:ascii="Times New Roman" w:hAnsi="Times New Roman" w:cs="Times New Roman"/>
          <w:sz w:val="24"/>
          <w:szCs w:val="24"/>
        </w:rPr>
        <w:t>the season itself (i.e., the absolute temperature characteristic of the season as well as the</w:t>
      </w:r>
      <w:r w:rsidR="008A0E63" w:rsidRPr="00FE5F07">
        <w:rPr>
          <w:rFonts w:ascii="Times New Roman" w:hAnsi="Times New Roman" w:cs="Times New Roman"/>
          <w:sz w:val="24"/>
          <w:szCs w:val="24"/>
        </w:rPr>
        <w:t xml:space="preserve"> events which take place within it</w:t>
      </w:r>
      <w:r w:rsidR="006C67D0" w:rsidRPr="00FE5F07">
        <w:rPr>
          <w:rFonts w:ascii="Times New Roman" w:hAnsi="Times New Roman" w:cs="Times New Roman"/>
          <w:sz w:val="24"/>
          <w:szCs w:val="24"/>
        </w:rPr>
        <w:t>)</w:t>
      </w:r>
      <w:r w:rsidR="00832821" w:rsidRPr="00FE5F07">
        <w:rPr>
          <w:rFonts w:ascii="Times New Roman" w:hAnsi="Times New Roman" w:cs="Times New Roman"/>
          <w:sz w:val="24"/>
          <w:szCs w:val="24"/>
        </w:rPr>
        <w:t xml:space="preserve">, </w:t>
      </w:r>
      <w:r w:rsidR="00A725C9" w:rsidRPr="00FE5F07">
        <w:rPr>
          <w:rFonts w:ascii="Times New Roman" w:hAnsi="Times New Roman" w:cs="Times New Roman"/>
          <w:sz w:val="24"/>
          <w:szCs w:val="24"/>
        </w:rPr>
        <w:t xml:space="preserve">is not analysed here, but rather the differences between </w:t>
      </w:r>
      <w:r w:rsidR="00437807" w:rsidRPr="00FE5F07">
        <w:rPr>
          <w:rFonts w:ascii="Times New Roman" w:hAnsi="Times New Roman" w:cs="Times New Roman"/>
          <w:sz w:val="24"/>
          <w:szCs w:val="24"/>
        </w:rPr>
        <w:t xml:space="preserve">the </w:t>
      </w:r>
      <w:r w:rsidR="008D23C3" w:rsidRPr="00FE5F07">
        <w:rPr>
          <w:rFonts w:ascii="Times New Roman" w:hAnsi="Times New Roman" w:cs="Times New Roman"/>
          <w:sz w:val="24"/>
          <w:szCs w:val="24"/>
        </w:rPr>
        <w:t xml:space="preserve">equivalent months in different years. </w:t>
      </w:r>
      <w:commentRangeStart w:id="45"/>
      <w:r w:rsidR="001E3DB2" w:rsidRPr="00FE5F07">
        <w:rPr>
          <w:rFonts w:ascii="Times New Roman" w:hAnsi="Times New Roman" w:cs="Times New Roman"/>
          <w:sz w:val="24"/>
          <w:szCs w:val="24"/>
        </w:rPr>
        <w:t>This would remove the confounding effect of a holiday, for example, Christmas, as it always takes place within the month of December.</w:t>
      </w:r>
      <w:r w:rsidR="0023133A">
        <w:rPr>
          <w:rFonts w:ascii="Times New Roman" w:hAnsi="Times New Roman" w:cs="Times New Roman"/>
          <w:sz w:val="24"/>
          <w:szCs w:val="24"/>
        </w:rPr>
        <w:t xml:space="preserve"> </w:t>
      </w:r>
      <w:commentRangeEnd w:id="45"/>
      <w:r w:rsidR="00593878">
        <w:rPr>
          <w:rStyle w:val="CommentReference"/>
        </w:rPr>
        <w:commentReference w:id="45"/>
      </w:r>
    </w:p>
    <w:p w14:paraId="5A87F614" w14:textId="76893AD2" w:rsidR="006F22E5" w:rsidRPr="00C05AF1" w:rsidRDefault="0023133A" w:rsidP="007B1119">
      <w:pPr>
        <w:jc w:val="both"/>
        <w:rPr>
          <w:rFonts w:ascii="Times New Roman" w:hAnsi="Times New Roman" w:cs="Times New Roman"/>
          <w:sz w:val="24"/>
          <w:szCs w:val="24"/>
        </w:rPr>
      </w:pPr>
      <w:r>
        <w:rPr>
          <w:rFonts w:ascii="Times New Roman" w:hAnsi="Times New Roman" w:cs="Times New Roman"/>
          <w:sz w:val="24"/>
          <w:szCs w:val="24"/>
        </w:rPr>
        <w:t>I have elaborated upon this point in Section 5.</w:t>
      </w:r>
      <w:r w:rsidR="009D11A3">
        <w:rPr>
          <w:rFonts w:ascii="Times New Roman" w:hAnsi="Times New Roman" w:cs="Times New Roman"/>
          <w:sz w:val="24"/>
          <w:szCs w:val="24"/>
        </w:rPr>
        <w:t>4</w:t>
      </w:r>
      <w:r w:rsidR="00F60D15">
        <w:rPr>
          <w:rFonts w:ascii="Times New Roman" w:hAnsi="Times New Roman" w:cs="Times New Roman"/>
          <w:sz w:val="24"/>
          <w:szCs w:val="24"/>
        </w:rPr>
        <w:t>.</w:t>
      </w:r>
      <w:r w:rsidR="009D11A3">
        <w:rPr>
          <w:rFonts w:ascii="Times New Roman" w:hAnsi="Times New Roman" w:cs="Times New Roman"/>
          <w:sz w:val="24"/>
          <w:szCs w:val="24"/>
        </w:rPr>
        <w:t>2</w:t>
      </w:r>
      <w:r w:rsidR="003E7039">
        <w:rPr>
          <w:rFonts w:ascii="Times New Roman" w:hAnsi="Times New Roman" w:cs="Times New Roman"/>
          <w:sz w:val="24"/>
          <w:szCs w:val="24"/>
        </w:rPr>
        <w:t xml:space="preserve"> o</w:t>
      </w:r>
      <w:r>
        <w:rPr>
          <w:rFonts w:ascii="Times New Roman" w:hAnsi="Times New Roman" w:cs="Times New Roman"/>
          <w:sz w:val="24"/>
          <w:szCs w:val="24"/>
        </w:rPr>
        <w:t>n pg.</w:t>
      </w:r>
      <w:r w:rsidR="009D52BB">
        <w:rPr>
          <w:rFonts w:ascii="Times New Roman" w:hAnsi="Times New Roman" w:cs="Times New Roman"/>
          <w:sz w:val="24"/>
          <w:szCs w:val="24"/>
        </w:rPr>
        <w:t xml:space="preserve"> </w:t>
      </w:r>
      <w:commentRangeStart w:id="46"/>
      <w:r>
        <w:rPr>
          <w:rFonts w:ascii="Times New Roman" w:hAnsi="Times New Roman" w:cs="Times New Roman"/>
          <w:sz w:val="24"/>
          <w:szCs w:val="24"/>
        </w:rPr>
        <w:t>XX</w:t>
      </w:r>
      <w:commentRangeEnd w:id="46"/>
      <w:r w:rsidR="0011154A">
        <w:rPr>
          <w:rStyle w:val="CommentReference"/>
        </w:rPr>
        <w:commentReference w:id="46"/>
      </w:r>
      <w:r w:rsidR="00A93658">
        <w:rPr>
          <w:rFonts w:ascii="Times New Roman" w:hAnsi="Times New Roman" w:cs="Times New Roman"/>
          <w:sz w:val="24"/>
          <w:szCs w:val="24"/>
        </w:rPr>
        <w:t xml:space="preserve"> and in Section 5.</w:t>
      </w:r>
      <w:r w:rsidR="00886E48">
        <w:rPr>
          <w:rFonts w:ascii="Times New Roman" w:hAnsi="Times New Roman" w:cs="Times New Roman"/>
          <w:sz w:val="24"/>
          <w:szCs w:val="24"/>
        </w:rPr>
        <w:t>4</w:t>
      </w:r>
      <w:r w:rsidR="00A93658">
        <w:rPr>
          <w:rFonts w:ascii="Times New Roman" w:hAnsi="Times New Roman" w:cs="Times New Roman"/>
          <w:sz w:val="24"/>
          <w:szCs w:val="24"/>
        </w:rPr>
        <w:t>.</w:t>
      </w:r>
      <w:r w:rsidR="00886E48">
        <w:rPr>
          <w:rFonts w:ascii="Times New Roman" w:hAnsi="Times New Roman" w:cs="Times New Roman"/>
          <w:sz w:val="24"/>
          <w:szCs w:val="24"/>
        </w:rPr>
        <w:t>6</w:t>
      </w:r>
      <w:r w:rsidR="00A93658">
        <w:rPr>
          <w:rFonts w:ascii="Times New Roman" w:hAnsi="Times New Roman" w:cs="Times New Roman"/>
          <w:sz w:val="24"/>
          <w:szCs w:val="24"/>
        </w:rPr>
        <w:t xml:space="preserve"> on pg. </w:t>
      </w:r>
      <w:commentRangeStart w:id="47"/>
      <w:r w:rsidR="00A93658">
        <w:rPr>
          <w:rFonts w:ascii="Times New Roman" w:hAnsi="Times New Roman" w:cs="Times New Roman"/>
          <w:sz w:val="24"/>
          <w:szCs w:val="24"/>
        </w:rPr>
        <w:t>XX</w:t>
      </w:r>
      <w:commentRangeEnd w:id="47"/>
      <w:r w:rsidR="00574855">
        <w:rPr>
          <w:rStyle w:val="CommentReference"/>
        </w:rPr>
        <w:commentReference w:id="47"/>
      </w:r>
      <w:r>
        <w:rPr>
          <w:rFonts w:ascii="Times New Roman" w:hAnsi="Times New Roman" w:cs="Times New Roman"/>
          <w:sz w:val="24"/>
          <w:szCs w:val="24"/>
        </w:rPr>
        <w:t>.</w:t>
      </w:r>
    </w:p>
    <w:p w14:paraId="7D62B774" w14:textId="6BE45D74" w:rsidR="00E70695" w:rsidRPr="00C05AF1" w:rsidRDefault="00E70695" w:rsidP="007B1119">
      <w:pPr>
        <w:jc w:val="both"/>
        <w:rPr>
          <w:rFonts w:ascii="Times New Roman" w:hAnsi="Times New Roman" w:cs="Times New Roman"/>
          <w:b/>
          <w:sz w:val="24"/>
          <w:szCs w:val="24"/>
        </w:rPr>
      </w:pPr>
      <w:r w:rsidRPr="00C05AF1">
        <w:rPr>
          <w:rFonts w:ascii="Times New Roman" w:hAnsi="Times New Roman" w:cs="Times New Roman"/>
          <w:b/>
          <w:sz w:val="24"/>
          <w:szCs w:val="24"/>
        </w:rPr>
        <w:t>4. In addition to the epidemiological methods, there are weaknesses in the biological interpretation of associations, both when appraising the literature and in the interpretation of his findings. For example</w:t>
      </w:r>
      <w:r w:rsidR="002B2036"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on pag</w:t>
      </w:r>
      <w:r w:rsidR="00FD6285" w:rsidRPr="00C05AF1">
        <w:rPr>
          <w:rFonts w:ascii="Times New Roman" w:hAnsi="Times New Roman" w:cs="Times New Roman"/>
          <w:b/>
          <w:sz w:val="24"/>
          <w:szCs w:val="24"/>
        </w:rPr>
        <w:t>e</w:t>
      </w:r>
      <w:r w:rsidRPr="00C05AF1">
        <w:rPr>
          <w:rFonts w:ascii="Times New Roman" w:hAnsi="Times New Roman" w:cs="Times New Roman"/>
          <w:b/>
          <w:sz w:val="24"/>
          <w:szCs w:val="24"/>
        </w:rPr>
        <w:t xml:space="preserve"> 35: acritical review of evidence of associations such as suicides. In Chapter 6: “Regarding suicide, higher temperature has been hypothesised as associated with higher levels of distress in younger people.” This is a very superficial explanation</w:t>
      </w:r>
      <w:r w:rsidR="00730199" w:rsidRPr="00C05AF1">
        <w:rPr>
          <w:rFonts w:ascii="Times New Roman" w:hAnsi="Times New Roman" w:cs="Times New Roman"/>
          <w:b/>
          <w:sz w:val="24"/>
          <w:szCs w:val="24"/>
        </w:rPr>
        <w:t>. The candidate should show awareness of his limitations in pathophysiological interpretations</w:t>
      </w:r>
      <w:r w:rsidR="001C1E4F" w:rsidRPr="00C05AF1">
        <w:rPr>
          <w:rFonts w:ascii="Times New Roman" w:hAnsi="Times New Roman" w:cs="Times New Roman"/>
          <w:b/>
          <w:sz w:val="24"/>
          <w:szCs w:val="24"/>
        </w:rPr>
        <w:t xml:space="preserve"> and the speculative nature of such discussions</w:t>
      </w:r>
      <w:r w:rsidR="00730199" w:rsidRPr="00C05AF1">
        <w:rPr>
          <w:rFonts w:ascii="Times New Roman" w:hAnsi="Times New Roman" w:cs="Times New Roman"/>
          <w:b/>
          <w:sz w:val="24"/>
          <w:szCs w:val="24"/>
        </w:rPr>
        <w:t>.</w:t>
      </w:r>
    </w:p>
    <w:p w14:paraId="64AF2C77" w14:textId="02FE9F95" w:rsidR="00D43CF7" w:rsidRDefault="00593878" w:rsidP="00D730FC">
      <w:pPr>
        <w:jc w:val="both"/>
        <w:rPr>
          <w:rFonts w:ascii="Times New Roman" w:hAnsi="Times New Roman" w:cs="Times New Roman"/>
          <w:sz w:val="24"/>
          <w:szCs w:val="24"/>
        </w:rPr>
      </w:pPr>
      <w:ins w:id="48" w:author="Ezzati, Majid" w:date="2019-08-11T16:59:00Z">
        <w:r>
          <w:rPr>
            <w:rFonts w:ascii="Times New Roman" w:hAnsi="Times New Roman" w:cs="Times New Roman"/>
            <w:sz w:val="24"/>
            <w:szCs w:val="24"/>
          </w:rPr>
          <w:t xml:space="preserve">[[[give the honest answer first: I have looked and consulted and few pathways/mechanisms are known. Mentioned </w:t>
        </w:r>
      </w:ins>
      <w:ins w:id="49" w:author="Ezzati, Majid" w:date="2019-08-11T17:00:00Z">
        <w:r>
          <w:rPr>
            <w:rFonts w:ascii="Times New Roman" w:hAnsi="Times New Roman" w:cs="Times New Roman"/>
            <w:sz w:val="24"/>
            <w:szCs w:val="24"/>
          </w:rPr>
          <w:t xml:space="preserve">in a recent review etc]]] </w:t>
        </w:r>
      </w:ins>
      <w:r w:rsidR="00133AA9" w:rsidRPr="00C05AF1">
        <w:rPr>
          <w:rFonts w:ascii="Times New Roman" w:hAnsi="Times New Roman" w:cs="Times New Roman"/>
          <w:sz w:val="24"/>
          <w:szCs w:val="24"/>
        </w:rPr>
        <w:t xml:space="preserve">I </w:t>
      </w:r>
      <w:r w:rsidR="0002672C">
        <w:rPr>
          <w:rFonts w:ascii="Times New Roman" w:hAnsi="Times New Roman" w:cs="Times New Roman"/>
          <w:sz w:val="24"/>
          <w:szCs w:val="24"/>
        </w:rPr>
        <w:t>have</w:t>
      </w:r>
      <w:r w:rsidR="00BA037A" w:rsidRPr="00C05AF1">
        <w:rPr>
          <w:rFonts w:ascii="Times New Roman" w:hAnsi="Times New Roman" w:cs="Times New Roman"/>
          <w:sz w:val="24"/>
          <w:szCs w:val="24"/>
        </w:rPr>
        <w:t xml:space="preserve"> </w:t>
      </w:r>
      <w:r w:rsidR="0002672C">
        <w:rPr>
          <w:rFonts w:ascii="Times New Roman" w:hAnsi="Times New Roman" w:cs="Times New Roman"/>
          <w:sz w:val="24"/>
          <w:szCs w:val="24"/>
        </w:rPr>
        <w:t>added</w:t>
      </w:r>
      <w:r w:rsidR="00133AA9" w:rsidRPr="00C05AF1">
        <w:rPr>
          <w:rFonts w:ascii="Times New Roman" w:hAnsi="Times New Roman" w:cs="Times New Roman"/>
          <w:sz w:val="24"/>
          <w:szCs w:val="24"/>
        </w:rPr>
        <w:t xml:space="preserve"> </w:t>
      </w:r>
      <w:r w:rsidR="0002672C">
        <w:rPr>
          <w:rFonts w:ascii="Times New Roman" w:hAnsi="Times New Roman" w:cs="Times New Roman"/>
          <w:sz w:val="24"/>
          <w:szCs w:val="24"/>
        </w:rPr>
        <w:t>to</w:t>
      </w:r>
      <w:r w:rsidR="00133AA9" w:rsidRPr="00C05AF1">
        <w:rPr>
          <w:rFonts w:ascii="Times New Roman" w:hAnsi="Times New Roman" w:cs="Times New Roman"/>
          <w:sz w:val="24"/>
          <w:szCs w:val="24"/>
        </w:rPr>
        <w:t xml:space="preserve"> </w:t>
      </w:r>
      <w:r w:rsidR="0002672C">
        <w:rPr>
          <w:rFonts w:ascii="Times New Roman" w:hAnsi="Times New Roman" w:cs="Times New Roman"/>
          <w:sz w:val="24"/>
          <w:szCs w:val="24"/>
        </w:rPr>
        <w:t xml:space="preserve">Section </w:t>
      </w:r>
      <w:r w:rsidR="00460A2D" w:rsidRPr="00C05AF1">
        <w:rPr>
          <w:rFonts w:ascii="Times New Roman" w:hAnsi="Times New Roman" w:cs="Times New Roman"/>
          <w:sz w:val="24"/>
          <w:szCs w:val="24"/>
        </w:rPr>
        <w:t>6.</w:t>
      </w:r>
      <w:r w:rsidR="008E14C7">
        <w:rPr>
          <w:rFonts w:ascii="Times New Roman" w:hAnsi="Times New Roman" w:cs="Times New Roman"/>
          <w:sz w:val="24"/>
          <w:szCs w:val="24"/>
        </w:rPr>
        <w:t>6</w:t>
      </w:r>
      <w:r w:rsidR="00460A2D" w:rsidRPr="00C05AF1">
        <w:rPr>
          <w:rFonts w:ascii="Times New Roman" w:hAnsi="Times New Roman" w:cs="Times New Roman"/>
          <w:sz w:val="24"/>
          <w:szCs w:val="24"/>
        </w:rPr>
        <w:t xml:space="preserve">, </w:t>
      </w:r>
      <w:r w:rsidR="000B5DF4" w:rsidRPr="00C05AF1">
        <w:rPr>
          <w:rFonts w:ascii="Times New Roman" w:hAnsi="Times New Roman" w:cs="Times New Roman"/>
          <w:sz w:val="24"/>
          <w:szCs w:val="24"/>
        </w:rPr>
        <w:t>emphasising the speculative nature of these pathways</w:t>
      </w:r>
      <w:r w:rsidR="004F3457">
        <w:rPr>
          <w:rFonts w:ascii="Times New Roman" w:hAnsi="Times New Roman" w:cs="Times New Roman"/>
          <w:sz w:val="24"/>
          <w:szCs w:val="24"/>
        </w:rPr>
        <w:t xml:space="preserve"> </w:t>
      </w:r>
      <w:r w:rsidR="00D730FC" w:rsidRPr="00C05AF1">
        <w:rPr>
          <w:rFonts w:ascii="Times New Roman" w:hAnsi="Times New Roman" w:cs="Times New Roman"/>
          <w:sz w:val="24"/>
          <w:szCs w:val="24"/>
        </w:rPr>
        <w:t xml:space="preserve">on pg. </w:t>
      </w:r>
      <w:commentRangeStart w:id="50"/>
      <w:r w:rsidR="00D730FC" w:rsidRPr="00C05AF1">
        <w:rPr>
          <w:rFonts w:ascii="Times New Roman" w:hAnsi="Times New Roman" w:cs="Times New Roman"/>
          <w:sz w:val="24"/>
          <w:szCs w:val="24"/>
        </w:rPr>
        <w:t>X</w:t>
      </w:r>
      <w:commentRangeEnd w:id="50"/>
      <w:r w:rsidR="005F4583">
        <w:rPr>
          <w:rFonts w:ascii="Times New Roman" w:hAnsi="Times New Roman" w:cs="Times New Roman"/>
          <w:sz w:val="24"/>
          <w:szCs w:val="24"/>
        </w:rPr>
        <w:t>X</w:t>
      </w:r>
      <w:r w:rsidR="002A393C">
        <w:rPr>
          <w:rStyle w:val="CommentReference"/>
        </w:rPr>
        <w:commentReference w:id="50"/>
      </w:r>
      <w:r w:rsidR="003E0319">
        <w:rPr>
          <w:rFonts w:ascii="Times New Roman" w:hAnsi="Times New Roman" w:cs="Times New Roman"/>
          <w:sz w:val="24"/>
          <w:szCs w:val="24"/>
        </w:rPr>
        <w:t>.</w:t>
      </w:r>
      <w:r w:rsidR="00CB4C62">
        <w:rPr>
          <w:rFonts w:ascii="Times New Roman" w:hAnsi="Times New Roman" w:cs="Times New Roman"/>
          <w:sz w:val="24"/>
          <w:szCs w:val="24"/>
        </w:rPr>
        <w:t xml:space="preserve"> I have also added to the discussion</w:t>
      </w:r>
      <w:r w:rsidR="0094314B">
        <w:rPr>
          <w:rFonts w:ascii="Times New Roman" w:hAnsi="Times New Roman" w:cs="Times New Roman"/>
          <w:sz w:val="24"/>
          <w:szCs w:val="24"/>
        </w:rPr>
        <w:t xml:space="preserve"> in Section 8.</w:t>
      </w:r>
      <w:r w:rsidR="001B42F8">
        <w:rPr>
          <w:rFonts w:ascii="Times New Roman" w:hAnsi="Times New Roman" w:cs="Times New Roman"/>
          <w:sz w:val="24"/>
          <w:szCs w:val="24"/>
        </w:rPr>
        <w:t>2</w:t>
      </w:r>
      <w:r w:rsidR="0094314B">
        <w:rPr>
          <w:rFonts w:ascii="Times New Roman" w:hAnsi="Times New Roman" w:cs="Times New Roman"/>
          <w:sz w:val="24"/>
          <w:szCs w:val="24"/>
        </w:rPr>
        <w:t xml:space="preserve"> on pgs</w:t>
      </w:r>
      <w:r w:rsidR="008366D3">
        <w:rPr>
          <w:rFonts w:ascii="Times New Roman" w:hAnsi="Times New Roman" w:cs="Times New Roman"/>
          <w:sz w:val="24"/>
          <w:szCs w:val="24"/>
        </w:rPr>
        <w:t xml:space="preserve">. </w:t>
      </w:r>
      <w:commentRangeStart w:id="51"/>
      <w:r w:rsidR="0094314B">
        <w:rPr>
          <w:rFonts w:ascii="Times New Roman" w:hAnsi="Times New Roman" w:cs="Times New Roman"/>
          <w:sz w:val="24"/>
          <w:szCs w:val="24"/>
        </w:rPr>
        <w:t>XX-XX</w:t>
      </w:r>
      <w:commentRangeEnd w:id="51"/>
      <w:r w:rsidR="00387A29">
        <w:rPr>
          <w:rStyle w:val="CommentReference"/>
        </w:rPr>
        <w:commentReference w:id="51"/>
      </w:r>
      <w:r w:rsidR="008366D3">
        <w:rPr>
          <w:rFonts w:ascii="Times New Roman" w:hAnsi="Times New Roman" w:cs="Times New Roman"/>
          <w:sz w:val="24"/>
          <w:szCs w:val="24"/>
        </w:rPr>
        <w:t>.</w:t>
      </w:r>
    </w:p>
    <w:p w14:paraId="0014F921" w14:textId="534402A7" w:rsidR="00D730FC" w:rsidRPr="00C05AF1" w:rsidRDefault="00D730FC"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Regarding biological pathways for other causes of death, such as from cardiorespiratory diseases, I have given detailed </w:t>
      </w:r>
      <w:r w:rsidR="002724C6" w:rsidRPr="00C05AF1">
        <w:rPr>
          <w:rFonts w:ascii="Times New Roman" w:hAnsi="Times New Roman" w:cs="Times New Roman"/>
          <w:sz w:val="24"/>
          <w:szCs w:val="24"/>
        </w:rPr>
        <w:t xml:space="preserve">descriptions of </w:t>
      </w:r>
      <w:r w:rsidR="00BE3A3A">
        <w:rPr>
          <w:rFonts w:ascii="Times New Roman" w:hAnsi="Times New Roman" w:cs="Times New Roman"/>
          <w:sz w:val="24"/>
          <w:szCs w:val="24"/>
        </w:rPr>
        <w:t xml:space="preserve">potential </w:t>
      </w:r>
      <w:r w:rsidR="002724C6" w:rsidRPr="00C05AF1">
        <w:rPr>
          <w:rFonts w:ascii="Times New Roman" w:hAnsi="Times New Roman" w:cs="Times New Roman"/>
          <w:sz w:val="24"/>
          <w:szCs w:val="24"/>
        </w:rPr>
        <w:t>causal pathways. These descriptions can be found in Section</w:t>
      </w:r>
      <w:r w:rsidR="00901603" w:rsidRPr="00C05AF1">
        <w:rPr>
          <w:rFonts w:ascii="Times New Roman" w:hAnsi="Times New Roman" w:cs="Times New Roman"/>
          <w:sz w:val="24"/>
          <w:szCs w:val="24"/>
        </w:rPr>
        <w:t xml:space="preserve"> 2.</w:t>
      </w:r>
      <w:r w:rsidR="001C324F">
        <w:rPr>
          <w:rFonts w:ascii="Times New Roman" w:hAnsi="Times New Roman" w:cs="Times New Roman"/>
          <w:sz w:val="24"/>
          <w:szCs w:val="24"/>
        </w:rPr>
        <w:t>4.4</w:t>
      </w:r>
      <w:r w:rsidR="007E4AD4" w:rsidRPr="00C05AF1">
        <w:rPr>
          <w:rFonts w:ascii="Times New Roman" w:hAnsi="Times New Roman" w:cs="Times New Roman"/>
          <w:sz w:val="24"/>
          <w:szCs w:val="24"/>
        </w:rPr>
        <w:t xml:space="preserve"> </w:t>
      </w:r>
      <w:r w:rsidR="00901603" w:rsidRPr="00C05AF1">
        <w:rPr>
          <w:rFonts w:ascii="Times New Roman" w:hAnsi="Times New Roman" w:cs="Times New Roman"/>
          <w:sz w:val="24"/>
          <w:szCs w:val="24"/>
        </w:rPr>
        <w:t>on p</w:t>
      </w:r>
      <w:r w:rsidR="00CE7841" w:rsidRPr="00C05AF1">
        <w:rPr>
          <w:rFonts w:ascii="Times New Roman" w:hAnsi="Times New Roman" w:cs="Times New Roman"/>
          <w:sz w:val="24"/>
          <w:szCs w:val="24"/>
        </w:rPr>
        <w:t>g</w:t>
      </w:r>
      <w:r w:rsidR="00C70567">
        <w:rPr>
          <w:rFonts w:ascii="Times New Roman" w:hAnsi="Times New Roman" w:cs="Times New Roman"/>
          <w:sz w:val="24"/>
          <w:szCs w:val="24"/>
        </w:rPr>
        <w:t>s</w:t>
      </w:r>
      <w:r w:rsidR="00CE7841" w:rsidRPr="00C05AF1">
        <w:rPr>
          <w:rFonts w:ascii="Times New Roman" w:hAnsi="Times New Roman" w:cs="Times New Roman"/>
          <w:sz w:val="24"/>
          <w:szCs w:val="24"/>
        </w:rPr>
        <w:t xml:space="preserve">. </w:t>
      </w:r>
      <w:commentRangeStart w:id="52"/>
      <w:r w:rsidR="00CE7841" w:rsidRPr="00C05AF1">
        <w:rPr>
          <w:rFonts w:ascii="Times New Roman" w:hAnsi="Times New Roman" w:cs="Times New Roman"/>
          <w:sz w:val="24"/>
          <w:szCs w:val="24"/>
        </w:rPr>
        <w:t>XX</w:t>
      </w:r>
      <w:r w:rsidR="00C70567">
        <w:rPr>
          <w:rFonts w:ascii="Times New Roman" w:hAnsi="Times New Roman" w:cs="Times New Roman"/>
          <w:sz w:val="24"/>
          <w:szCs w:val="24"/>
        </w:rPr>
        <w:t>-XX</w:t>
      </w:r>
      <w:commentRangeEnd w:id="52"/>
      <w:r w:rsidR="00C70567">
        <w:rPr>
          <w:rStyle w:val="CommentReference"/>
        </w:rPr>
        <w:commentReference w:id="52"/>
      </w:r>
      <w:r w:rsidR="00121A56" w:rsidRPr="00C05AF1">
        <w:rPr>
          <w:rFonts w:ascii="Times New Roman" w:hAnsi="Times New Roman" w:cs="Times New Roman"/>
          <w:sz w:val="24"/>
          <w:szCs w:val="24"/>
        </w:rPr>
        <w:t xml:space="preserve"> and </w:t>
      </w:r>
      <w:r w:rsidR="00D654F7">
        <w:rPr>
          <w:rFonts w:ascii="Times New Roman" w:hAnsi="Times New Roman" w:cs="Times New Roman"/>
          <w:sz w:val="24"/>
          <w:szCs w:val="24"/>
        </w:rPr>
        <w:t xml:space="preserve">in </w:t>
      </w:r>
      <w:r w:rsidR="00121A56" w:rsidRPr="00C05AF1">
        <w:rPr>
          <w:rFonts w:ascii="Times New Roman" w:hAnsi="Times New Roman" w:cs="Times New Roman"/>
          <w:sz w:val="24"/>
          <w:szCs w:val="24"/>
        </w:rPr>
        <w:t>Section 7.</w:t>
      </w:r>
      <w:r w:rsidR="00A216DA">
        <w:rPr>
          <w:rFonts w:ascii="Times New Roman" w:hAnsi="Times New Roman" w:cs="Times New Roman"/>
          <w:sz w:val="24"/>
          <w:szCs w:val="24"/>
        </w:rPr>
        <w:t>6</w:t>
      </w:r>
      <w:r w:rsidR="00121A56" w:rsidRPr="00C05AF1">
        <w:rPr>
          <w:rFonts w:ascii="Times New Roman" w:hAnsi="Times New Roman" w:cs="Times New Roman"/>
          <w:sz w:val="24"/>
          <w:szCs w:val="24"/>
        </w:rPr>
        <w:t xml:space="preserve"> on pg</w:t>
      </w:r>
      <w:r w:rsidR="00384FFA">
        <w:rPr>
          <w:rFonts w:ascii="Times New Roman" w:hAnsi="Times New Roman" w:cs="Times New Roman"/>
          <w:sz w:val="24"/>
          <w:szCs w:val="24"/>
        </w:rPr>
        <w:t>s</w:t>
      </w:r>
      <w:r w:rsidR="00121A56" w:rsidRPr="00C05AF1">
        <w:rPr>
          <w:rFonts w:ascii="Times New Roman" w:hAnsi="Times New Roman" w:cs="Times New Roman"/>
          <w:sz w:val="24"/>
          <w:szCs w:val="24"/>
        </w:rPr>
        <w:t xml:space="preserve">. </w:t>
      </w:r>
      <w:commentRangeStart w:id="53"/>
      <w:r w:rsidR="00121A56" w:rsidRPr="00C05AF1">
        <w:rPr>
          <w:rFonts w:ascii="Times New Roman" w:hAnsi="Times New Roman" w:cs="Times New Roman"/>
          <w:sz w:val="24"/>
          <w:szCs w:val="24"/>
        </w:rPr>
        <w:t>XX</w:t>
      </w:r>
      <w:r w:rsidR="00384FFA">
        <w:rPr>
          <w:rFonts w:ascii="Times New Roman" w:hAnsi="Times New Roman" w:cs="Times New Roman"/>
          <w:sz w:val="24"/>
          <w:szCs w:val="24"/>
        </w:rPr>
        <w:t>-XX</w:t>
      </w:r>
      <w:commentRangeEnd w:id="53"/>
      <w:r w:rsidR="00384FFA">
        <w:rPr>
          <w:rStyle w:val="CommentReference"/>
        </w:rPr>
        <w:commentReference w:id="53"/>
      </w:r>
      <w:r w:rsidR="00384FFA">
        <w:rPr>
          <w:rFonts w:ascii="Times New Roman" w:hAnsi="Times New Roman" w:cs="Times New Roman"/>
          <w:sz w:val="24"/>
          <w:szCs w:val="24"/>
        </w:rPr>
        <w:t>.</w:t>
      </w:r>
    </w:p>
    <w:p w14:paraId="5482E855" w14:textId="66E29F8E" w:rsidR="00E70695" w:rsidRPr="00C05AF1" w:rsidRDefault="00C511F5" w:rsidP="007B1119">
      <w:pPr>
        <w:jc w:val="both"/>
        <w:rPr>
          <w:rFonts w:ascii="Times New Roman" w:hAnsi="Times New Roman" w:cs="Times New Roman"/>
          <w:b/>
          <w:sz w:val="24"/>
          <w:szCs w:val="24"/>
        </w:rPr>
      </w:pPr>
      <w:r w:rsidRPr="00C05AF1">
        <w:rPr>
          <w:rFonts w:ascii="Times New Roman" w:hAnsi="Times New Roman" w:cs="Times New Roman"/>
          <w:b/>
          <w:sz w:val="24"/>
          <w:szCs w:val="24"/>
        </w:rPr>
        <w:t>5. There is no mention of internal migration</w:t>
      </w:r>
      <w:r w:rsidR="001C1E4F" w:rsidRPr="00C05AF1">
        <w:rPr>
          <w:rFonts w:ascii="Times New Roman" w:hAnsi="Times New Roman" w:cs="Times New Roman"/>
          <w:b/>
          <w:sz w:val="24"/>
          <w:szCs w:val="24"/>
        </w:rPr>
        <w:t>, permanent and temporary (e</w:t>
      </w:r>
      <w:r w:rsidR="00B63AE4" w:rsidRPr="00C05AF1">
        <w:rPr>
          <w:rFonts w:ascii="Times New Roman" w:hAnsi="Times New Roman" w:cs="Times New Roman"/>
          <w:b/>
          <w:sz w:val="24"/>
          <w:szCs w:val="24"/>
        </w:rPr>
        <w:t>.</w:t>
      </w:r>
      <w:r w:rsidR="001C1E4F" w:rsidRPr="00C05AF1">
        <w:rPr>
          <w:rFonts w:ascii="Times New Roman" w:hAnsi="Times New Roman" w:cs="Times New Roman"/>
          <w:b/>
          <w:sz w:val="24"/>
          <w:szCs w:val="24"/>
        </w:rPr>
        <w:t>g</w:t>
      </w:r>
      <w:r w:rsidR="00B63AE4" w:rsidRPr="00C05AF1">
        <w:rPr>
          <w:rFonts w:ascii="Times New Roman" w:hAnsi="Times New Roman" w:cs="Times New Roman"/>
          <w:b/>
          <w:sz w:val="24"/>
          <w:szCs w:val="24"/>
        </w:rPr>
        <w:t>.,</w:t>
      </w:r>
      <w:r w:rsidR="001C1E4F" w:rsidRPr="00C05AF1">
        <w:rPr>
          <w:rFonts w:ascii="Times New Roman" w:hAnsi="Times New Roman" w:cs="Times New Roman"/>
          <w:b/>
          <w:sz w:val="24"/>
          <w:szCs w:val="24"/>
        </w:rPr>
        <w:t xml:space="preserve"> holidays) </w:t>
      </w:r>
      <w:r w:rsidRPr="00C05AF1">
        <w:rPr>
          <w:rFonts w:ascii="Times New Roman" w:hAnsi="Times New Roman" w:cs="Times New Roman"/>
          <w:b/>
          <w:sz w:val="24"/>
          <w:szCs w:val="24"/>
        </w:rPr>
        <w:t xml:space="preserve">in the US, e.g. of elderly people moving from cold to warm States (typically Florida) after retirement. Are deaths attributed to the State </w:t>
      </w:r>
      <w:r w:rsidR="001C1E4F" w:rsidRPr="00C05AF1">
        <w:rPr>
          <w:rFonts w:ascii="Times New Roman" w:hAnsi="Times New Roman" w:cs="Times New Roman"/>
          <w:b/>
          <w:sz w:val="24"/>
          <w:szCs w:val="24"/>
        </w:rPr>
        <w:t xml:space="preserve">in which the death occurred, that of their current main </w:t>
      </w:r>
      <w:r w:rsidRPr="00C05AF1">
        <w:rPr>
          <w:rFonts w:ascii="Times New Roman" w:hAnsi="Times New Roman" w:cs="Times New Roman"/>
          <w:b/>
          <w:sz w:val="24"/>
          <w:szCs w:val="24"/>
        </w:rPr>
        <w:t>residence</w:t>
      </w:r>
      <w:r w:rsidR="001C1E4F" w:rsidRPr="00C05AF1">
        <w:rPr>
          <w:rFonts w:ascii="Times New Roman" w:hAnsi="Times New Roman" w:cs="Times New Roman"/>
          <w:b/>
          <w:sz w:val="24"/>
          <w:szCs w:val="24"/>
        </w:rPr>
        <w:t xml:space="preserve">, or by some other criterion such as where resident in the last census.   </w:t>
      </w:r>
      <w:r w:rsidRPr="00C05AF1">
        <w:rPr>
          <w:rFonts w:ascii="Times New Roman" w:hAnsi="Times New Roman" w:cs="Times New Roman"/>
          <w:b/>
          <w:sz w:val="24"/>
          <w:szCs w:val="24"/>
        </w:rPr>
        <w:t xml:space="preserve"> e.g. </w:t>
      </w:r>
      <w:r w:rsidR="001C1E4F" w:rsidRPr="00C05AF1">
        <w:rPr>
          <w:rFonts w:ascii="Times New Roman" w:hAnsi="Times New Roman" w:cs="Times New Roman"/>
          <w:b/>
          <w:sz w:val="24"/>
          <w:szCs w:val="24"/>
        </w:rPr>
        <w:t>would deaths in retired “snow birds” from Vermont wintering in Florida be recorded as in Florida or Vermont</w:t>
      </w:r>
      <w:r w:rsidRPr="00C05AF1">
        <w:rPr>
          <w:rFonts w:ascii="Times New Roman" w:hAnsi="Times New Roman" w:cs="Times New Roman"/>
          <w:b/>
          <w:sz w:val="24"/>
          <w:szCs w:val="24"/>
        </w:rPr>
        <w:t>? How would this affect misclassification</w:t>
      </w:r>
      <w:r w:rsidR="001C1E4F" w:rsidRPr="00C05AF1">
        <w:rPr>
          <w:rFonts w:ascii="Times New Roman" w:hAnsi="Times New Roman" w:cs="Times New Roman"/>
          <w:b/>
          <w:sz w:val="24"/>
          <w:szCs w:val="24"/>
        </w:rPr>
        <w:t xml:space="preserve"> and consequently your results</w:t>
      </w:r>
      <w:r w:rsidRPr="00C05AF1">
        <w:rPr>
          <w:rFonts w:ascii="Times New Roman" w:hAnsi="Times New Roman" w:cs="Times New Roman"/>
          <w:b/>
          <w:sz w:val="24"/>
          <w:szCs w:val="24"/>
        </w:rPr>
        <w:t>?</w:t>
      </w:r>
    </w:p>
    <w:p w14:paraId="1C625362" w14:textId="5FB8B414" w:rsidR="00CB7903" w:rsidRPr="00C05AF1" w:rsidRDefault="001D3AE7" w:rsidP="007B1119">
      <w:pPr>
        <w:jc w:val="both"/>
        <w:rPr>
          <w:rFonts w:ascii="Times New Roman" w:hAnsi="Times New Roman" w:cs="Times New Roman"/>
          <w:sz w:val="24"/>
          <w:szCs w:val="24"/>
        </w:rPr>
      </w:pPr>
      <w:commentRangeStart w:id="54"/>
      <w:r w:rsidRPr="00C05AF1">
        <w:rPr>
          <w:rFonts w:ascii="Times New Roman" w:hAnsi="Times New Roman" w:cs="Times New Roman"/>
          <w:sz w:val="24"/>
          <w:szCs w:val="24"/>
        </w:rPr>
        <w:t>The state of residence is where a death would be recorded</w:t>
      </w:r>
      <w:r w:rsidR="00DC390D" w:rsidRPr="00C05AF1">
        <w:rPr>
          <w:rFonts w:ascii="Times New Roman" w:hAnsi="Times New Roman" w:cs="Times New Roman"/>
          <w:sz w:val="24"/>
          <w:szCs w:val="24"/>
        </w:rPr>
        <w:t>.</w:t>
      </w:r>
      <w:commentRangeEnd w:id="54"/>
      <w:r w:rsidR="00593878">
        <w:rPr>
          <w:rStyle w:val="CommentReference"/>
        </w:rPr>
        <w:commentReference w:id="54"/>
      </w:r>
      <w:r w:rsidR="00CB7903" w:rsidRPr="00C05AF1">
        <w:rPr>
          <w:rFonts w:ascii="Times New Roman" w:hAnsi="Times New Roman" w:cs="Times New Roman"/>
          <w:sz w:val="24"/>
          <w:szCs w:val="24"/>
        </w:rPr>
        <w:t xml:space="preserve"> </w:t>
      </w:r>
      <w:r w:rsidR="0042709A" w:rsidRPr="00C05AF1">
        <w:rPr>
          <w:rFonts w:ascii="Times New Roman" w:hAnsi="Times New Roman" w:cs="Times New Roman"/>
          <w:sz w:val="24"/>
          <w:szCs w:val="24"/>
        </w:rPr>
        <w:t>I</w:t>
      </w:r>
      <w:r w:rsidR="009D6428" w:rsidRPr="00C05AF1">
        <w:rPr>
          <w:rFonts w:ascii="Times New Roman" w:hAnsi="Times New Roman" w:cs="Times New Roman"/>
          <w:sz w:val="24"/>
          <w:szCs w:val="24"/>
        </w:rPr>
        <w:t xml:space="preserve"> have added </w:t>
      </w:r>
      <w:r w:rsidR="003D5F69" w:rsidRPr="00C05AF1">
        <w:rPr>
          <w:rFonts w:ascii="Times New Roman" w:hAnsi="Times New Roman" w:cs="Times New Roman"/>
          <w:sz w:val="24"/>
          <w:szCs w:val="24"/>
        </w:rPr>
        <w:t xml:space="preserve">a discussion about the </w:t>
      </w:r>
      <w:r w:rsidR="008C7A5D" w:rsidRPr="00C05AF1">
        <w:rPr>
          <w:rFonts w:ascii="Times New Roman" w:hAnsi="Times New Roman" w:cs="Times New Roman"/>
          <w:sz w:val="24"/>
          <w:szCs w:val="24"/>
        </w:rPr>
        <w:t xml:space="preserve">potential </w:t>
      </w:r>
      <w:r w:rsidR="003D5F69" w:rsidRPr="00C05AF1">
        <w:rPr>
          <w:rFonts w:ascii="Times New Roman" w:hAnsi="Times New Roman" w:cs="Times New Roman"/>
          <w:sz w:val="24"/>
          <w:szCs w:val="24"/>
        </w:rPr>
        <w:t xml:space="preserve">impact of </w:t>
      </w:r>
      <w:r w:rsidR="005231C5">
        <w:rPr>
          <w:rFonts w:ascii="Times New Roman" w:hAnsi="Times New Roman" w:cs="Times New Roman"/>
          <w:sz w:val="24"/>
          <w:szCs w:val="24"/>
        </w:rPr>
        <w:t xml:space="preserve">migration and </w:t>
      </w:r>
      <w:r w:rsidR="003D5F69" w:rsidRPr="00C05AF1">
        <w:rPr>
          <w:rFonts w:ascii="Times New Roman" w:hAnsi="Times New Roman" w:cs="Times New Roman"/>
          <w:sz w:val="24"/>
          <w:szCs w:val="24"/>
        </w:rPr>
        <w:t xml:space="preserve">‘snow birds’ </w:t>
      </w:r>
      <w:r w:rsidR="00D24A32">
        <w:rPr>
          <w:rFonts w:ascii="Times New Roman" w:hAnsi="Times New Roman" w:cs="Times New Roman"/>
          <w:sz w:val="24"/>
          <w:szCs w:val="24"/>
        </w:rPr>
        <w:t>to the discussion in Section 8.</w:t>
      </w:r>
      <w:r w:rsidR="00C66166">
        <w:rPr>
          <w:rFonts w:ascii="Times New Roman" w:hAnsi="Times New Roman" w:cs="Times New Roman"/>
          <w:sz w:val="24"/>
          <w:szCs w:val="24"/>
        </w:rPr>
        <w:t>2</w:t>
      </w:r>
      <w:r w:rsidR="00D24A32">
        <w:rPr>
          <w:rFonts w:ascii="Times New Roman" w:hAnsi="Times New Roman" w:cs="Times New Roman"/>
          <w:sz w:val="24"/>
          <w:szCs w:val="24"/>
        </w:rPr>
        <w:t xml:space="preserve"> on pgs. </w:t>
      </w:r>
      <w:commentRangeStart w:id="55"/>
      <w:r w:rsidR="00D24A32">
        <w:rPr>
          <w:rFonts w:ascii="Times New Roman" w:hAnsi="Times New Roman" w:cs="Times New Roman"/>
          <w:sz w:val="24"/>
          <w:szCs w:val="24"/>
        </w:rPr>
        <w:t>XX</w:t>
      </w:r>
      <w:commentRangeEnd w:id="55"/>
      <w:r w:rsidR="00C66166">
        <w:rPr>
          <w:rStyle w:val="CommentReference"/>
        </w:rPr>
        <w:commentReference w:id="55"/>
      </w:r>
      <w:r w:rsidR="00D24A32">
        <w:rPr>
          <w:rFonts w:ascii="Times New Roman" w:hAnsi="Times New Roman" w:cs="Times New Roman"/>
          <w:sz w:val="24"/>
          <w:szCs w:val="24"/>
        </w:rPr>
        <w:t>.</w:t>
      </w:r>
    </w:p>
    <w:p w14:paraId="226B9772" w14:textId="479D6B34" w:rsidR="005443E8" w:rsidRPr="00C05AF1" w:rsidRDefault="005443E8" w:rsidP="007B1119">
      <w:pPr>
        <w:jc w:val="both"/>
        <w:rPr>
          <w:rFonts w:ascii="Times New Roman" w:hAnsi="Times New Roman" w:cs="Times New Roman"/>
          <w:sz w:val="24"/>
          <w:szCs w:val="24"/>
        </w:rPr>
      </w:pPr>
      <w:r w:rsidRPr="00C05AF1">
        <w:rPr>
          <w:rFonts w:ascii="Times New Roman" w:hAnsi="Times New Roman" w:cs="Times New Roman"/>
          <w:b/>
          <w:sz w:val="24"/>
          <w:szCs w:val="24"/>
        </w:rPr>
        <w:br w:type="page"/>
      </w:r>
    </w:p>
    <w:p w14:paraId="3D17EAA2" w14:textId="544627A4" w:rsidR="00E70695" w:rsidRPr="00C05AF1" w:rsidRDefault="00E70695" w:rsidP="007B1119">
      <w:pPr>
        <w:jc w:val="both"/>
        <w:rPr>
          <w:rFonts w:ascii="Times New Roman" w:hAnsi="Times New Roman" w:cs="Times New Roman"/>
          <w:b/>
          <w:sz w:val="24"/>
          <w:szCs w:val="24"/>
        </w:rPr>
      </w:pPr>
      <w:r w:rsidRPr="00C05AF1">
        <w:rPr>
          <w:rFonts w:ascii="Times New Roman" w:hAnsi="Times New Roman" w:cs="Times New Roman"/>
          <w:b/>
          <w:sz w:val="24"/>
          <w:szCs w:val="24"/>
        </w:rPr>
        <w:lastRenderedPageBreak/>
        <w:t>Minor</w:t>
      </w:r>
    </w:p>
    <w:p w14:paraId="599115F4" w14:textId="1D1804A0" w:rsidR="00051F99" w:rsidRPr="00C05AF1" w:rsidRDefault="001E43B4"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 xml:space="preserve">Introduction: </w:t>
      </w:r>
      <w:r w:rsidR="00051F99" w:rsidRPr="00C05AF1">
        <w:rPr>
          <w:rFonts w:ascii="Times New Roman" w:hAnsi="Times New Roman" w:cs="Times New Roman"/>
          <w:b/>
          <w:sz w:val="24"/>
          <w:szCs w:val="24"/>
        </w:rPr>
        <w:t>6.6 degree increase by 2100? Level of confidence</w:t>
      </w:r>
      <w:r w:rsidR="00E70695" w:rsidRPr="00C05AF1">
        <w:rPr>
          <w:rFonts w:ascii="Times New Roman" w:hAnsi="Times New Roman" w:cs="Times New Roman"/>
          <w:b/>
          <w:sz w:val="24"/>
          <w:szCs w:val="24"/>
        </w:rPr>
        <w:t xml:space="preserve"> according to IPCC</w:t>
      </w:r>
      <w:r w:rsidR="00051F99" w:rsidRPr="00C05AF1">
        <w:rPr>
          <w:rFonts w:ascii="Times New Roman" w:hAnsi="Times New Roman" w:cs="Times New Roman"/>
          <w:b/>
          <w:sz w:val="24"/>
          <w:szCs w:val="24"/>
        </w:rPr>
        <w:t>?</w:t>
      </w:r>
    </w:p>
    <w:p w14:paraId="67496C36" w14:textId="718BCDD1" w:rsidR="00553DAF" w:rsidRPr="00C05AF1" w:rsidRDefault="00450F4D" w:rsidP="007B1119">
      <w:pPr>
        <w:jc w:val="both"/>
        <w:rPr>
          <w:rFonts w:ascii="Times New Roman" w:hAnsi="Times New Roman" w:cs="Times New Roman"/>
          <w:sz w:val="24"/>
          <w:szCs w:val="24"/>
        </w:rPr>
      </w:pPr>
      <w:r w:rsidRPr="00C05AF1">
        <w:rPr>
          <w:rFonts w:ascii="Times New Roman" w:hAnsi="Times New Roman" w:cs="Times New Roman"/>
          <w:sz w:val="24"/>
          <w:szCs w:val="24"/>
        </w:rPr>
        <w:t>I h</w:t>
      </w:r>
      <w:r w:rsidR="0005571C" w:rsidRPr="00C05AF1">
        <w:rPr>
          <w:rFonts w:ascii="Times New Roman" w:hAnsi="Times New Roman" w:cs="Times New Roman"/>
          <w:sz w:val="24"/>
          <w:szCs w:val="24"/>
        </w:rPr>
        <w:t>ave a</w:t>
      </w:r>
      <w:r w:rsidR="00F5192C" w:rsidRPr="00C05AF1">
        <w:rPr>
          <w:rFonts w:ascii="Times New Roman" w:hAnsi="Times New Roman" w:cs="Times New Roman"/>
          <w:sz w:val="24"/>
          <w:szCs w:val="24"/>
        </w:rPr>
        <w:t xml:space="preserve">dapted previous wording </w:t>
      </w:r>
      <w:r w:rsidR="00553DAF" w:rsidRPr="00C05AF1">
        <w:rPr>
          <w:rFonts w:ascii="Times New Roman" w:hAnsi="Times New Roman" w:cs="Times New Roman"/>
          <w:sz w:val="24"/>
          <w:szCs w:val="24"/>
        </w:rPr>
        <w:t>to give an indication according to IPCC conventions in Section 2.</w:t>
      </w:r>
      <w:r w:rsidR="00CB258E">
        <w:rPr>
          <w:rFonts w:ascii="Times New Roman" w:hAnsi="Times New Roman" w:cs="Times New Roman"/>
          <w:sz w:val="24"/>
          <w:szCs w:val="24"/>
        </w:rPr>
        <w:t>2</w:t>
      </w:r>
      <w:r w:rsidR="00553DAF" w:rsidRPr="00C05AF1">
        <w:rPr>
          <w:rFonts w:ascii="Times New Roman" w:hAnsi="Times New Roman" w:cs="Times New Roman"/>
          <w:sz w:val="24"/>
          <w:szCs w:val="24"/>
        </w:rPr>
        <w:t xml:space="preserve"> on pg. </w:t>
      </w:r>
      <w:commentRangeStart w:id="56"/>
      <w:r w:rsidR="00553DAF" w:rsidRPr="00C05AF1">
        <w:rPr>
          <w:rFonts w:ascii="Times New Roman" w:hAnsi="Times New Roman" w:cs="Times New Roman"/>
          <w:sz w:val="24"/>
          <w:szCs w:val="24"/>
        </w:rPr>
        <w:t>XX</w:t>
      </w:r>
      <w:commentRangeEnd w:id="56"/>
      <w:r w:rsidR="000C2FFF">
        <w:rPr>
          <w:rStyle w:val="CommentReference"/>
        </w:rPr>
        <w:commentReference w:id="56"/>
      </w:r>
      <w:r w:rsidR="00D9793C">
        <w:rPr>
          <w:rFonts w:ascii="Times New Roman" w:hAnsi="Times New Roman" w:cs="Times New Roman"/>
          <w:sz w:val="24"/>
          <w:szCs w:val="24"/>
        </w:rPr>
        <w:t>.</w:t>
      </w:r>
    </w:p>
    <w:p w14:paraId="2E0407F6" w14:textId="4A64755F" w:rsidR="00D13DEB" w:rsidRPr="00C05AF1" w:rsidRDefault="00061222"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Note</w:t>
      </w:r>
      <w:r w:rsidR="00103D7D" w:rsidRPr="00C05AF1">
        <w:rPr>
          <w:rFonts w:ascii="Times New Roman" w:hAnsi="Times New Roman" w:cs="Times New Roman"/>
          <w:b/>
          <w:sz w:val="24"/>
          <w:szCs w:val="24"/>
        </w:rPr>
        <w:t xml:space="preserve"> 130: “previous studies”?</w:t>
      </w:r>
      <w:r w:rsidR="00AD153C" w:rsidRPr="00C05AF1">
        <w:rPr>
          <w:rFonts w:ascii="Times New Roman" w:hAnsi="Times New Roman" w:cs="Times New Roman"/>
          <w:b/>
          <w:sz w:val="24"/>
          <w:szCs w:val="24"/>
        </w:rPr>
        <w:t xml:space="preserve"> -</w:t>
      </w:r>
      <w:r w:rsidR="00E70695" w:rsidRPr="00C05AF1">
        <w:rPr>
          <w:rFonts w:ascii="Times New Roman" w:hAnsi="Times New Roman" w:cs="Times New Roman"/>
          <w:b/>
          <w:sz w:val="24"/>
          <w:szCs w:val="24"/>
        </w:rPr>
        <w:t xml:space="preserve"> this</w:t>
      </w:r>
      <w:r w:rsidR="00AD153C" w:rsidRPr="00C05AF1">
        <w:rPr>
          <w:rFonts w:ascii="Times New Roman" w:hAnsi="Times New Roman" w:cs="Times New Roman"/>
          <w:b/>
          <w:sz w:val="24"/>
          <w:szCs w:val="24"/>
        </w:rPr>
        <w:t xml:space="preserve"> inference </w:t>
      </w:r>
      <w:r w:rsidR="00E70695" w:rsidRPr="00C05AF1">
        <w:rPr>
          <w:rFonts w:ascii="Times New Roman" w:hAnsi="Times New Roman" w:cs="Times New Roman"/>
          <w:b/>
          <w:sz w:val="24"/>
          <w:szCs w:val="24"/>
        </w:rPr>
        <w:t xml:space="preserve">like others based on citing the literature </w:t>
      </w:r>
      <w:r w:rsidR="00AD153C" w:rsidRPr="00C05AF1">
        <w:rPr>
          <w:rFonts w:ascii="Times New Roman" w:hAnsi="Times New Roman" w:cs="Times New Roman"/>
          <w:b/>
          <w:sz w:val="24"/>
          <w:szCs w:val="24"/>
        </w:rPr>
        <w:t>is a little weak</w:t>
      </w:r>
      <w:r w:rsidR="00E70695" w:rsidRPr="00C05AF1">
        <w:rPr>
          <w:rFonts w:ascii="Times New Roman" w:hAnsi="Times New Roman" w:cs="Times New Roman"/>
          <w:b/>
          <w:sz w:val="24"/>
          <w:szCs w:val="24"/>
        </w:rPr>
        <w:t xml:space="preserve">. We are not requesting a </w:t>
      </w:r>
      <w:r w:rsidR="00103D7D" w:rsidRPr="00C05AF1">
        <w:rPr>
          <w:rFonts w:ascii="Times New Roman" w:hAnsi="Times New Roman" w:cs="Times New Roman"/>
          <w:b/>
          <w:sz w:val="24"/>
          <w:szCs w:val="24"/>
        </w:rPr>
        <w:t xml:space="preserve">systematic review of the </w:t>
      </w:r>
      <w:r w:rsidR="00AA179E" w:rsidRPr="00C05AF1">
        <w:rPr>
          <w:rFonts w:ascii="Times New Roman" w:hAnsi="Times New Roman" w:cs="Times New Roman"/>
          <w:b/>
          <w:sz w:val="24"/>
          <w:szCs w:val="24"/>
        </w:rPr>
        <w:t>literature,</w:t>
      </w:r>
      <w:r w:rsidR="00AD153C" w:rsidRPr="00C05AF1">
        <w:rPr>
          <w:rFonts w:ascii="Times New Roman" w:hAnsi="Times New Roman" w:cs="Times New Roman"/>
          <w:b/>
          <w:sz w:val="24"/>
          <w:szCs w:val="24"/>
        </w:rPr>
        <w:t xml:space="preserve"> </w:t>
      </w:r>
      <w:r w:rsidR="00E70695" w:rsidRPr="00C05AF1">
        <w:rPr>
          <w:rFonts w:ascii="Times New Roman" w:hAnsi="Times New Roman" w:cs="Times New Roman"/>
          <w:b/>
          <w:sz w:val="24"/>
          <w:szCs w:val="24"/>
        </w:rPr>
        <w:t xml:space="preserve">but the candidate should be much more critical in his assessment of previous evidence and alleged causal inferences </w:t>
      </w:r>
    </w:p>
    <w:p w14:paraId="0F38EF66" w14:textId="49260889" w:rsidR="00F361D4" w:rsidRPr="00C05AF1" w:rsidRDefault="00C51F5A" w:rsidP="007B1119">
      <w:pPr>
        <w:jc w:val="both"/>
        <w:rPr>
          <w:rFonts w:ascii="Times New Roman" w:hAnsi="Times New Roman" w:cs="Times New Roman"/>
          <w:sz w:val="24"/>
          <w:szCs w:val="24"/>
        </w:rPr>
      </w:pPr>
      <w:r w:rsidRPr="00C05AF1">
        <w:rPr>
          <w:rFonts w:ascii="Times New Roman" w:hAnsi="Times New Roman" w:cs="Times New Roman"/>
          <w:sz w:val="24"/>
          <w:szCs w:val="24"/>
        </w:rPr>
        <w:t>I h</w:t>
      </w:r>
      <w:r w:rsidR="00C30DD6" w:rsidRPr="00C05AF1">
        <w:rPr>
          <w:rFonts w:ascii="Times New Roman" w:hAnsi="Times New Roman" w:cs="Times New Roman"/>
          <w:sz w:val="24"/>
          <w:szCs w:val="24"/>
        </w:rPr>
        <w:t>ave elaborated</w:t>
      </w:r>
      <w:r w:rsidR="000D10A8" w:rsidRPr="00C05AF1">
        <w:rPr>
          <w:rFonts w:ascii="Times New Roman" w:hAnsi="Times New Roman" w:cs="Times New Roman"/>
          <w:sz w:val="24"/>
          <w:szCs w:val="24"/>
        </w:rPr>
        <w:t xml:space="preserve"> with</w:t>
      </w:r>
      <w:r w:rsidR="005E7A77" w:rsidRPr="00C05AF1">
        <w:rPr>
          <w:rFonts w:ascii="Times New Roman" w:hAnsi="Times New Roman" w:cs="Times New Roman"/>
          <w:sz w:val="24"/>
          <w:szCs w:val="24"/>
        </w:rPr>
        <w:t xml:space="preserve"> </w:t>
      </w:r>
      <w:r w:rsidR="00CB42C0">
        <w:rPr>
          <w:rFonts w:ascii="Times New Roman" w:hAnsi="Times New Roman" w:cs="Times New Roman"/>
          <w:sz w:val="24"/>
          <w:szCs w:val="24"/>
        </w:rPr>
        <w:t xml:space="preserve">further </w:t>
      </w:r>
      <w:r w:rsidR="00434F8C" w:rsidRPr="00C05AF1">
        <w:rPr>
          <w:rFonts w:ascii="Times New Roman" w:hAnsi="Times New Roman" w:cs="Times New Roman"/>
          <w:sz w:val="24"/>
          <w:szCs w:val="24"/>
        </w:rPr>
        <w:t>sentence</w:t>
      </w:r>
      <w:r w:rsidR="00CB42C0">
        <w:rPr>
          <w:rFonts w:ascii="Times New Roman" w:hAnsi="Times New Roman" w:cs="Times New Roman"/>
          <w:sz w:val="24"/>
          <w:szCs w:val="24"/>
        </w:rPr>
        <w:t>s</w:t>
      </w:r>
      <w:r w:rsidR="00F361D4" w:rsidRPr="00C05AF1">
        <w:rPr>
          <w:rFonts w:ascii="Times New Roman" w:hAnsi="Times New Roman" w:cs="Times New Roman"/>
          <w:sz w:val="24"/>
          <w:szCs w:val="24"/>
        </w:rPr>
        <w:t xml:space="preserve"> in Section 2.</w:t>
      </w:r>
      <w:r w:rsidR="002366B5">
        <w:rPr>
          <w:rFonts w:ascii="Times New Roman" w:hAnsi="Times New Roman" w:cs="Times New Roman"/>
          <w:sz w:val="24"/>
          <w:szCs w:val="24"/>
        </w:rPr>
        <w:t>4</w:t>
      </w:r>
      <w:r w:rsidR="00F361D4" w:rsidRPr="00C05AF1">
        <w:rPr>
          <w:rFonts w:ascii="Times New Roman" w:hAnsi="Times New Roman" w:cs="Times New Roman"/>
          <w:sz w:val="24"/>
          <w:szCs w:val="24"/>
        </w:rPr>
        <w:t>.</w:t>
      </w:r>
      <w:r w:rsidR="002366B5">
        <w:rPr>
          <w:rFonts w:ascii="Times New Roman" w:hAnsi="Times New Roman" w:cs="Times New Roman"/>
          <w:sz w:val="24"/>
          <w:szCs w:val="24"/>
        </w:rPr>
        <w:t>4</w:t>
      </w:r>
      <w:r w:rsidR="00F361D4" w:rsidRPr="00C05AF1">
        <w:rPr>
          <w:rFonts w:ascii="Times New Roman" w:hAnsi="Times New Roman" w:cs="Times New Roman"/>
          <w:sz w:val="24"/>
          <w:szCs w:val="24"/>
        </w:rPr>
        <w:t xml:space="preserve"> on pg. </w:t>
      </w:r>
      <w:commentRangeStart w:id="57"/>
      <w:r w:rsidR="00F361D4" w:rsidRPr="00C05AF1">
        <w:rPr>
          <w:rFonts w:ascii="Times New Roman" w:hAnsi="Times New Roman" w:cs="Times New Roman"/>
          <w:sz w:val="24"/>
          <w:szCs w:val="24"/>
        </w:rPr>
        <w:t>XX</w:t>
      </w:r>
      <w:commentRangeEnd w:id="57"/>
      <w:r w:rsidR="002366B5">
        <w:rPr>
          <w:rStyle w:val="CommentReference"/>
        </w:rPr>
        <w:commentReference w:id="57"/>
      </w:r>
      <w:r w:rsidR="006E3608">
        <w:rPr>
          <w:rFonts w:ascii="Times New Roman" w:hAnsi="Times New Roman" w:cs="Times New Roman"/>
          <w:sz w:val="24"/>
          <w:szCs w:val="24"/>
        </w:rPr>
        <w:t>, and in general throughout the thesis</w:t>
      </w:r>
      <w:r w:rsidR="00817E1C">
        <w:rPr>
          <w:rFonts w:ascii="Times New Roman" w:hAnsi="Times New Roman" w:cs="Times New Roman"/>
          <w:sz w:val="24"/>
          <w:szCs w:val="24"/>
        </w:rPr>
        <w:t>.</w:t>
      </w:r>
    </w:p>
    <w:p w14:paraId="6BB2256E" w14:textId="77777777" w:rsidR="00D13DEB" w:rsidRPr="00C05AF1" w:rsidRDefault="00126677"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 xml:space="preserve">On displacement, </w:t>
      </w:r>
      <w:r w:rsidR="00D13DEB" w:rsidRPr="00C05AF1">
        <w:rPr>
          <w:rFonts w:ascii="Times New Roman" w:hAnsi="Times New Roman" w:cs="Times New Roman"/>
          <w:b/>
          <w:sz w:val="24"/>
          <w:szCs w:val="24"/>
        </w:rPr>
        <w:t>PAGE 37</w:t>
      </w:r>
    </w:p>
    <w:p w14:paraId="2C52EE97" w14:textId="77777777" w:rsidR="009E56E0" w:rsidRPr="00C05AF1" w:rsidRDefault="001E43B4" w:rsidP="007B1119">
      <w:pPr>
        <w:jc w:val="both"/>
        <w:rPr>
          <w:rFonts w:ascii="Times New Roman" w:hAnsi="Times New Roman" w:cs="Times New Roman"/>
          <w:b/>
          <w:sz w:val="24"/>
          <w:szCs w:val="24"/>
        </w:rPr>
      </w:pPr>
      <w:r w:rsidRPr="00C05AF1">
        <w:rPr>
          <w:rFonts w:ascii="Times New Roman" w:hAnsi="Times New Roman" w:cs="Times New Roman"/>
          <w:b/>
          <w:sz w:val="24"/>
          <w:szCs w:val="24"/>
        </w:rPr>
        <w:t>“</w:t>
      </w:r>
      <w:r w:rsidR="009E56E0" w:rsidRPr="00C05AF1">
        <w:rPr>
          <w:rFonts w:ascii="Times New Roman" w:hAnsi="Times New Roman" w:cs="Times New Roman"/>
          <w:b/>
          <w:sz w:val="24"/>
          <w:szCs w:val="24"/>
        </w:rPr>
        <w:t>Some speculate that this occurs when increased mortality occurs during elevated temperatures. The implication is that the increase in deaths would not necessarily be of public health significance, since the deaths were</w:t>
      </w:r>
      <w:r w:rsidR="00B25F54" w:rsidRPr="00C05AF1">
        <w:rPr>
          <w:rFonts w:ascii="Times New Roman" w:hAnsi="Times New Roman" w:cs="Times New Roman"/>
          <w:b/>
          <w:sz w:val="24"/>
          <w:szCs w:val="24"/>
        </w:rPr>
        <w:t xml:space="preserve"> only slightly brought forward </w:t>
      </w:r>
      <w:r w:rsidR="009E56E0" w:rsidRPr="00C05AF1">
        <w:rPr>
          <w:rFonts w:ascii="Times New Roman" w:hAnsi="Times New Roman" w:cs="Times New Roman"/>
          <w:b/>
          <w:sz w:val="24"/>
          <w:szCs w:val="24"/>
        </w:rPr>
        <w:t>in time.</w:t>
      </w:r>
      <w:r w:rsidR="00B25F54" w:rsidRPr="00C05AF1">
        <w:rPr>
          <w:rFonts w:ascii="Times New Roman" w:hAnsi="Times New Roman" w:cs="Times New Roman"/>
          <w:b/>
          <w:sz w:val="24"/>
          <w:szCs w:val="24"/>
        </w:rPr>
        <w:t xml:space="preserve"> </w:t>
      </w:r>
      <w:r w:rsidR="009E56E0" w:rsidRPr="00C05AF1">
        <w:rPr>
          <w:rFonts w:ascii="Times New Roman" w:hAnsi="Times New Roman" w:cs="Times New Roman"/>
          <w:b/>
          <w:sz w:val="24"/>
          <w:szCs w:val="24"/>
        </w:rPr>
        <w:t xml:space="preserve">A study of suicides found </w:t>
      </w:r>
      <w:r w:rsidR="00126677" w:rsidRPr="00C05AF1">
        <w:rPr>
          <w:rFonts w:ascii="Times New Roman" w:hAnsi="Times New Roman" w:cs="Times New Roman"/>
          <w:b/>
          <w:sz w:val="24"/>
          <w:szCs w:val="24"/>
        </w:rPr>
        <w:t xml:space="preserve">no mortality displacement when </w:t>
      </w:r>
      <w:r w:rsidR="009E56E0" w:rsidRPr="00C05AF1">
        <w:rPr>
          <w:rFonts w:ascii="Times New Roman" w:hAnsi="Times New Roman" w:cs="Times New Roman"/>
          <w:b/>
          <w:sz w:val="24"/>
          <w:szCs w:val="24"/>
        </w:rPr>
        <w:t>associatin</w:t>
      </w:r>
      <w:r w:rsidR="000A2536" w:rsidRPr="00C05AF1">
        <w:rPr>
          <w:rFonts w:ascii="Times New Roman" w:hAnsi="Times New Roman" w:cs="Times New Roman"/>
          <w:b/>
          <w:sz w:val="24"/>
          <w:szCs w:val="24"/>
        </w:rPr>
        <w:t>g mortality with temperature.</w:t>
      </w:r>
      <w:r w:rsidRPr="00C05AF1">
        <w:rPr>
          <w:rFonts w:ascii="Times New Roman" w:hAnsi="Times New Roman" w:cs="Times New Roman"/>
          <w:b/>
          <w:sz w:val="24"/>
          <w:szCs w:val="24"/>
        </w:rPr>
        <w:t>”</w:t>
      </w:r>
    </w:p>
    <w:p w14:paraId="0497D3A0" w14:textId="374A03C7" w:rsidR="00126677" w:rsidRPr="00C05AF1" w:rsidRDefault="00126677" w:rsidP="007B1119">
      <w:pPr>
        <w:jc w:val="both"/>
        <w:rPr>
          <w:rFonts w:ascii="Times New Roman" w:hAnsi="Times New Roman" w:cs="Times New Roman"/>
          <w:b/>
          <w:sz w:val="24"/>
          <w:szCs w:val="24"/>
        </w:rPr>
      </w:pPr>
      <w:r w:rsidRPr="00C05AF1">
        <w:rPr>
          <w:rFonts w:ascii="Times New Roman" w:hAnsi="Times New Roman" w:cs="Times New Roman"/>
          <w:b/>
          <w:sz w:val="24"/>
          <w:szCs w:val="24"/>
        </w:rPr>
        <w:t>I am not persuaded: (a) displacement does have personal and familial implications (e.g. legacies, psychological preparedness, etc). Second, it is not only an empirical (data-driven) issue, but it needs to be also dealt with theoretically</w:t>
      </w:r>
      <w:r w:rsidR="00B25F54"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i.e. as depletion of the most susceptible</w:t>
      </w:r>
      <w:r w:rsidR="00B25F54"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before concluding that it is irrelevant.</w:t>
      </w:r>
    </w:p>
    <w:p w14:paraId="52492CEB" w14:textId="6EFE7746" w:rsidR="00265E0C" w:rsidRPr="00C05AF1" w:rsidRDefault="00677BC6"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w:t>
      </w:r>
      <w:r w:rsidR="00345F31" w:rsidRPr="00C05AF1">
        <w:rPr>
          <w:rFonts w:ascii="Times New Roman" w:hAnsi="Times New Roman" w:cs="Times New Roman"/>
          <w:sz w:val="24"/>
          <w:szCs w:val="24"/>
        </w:rPr>
        <w:t xml:space="preserve">added </w:t>
      </w:r>
      <w:r w:rsidR="00D27A5B">
        <w:rPr>
          <w:rFonts w:ascii="Times New Roman" w:hAnsi="Times New Roman" w:cs="Times New Roman"/>
          <w:sz w:val="24"/>
          <w:szCs w:val="24"/>
        </w:rPr>
        <w:t>further discussion</w:t>
      </w:r>
      <w:r w:rsidR="00345F31" w:rsidRPr="00C05AF1">
        <w:rPr>
          <w:rFonts w:ascii="Times New Roman" w:hAnsi="Times New Roman" w:cs="Times New Roman"/>
          <w:sz w:val="24"/>
          <w:szCs w:val="24"/>
        </w:rPr>
        <w:t xml:space="preserve"> </w:t>
      </w:r>
      <w:r w:rsidR="00334497" w:rsidRPr="00C05AF1">
        <w:rPr>
          <w:rFonts w:ascii="Times New Roman" w:hAnsi="Times New Roman" w:cs="Times New Roman"/>
          <w:sz w:val="24"/>
          <w:szCs w:val="24"/>
        </w:rPr>
        <w:t>sentences</w:t>
      </w:r>
      <w:r w:rsidRPr="00C05AF1">
        <w:rPr>
          <w:rFonts w:ascii="Times New Roman" w:hAnsi="Times New Roman" w:cs="Times New Roman"/>
          <w:sz w:val="24"/>
          <w:szCs w:val="24"/>
        </w:rPr>
        <w:t xml:space="preserve"> in </w:t>
      </w:r>
      <w:r w:rsidR="0010430A" w:rsidRPr="00C05AF1">
        <w:rPr>
          <w:rFonts w:ascii="Times New Roman" w:hAnsi="Times New Roman" w:cs="Times New Roman"/>
          <w:sz w:val="24"/>
          <w:szCs w:val="24"/>
        </w:rPr>
        <w:t>S</w:t>
      </w:r>
      <w:r w:rsidRPr="00C05AF1">
        <w:rPr>
          <w:rFonts w:ascii="Times New Roman" w:hAnsi="Times New Roman" w:cs="Times New Roman"/>
          <w:sz w:val="24"/>
          <w:szCs w:val="24"/>
        </w:rPr>
        <w:t>ection 2.</w:t>
      </w:r>
      <w:r w:rsidR="007A5752">
        <w:rPr>
          <w:rFonts w:ascii="Times New Roman" w:hAnsi="Times New Roman" w:cs="Times New Roman"/>
          <w:sz w:val="24"/>
          <w:szCs w:val="24"/>
        </w:rPr>
        <w:t>4</w:t>
      </w:r>
      <w:r w:rsidRPr="00C05AF1">
        <w:rPr>
          <w:rFonts w:ascii="Times New Roman" w:hAnsi="Times New Roman" w:cs="Times New Roman"/>
          <w:sz w:val="24"/>
          <w:szCs w:val="24"/>
        </w:rPr>
        <w:t>.</w:t>
      </w:r>
      <w:r w:rsidR="007A5752">
        <w:rPr>
          <w:rFonts w:ascii="Times New Roman" w:hAnsi="Times New Roman" w:cs="Times New Roman"/>
          <w:sz w:val="24"/>
          <w:szCs w:val="24"/>
        </w:rPr>
        <w:t>7</w:t>
      </w:r>
      <w:r w:rsidRPr="00C05AF1">
        <w:rPr>
          <w:rFonts w:ascii="Times New Roman" w:hAnsi="Times New Roman" w:cs="Times New Roman"/>
          <w:sz w:val="24"/>
          <w:szCs w:val="24"/>
        </w:rPr>
        <w:t xml:space="preserve"> on pg. </w:t>
      </w:r>
      <w:commentRangeStart w:id="58"/>
      <w:r w:rsidRPr="00C05AF1">
        <w:rPr>
          <w:rFonts w:ascii="Times New Roman" w:hAnsi="Times New Roman" w:cs="Times New Roman"/>
          <w:sz w:val="24"/>
          <w:szCs w:val="24"/>
        </w:rPr>
        <w:t>X</w:t>
      </w:r>
      <w:commentRangeEnd w:id="58"/>
      <w:r w:rsidR="00F71DE8">
        <w:rPr>
          <w:rFonts w:ascii="Times New Roman" w:hAnsi="Times New Roman" w:cs="Times New Roman"/>
          <w:sz w:val="24"/>
          <w:szCs w:val="24"/>
        </w:rPr>
        <w:t>X</w:t>
      </w:r>
      <w:r w:rsidR="00A976F4">
        <w:rPr>
          <w:rStyle w:val="CommentReference"/>
        </w:rPr>
        <w:commentReference w:id="58"/>
      </w:r>
      <w:r w:rsidR="00D27A5B">
        <w:rPr>
          <w:rFonts w:ascii="Times New Roman" w:hAnsi="Times New Roman" w:cs="Times New Roman"/>
          <w:sz w:val="24"/>
          <w:szCs w:val="24"/>
        </w:rPr>
        <w:t>.</w:t>
      </w:r>
    </w:p>
    <w:p w14:paraId="4F9E6084" w14:textId="5433451C" w:rsidR="00F401DC" w:rsidRPr="00C05AF1" w:rsidRDefault="00562339"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There is a very rapid description of the different Bayesian methods, but what are the respective advantages? (e</w:t>
      </w:r>
      <w:r w:rsidR="00AF5125" w:rsidRPr="00C05AF1">
        <w:rPr>
          <w:rFonts w:ascii="Times New Roman" w:hAnsi="Times New Roman" w:cs="Times New Roman"/>
          <w:b/>
          <w:sz w:val="24"/>
          <w:szCs w:val="24"/>
        </w:rPr>
        <w:t>.</w:t>
      </w:r>
      <w:r w:rsidRPr="00C05AF1">
        <w:rPr>
          <w:rFonts w:ascii="Times New Roman" w:hAnsi="Times New Roman" w:cs="Times New Roman"/>
          <w:b/>
          <w:sz w:val="24"/>
          <w:szCs w:val="24"/>
        </w:rPr>
        <w:t>g</w:t>
      </w:r>
      <w:r w:rsidR="00AF5125"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JAGS vs Gibbs etc)?</w:t>
      </w:r>
      <w:r w:rsidR="00E70695" w:rsidRPr="00C05AF1">
        <w:rPr>
          <w:rFonts w:ascii="Times New Roman" w:hAnsi="Times New Roman" w:cs="Times New Roman"/>
          <w:b/>
          <w:sz w:val="24"/>
          <w:szCs w:val="24"/>
        </w:rPr>
        <w:t xml:space="preserve"> Why certain methods have been used and not others? This is not clear to the non-statistical reader</w:t>
      </w:r>
    </w:p>
    <w:p w14:paraId="0F1CCF4E" w14:textId="70512004" w:rsidR="00265E0C" w:rsidRPr="00C05AF1" w:rsidRDefault="006A232B"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elaborated </w:t>
      </w:r>
      <w:r w:rsidR="008934C3" w:rsidRPr="00C05AF1">
        <w:rPr>
          <w:rFonts w:ascii="Times New Roman" w:hAnsi="Times New Roman" w:cs="Times New Roman"/>
          <w:sz w:val="24"/>
          <w:szCs w:val="24"/>
        </w:rPr>
        <w:t xml:space="preserve">with </w:t>
      </w:r>
      <w:r w:rsidR="00273878">
        <w:rPr>
          <w:rFonts w:ascii="Times New Roman" w:hAnsi="Times New Roman" w:cs="Times New Roman"/>
          <w:sz w:val="24"/>
          <w:szCs w:val="24"/>
        </w:rPr>
        <w:t>further discussion</w:t>
      </w:r>
      <w:r w:rsidR="008934C3" w:rsidRPr="00C05AF1">
        <w:rPr>
          <w:rFonts w:ascii="Times New Roman" w:hAnsi="Times New Roman" w:cs="Times New Roman"/>
          <w:sz w:val="24"/>
          <w:szCs w:val="24"/>
        </w:rPr>
        <w:t xml:space="preserve"> </w:t>
      </w:r>
      <w:r w:rsidRPr="00C05AF1">
        <w:rPr>
          <w:rFonts w:ascii="Times New Roman" w:hAnsi="Times New Roman" w:cs="Times New Roman"/>
          <w:sz w:val="24"/>
          <w:szCs w:val="24"/>
        </w:rPr>
        <w:t xml:space="preserve">in </w:t>
      </w:r>
      <w:r w:rsidR="00F37ACA" w:rsidRPr="00C05AF1">
        <w:rPr>
          <w:rFonts w:ascii="Times New Roman" w:hAnsi="Times New Roman" w:cs="Times New Roman"/>
          <w:sz w:val="24"/>
          <w:szCs w:val="24"/>
        </w:rPr>
        <w:t>S</w:t>
      </w:r>
      <w:r w:rsidRPr="00C05AF1">
        <w:rPr>
          <w:rFonts w:ascii="Times New Roman" w:hAnsi="Times New Roman" w:cs="Times New Roman"/>
          <w:sz w:val="24"/>
          <w:szCs w:val="24"/>
        </w:rPr>
        <w:t xml:space="preserve">ection </w:t>
      </w:r>
      <w:r w:rsidR="00FA19EE" w:rsidRPr="00C05AF1">
        <w:rPr>
          <w:rFonts w:ascii="Times New Roman" w:hAnsi="Times New Roman" w:cs="Times New Roman"/>
          <w:sz w:val="24"/>
          <w:szCs w:val="24"/>
        </w:rPr>
        <w:t>2.</w:t>
      </w:r>
      <w:r w:rsidR="00365E56">
        <w:rPr>
          <w:rFonts w:ascii="Times New Roman" w:hAnsi="Times New Roman" w:cs="Times New Roman"/>
          <w:sz w:val="24"/>
          <w:szCs w:val="24"/>
        </w:rPr>
        <w:t>5</w:t>
      </w:r>
      <w:r w:rsidR="00FA19EE" w:rsidRPr="00C05AF1">
        <w:rPr>
          <w:rFonts w:ascii="Times New Roman" w:hAnsi="Times New Roman" w:cs="Times New Roman"/>
          <w:sz w:val="24"/>
          <w:szCs w:val="24"/>
        </w:rPr>
        <w:t>.</w:t>
      </w:r>
      <w:r w:rsidR="00365E56">
        <w:rPr>
          <w:rFonts w:ascii="Times New Roman" w:hAnsi="Times New Roman" w:cs="Times New Roman"/>
          <w:sz w:val="24"/>
          <w:szCs w:val="24"/>
        </w:rPr>
        <w:t>3</w:t>
      </w:r>
      <w:r w:rsidR="00FA19EE" w:rsidRPr="00C05AF1">
        <w:rPr>
          <w:rFonts w:ascii="Times New Roman" w:hAnsi="Times New Roman" w:cs="Times New Roman"/>
          <w:sz w:val="24"/>
          <w:szCs w:val="24"/>
        </w:rPr>
        <w:t xml:space="preserve"> on pg. </w:t>
      </w:r>
      <w:commentRangeStart w:id="59"/>
      <w:r w:rsidR="00FA19EE" w:rsidRPr="00C05AF1">
        <w:rPr>
          <w:rFonts w:ascii="Times New Roman" w:hAnsi="Times New Roman" w:cs="Times New Roman"/>
          <w:sz w:val="24"/>
          <w:szCs w:val="24"/>
        </w:rPr>
        <w:t>XX</w:t>
      </w:r>
      <w:commentRangeEnd w:id="59"/>
      <w:r w:rsidR="00D8718D">
        <w:rPr>
          <w:rStyle w:val="CommentReference"/>
        </w:rPr>
        <w:commentReference w:id="59"/>
      </w:r>
      <w:r w:rsidR="00516AF9">
        <w:rPr>
          <w:rFonts w:ascii="Times New Roman" w:hAnsi="Times New Roman" w:cs="Times New Roman"/>
          <w:sz w:val="24"/>
          <w:szCs w:val="24"/>
        </w:rPr>
        <w:t>.</w:t>
      </w:r>
    </w:p>
    <w:p w14:paraId="09E9750F" w14:textId="559E1867" w:rsidR="00F401DC" w:rsidRPr="00C05AF1" w:rsidRDefault="00FC0A21"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 xml:space="preserve"> </w:t>
      </w:r>
      <w:r w:rsidR="00126677" w:rsidRPr="00C05AF1">
        <w:rPr>
          <w:rFonts w:ascii="Times New Roman" w:hAnsi="Times New Roman" w:cs="Times New Roman"/>
          <w:b/>
          <w:sz w:val="24"/>
          <w:szCs w:val="24"/>
        </w:rPr>
        <w:t>“</w:t>
      </w:r>
      <w:r w:rsidR="00F401DC" w:rsidRPr="00C05AF1">
        <w:rPr>
          <w:rFonts w:ascii="Times New Roman" w:hAnsi="Times New Roman" w:cs="Times New Roman"/>
          <w:b/>
          <w:sz w:val="24"/>
          <w:szCs w:val="24"/>
        </w:rPr>
        <w:t>Cancer death outcomes are not generally considered as sensitive to temperature changes, and so are all grouped as ‘cancers’ here</w:t>
      </w:r>
      <w:r w:rsidR="00E70695" w:rsidRPr="00C05AF1">
        <w:rPr>
          <w:rFonts w:ascii="Times New Roman" w:hAnsi="Times New Roman" w:cs="Times New Roman"/>
          <w:b/>
          <w:sz w:val="24"/>
          <w:szCs w:val="24"/>
        </w:rPr>
        <w:t>.</w:t>
      </w:r>
      <w:r w:rsidR="00126677" w:rsidRPr="00C05AF1">
        <w:rPr>
          <w:rFonts w:ascii="Times New Roman" w:hAnsi="Times New Roman" w:cs="Times New Roman"/>
          <w:b/>
          <w:sz w:val="24"/>
          <w:szCs w:val="24"/>
        </w:rPr>
        <w:t>”</w:t>
      </w:r>
      <w:r w:rsidR="00E70695" w:rsidRPr="00C05AF1">
        <w:rPr>
          <w:rFonts w:ascii="Times New Roman" w:hAnsi="Times New Roman" w:cs="Times New Roman"/>
          <w:b/>
          <w:sz w:val="24"/>
          <w:szCs w:val="24"/>
        </w:rPr>
        <w:t xml:space="preserve"> In fact</w:t>
      </w:r>
      <w:r w:rsidR="00A63FB5" w:rsidRPr="00C05AF1">
        <w:rPr>
          <w:rFonts w:ascii="Times New Roman" w:hAnsi="Times New Roman" w:cs="Times New Roman"/>
          <w:b/>
          <w:sz w:val="24"/>
          <w:szCs w:val="24"/>
        </w:rPr>
        <w:t>,</w:t>
      </w:r>
      <w:r w:rsidR="00E70695" w:rsidRPr="00C05AF1">
        <w:rPr>
          <w:rFonts w:ascii="Times New Roman" w:hAnsi="Times New Roman" w:cs="Times New Roman"/>
          <w:b/>
          <w:sz w:val="24"/>
          <w:szCs w:val="24"/>
        </w:rPr>
        <w:t xml:space="preserve"> one could consider death anticipation in terminally ill patients (many) and in certain types of cancer that are likely to increase susceptibility to temperature (e.g. </w:t>
      </w:r>
      <w:r w:rsidR="00A63FB5" w:rsidRPr="00C05AF1">
        <w:rPr>
          <w:rFonts w:ascii="Times New Roman" w:hAnsi="Times New Roman" w:cs="Times New Roman"/>
          <w:b/>
          <w:sz w:val="24"/>
          <w:szCs w:val="24"/>
        </w:rPr>
        <w:t>leukaemia</w:t>
      </w:r>
      <w:r w:rsidR="00E70695" w:rsidRPr="00C05AF1">
        <w:rPr>
          <w:rFonts w:ascii="Times New Roman" w:hAnsi="Times New Roman" w:cs="Times New Roman"/>
          <w:b/>
          <w:sz w:val="24"/>
          <w:szCs w:val="24"/>
        </w:rPr>
        <w:t>)</w:t>
      </w:r>
    </w:p>
    <w:p w14:paraId="1CF9A9E9" w14:textId="5204FFD9" w:rsidR="009E5739" w:rsidRPr="00C05AF1" w:rsidRDefault="009E5739"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elaborated </w:t>
      </w:r>
      <w:r w:rsidR="007C4AE2" w:rsidRPr="00C05AF1">
        <w:rPr>
          <w:rFonts w:ascii="Times New Roman" w:hAnsi="Times New Roman" w:cs="Times New Roman"/>
          <w:sz w:val="24"/>
          <w:szCs w:val="24"/>
        </w:rPr>
        <w:t xml:space="preserve">with </w:t>
      </w:r>
      <w:r w:rsidR="00210D18">
        <w:rPr>
          <w:rFonts w:ascii="Times New Roman" w:hAnsi="Times New Roman" w:cs="Times New Roman"/>
          <w:sz w:val="24"/>
          <w:szCs w:val="24"/>
        </w:rPr>
        <w:t>further discussion</w:t>
      </w:r>
      <w:r w:rsidR="00210D18" w:rsidRPr="00C05AF1">
        <w:rPr>
          <w:rFonts w:ascii="Times New Roman" w:hAnsi="Times New Roman" w:cs="Times New Roman"/>
          <w:sz w:val="24"/>
          <w:szCs w:val="24"/>
        </w:rPr>
        <w:t xml:space="preserve"> </w:t>
      </w:r>
      <w:r w:rsidRPr="00C05AF1">
        <w:rPr>
          <w:rFonts w:ascii="Times New Roman" w:hAnsi="Times New Roman" w:cs="Times New Roman"/>
          <w:sz w:val="24"/>
          <w:szCs w:val="24"/>
        </w:rPr>
        <w:t xml:space="preserve">in </w:t>
      </w:r>
      <w:r w:rsidR="007C4AE2" w:rsidRPr="00C05AF1">
        <w:rPr>
          <w:rFonts w:ascii="Times New Roman" w:hAnsi="Times New Roman" w:cs="Times New Roman"/>
          <w:sz w:val="24"/>
          <w:szCs w:val="24"/>
        </w:rPr>
        <w:t>S</w:t>
      </w:r>
      <w:r w:rsidRPr="00C05AF1">
        <w:rPr>
          <w:rFonts w:ascii="Times New Roman" w:hAnsi="Times New Roman" w:cs="Times New Roman"/>
          <w:sz w:val="24"/>
          <w:szCs w:val="24"/>
        </w:rPr>
        <w:t>ection 3.</w:t>
      </w:r>
      <w:r w:rsidR="00F73D2F">
        <w:rPr>
          <w:rFonts w:ascii="Times New Roman" w:hAnsi="Times New Roman" w:cs="Times New Roman"/>
          <w:sz w:val="24"/>
          <w:szCs w:val="24"/>
        </w:rPr>
        <w:t>2</w:t>
      </w:r>
      <w:r w:rsidRPr="00C05AF1">
        <w:rPr>
          <w:rFonts w:ascii="Times New Roman" w:hAnsi="Times New Roman" w:cs="Times New Roman"/>
          <w:sz w:val="24"/>
          <w:szCs w:val="24"/>
        </w:rPr>
        <w:t>.</w:t>
      </w:r>
      <w:r w:rsidR="00F73D2F">
        <w:rPr>
          <w:rFonts w:ascii="Times New Roman" w:hAnsi="Times New Roman" w:cs="Times New Roman"/>
          <w:sz w:val="24"/>
          <w:szCs w:val="24"/>
        </w:rPr>
        <w:t>5</w:t>
      </w:r>
      <w:r w:rsidRPr="00C05AF1">
        <w:rPr>
          <w:rFonts w:ascii="Times New Roman" w:hAnsi="Times New Roman" w:cs="Times New Roman"/>
          <w:sz w:val="24"/>
          <w:szCs w:val="24"/>
        </w:rPr>
        <w:t xml:space="preserve"> on pg. </w:t>
      </w:r>
      <w:commentRangeStart w:id="60"/>
      <w:r w:rsidRPr="00C05AF1">
        <w:rPr>
          <w:rFonts w:ascii="Times New Roman" w:hAnsi="Times New Roman" w:cs="Times New Roman"/>
          <w:sz w:val="24"/>
          <w:szCs w:val="24"/>
        </w:rPr>
        <w:t>XX</w:t>
      </w:r>
      <w:commentRangeEnd w:id="60"/>
      <w:r w:rsidR="00204C2C">
        <w:rPr>
          <w:rStyle w:val="CommentReference"/>
        </w:rPr>
        <w:commentReference w:id="60"/>
      </w:r>
      <w:r w:rsidR="00516AF9">
        <w:rPr>
          <w:rFonts w:ascii="Times New Roman" w:hAnsi="Times New Roman" w:cs="Times New Roman"/>
          <w:sz w:val="24"/>
          <w:szCs w:val="24"/>
        </w:rPr>
        <w:t>.</w:t>
      </w:r>
    </w:p>
    <w:p w14:paraId="5C3C7067" w14:textId="0555C21A" w:rsidR="005776AF" w:rsidRPr="00C05AF1" w:rsidRDefault="001E43B4" w:rsidP="00776D4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w:t>
      </w:r>
      <w:r w:rsidR="005776AF" w:rsidRPr="00C05AF1">
        <w:rPr>
          <w:rFonts w:ascii="Times New Roman" w:hAnsi="Times New Roman" w:cs="Times New Roman"/>
          <w:b/>
          <w:sz w:val="24"/>
          <w:szCs w:val="24"/>
        </w:rPr>
        <w:t>A limitation of my results in Chapters 4,</w:t>
      </w:r>
      <w:r w:rsidR="00067625">
        <w:rPr>
          <w:rFonts w:ascii="Times New Roman" w:hAnsi="Times New Roman" w:cs="Times New Roman"/>
          <w:b/>
          <w:sz w:val="24"/>
          <w:szCs w:val="24"/>
        </w:rPr>
        <w:t xml:space="preserve"> </w:t>
      </w:r>
      <w:r w:rsidR="005776AF" w:rsidRPr="00C05AF1">
        <w:rPr>
          <w:rFonts w:ascii="Times New Roman" w:hAnsi="Times New Roman" w:cs="Times New Roman"/>
          <w:b/>
          <w:sz w:val="24"/>
          <w:szCs w:val="24"/>
        </w:rPr>
        <w:t>6 and 7 is that I did not investigate seasonality of mortality by socioeconomic characteristics which may help with understanding its determinants and planning responses</w:t>
      </w:r>
      <w:r w:rsidRPr="00C05AF1">
        <w:rPr>
          <w:rFonts w:ascii="Times New Roman" w:hAnsi="Times New Roman" w:cs="Times New Roman"/>
          <w:b/>
          <w:sz w:val="24"/>
          <w:szCs w:val="24"/>
        </w:rPr>
        <w:t>”</w:t>
      </w:r>
      <w:r w:rsidR="00126677" w:rsidRPr="00C05AF1">
        <w:rPr>
          <w:rFonts w:ascii="Times New Roman" w:hAnsi="Times New Roman" w:cs="Times New Roman"/>
          <w:b/>
          <w:sz w:val="24"/>
          <w:szCs w:val="24"/>
        </w:rPr>
        <w:t xml:space="preserve">. This is an interesting comment and the candidate could explain how the impact of temperature on health outcomes </w:t>
      </w:r>
      <w:r w:rsidR="00BF61BA" w:rsidRPr="00C05AF1">
        <w:rPr>
          <w:rFonts w:ascii="Times New Roman" w:hAnsi="Times New Roman" w:cs="Times New Roman"/>
          <w:b/>
          <w:sz w:val="24"/>
          <w:szCs w:val="24"/>
        </w:rPr>
        <w:t xml:space="preserve">might </w:t>
      </w:r>
      <w:r w:rsidR="00126677" w:rsidRPr="00C05AF1">
        <w:rPr>
          <w:rFonts w:ascii="Times New Roman" w:hAnsi="Times New Roman" w:cs="Times New Roman"/>
          <w:b/>
          <w:sz w:val="24"/>
          <w:szCs w:val="24"/>
        </w:rPr>
        <w:t>vary by SES based on other data.</w:t>
      </w:r>
    </w:p>
    <w:p w14:paraId="2F10BFD1" w14:textId="64B245C0" w:rsidR="00265E0C" w:rsidRPr="00C05AF1" w:rsidRDefault="00A932C7"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w:t>
      </w:r>
      <w:r w:rsidR="00AF7293" w:rsidRPr="00C05AF1">
        <w:rPr>
          <w:rFonts w:ascii="Times New Roman" w:hAnsi="Times New Roman" w:cs="Times New Roman"/>
          <w:sz w:val="24"/>
          <w:szCs w:val="24"/>
        </w:rPr>
        <w:t xml:space="preserve">added </w:t>
      </w:r>
      <w:r w:rsidR="00BB5A80">
        <w:rPr>
          <w:rFonts w:ascii="Times New Roman" w:hAnsi="Times New Roman" w:cs="Times New Roman"/>
          <w:sz w:val="24"/>
          <w:szCs w:val="24"/>
        </w:rPr>
        <w:t xml:space="preserve">further discussion </w:t>
      </w:r>
      <w:r w:rsidR="006C5F84" w:rsidRPr="00C05AF1">
        <w:rPr>
          <w:rFonts w:ascii="Times New Roman" w:hAnsi="Times New Roman" w:cs="Times New Roman"/>
          <w:sz w:val="24"/>
          <w:szCs w:val="24"/>
        </w:rPr>
        <w:t xml:space="preserve">in Section </w:t>
      </w:r>
      <w:r w:rsidR="00CD18A5" w:rsidRPr="00C05AF1">
        <w:rPr>
          <w:rFonts w:ascii="Times New Roman" w:hAnsi="Times New Roman" w:cs="Times New Roman"/>
          <w:sz w:val="24"/>
          <w:szCs w:val="24"/>
        </w:rPr>
        <w:t>8.</w:t>
      </w:r>
      <w:r w:rsidR="008C2E44">
        <w:rPr>
          <w:rFonts w:ascii="Times New Roman" w:hAnsi="Times New Roman" w:cs="Times New Roman"/>
          <w:sz w:val="24"/>
          <w:szCs w:val="24"/>
        </w:rPr>
        <w:t>2</w:t>
      </w:r>
      <w:r w:rsidR="006C5F84" w:rsidRPr="00C05AF1">
        <w:rPr>
          <w:rFonts w:ascii="Times New Roman" w:hAnsi="Times New Roman" w:cs="Times New Roman"/>
          <w:sz w:val="24"/>
          <w:szCs w:val="24"/>
        </w:rPr>
        <w:t xml:space="preserve"> </w:t>
      </w:r>
      <w:r w:rsidR="00AF7293" w:rsidRPr="00C05AF1">
        <w:rPr>
          <w:rFonts w:ascii="Times New Roman" w:hAnsi="Times New Roman" w:cs="Times New Roman"/>
          <w:sz w:val="24"/>
          <w:szCs w:val="24"/>
        </w:rPr>
        <w:t xml:space="preserve">on pg. </w:t>
      </w:r>
      <w:commentRangeStart w:id="61"/>
      <w:r w:rsidR="00AF7293" w:rsidRPr="00C05AF1">
        <w:rPr>
          <w:rFonts w:ascii="Times New Roman" w:hAnsi="Times New Roman" w:cs="Times New Roman"/>
          <w:sz w:val="24"/>
          <w:szCs w:val="24"/>
        </w:rPr>
        <w:t>XX</w:t>
      </w:r>
      <w:commentRangeEnd w:id="61"/>
      <w:r w:rsidR="008C2E44">
        <w:rPr>
          <w:rStyle w:val="CommentReference"/>
        </w:rPr>
        <w:commentReference w:id="61"/>
      </w:r>
      <w:r w:rsidR="00516AF9">
        <w:rPr>
          <w:rFonts w:ascii="Times New Roman" w:hAnsi="Times New Roman" w:cs="Times New Roman"/>
          <w:sz w:val="24"/>
          <w:szCs w:val="24"/>
        </w:rPr>
        <w:t>.</w:t>
      </w:r>
    </w:p>
    <w:p w14:paraId="15B102DA" w14:textId="5974D0AD" w:rsidR="001E43B4" w:rsidRPr="00C05AF1" w:rsidRDefault="001E43B4" w:rsidP="00776D4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The thesis does not consider infectious diseases (too few deaths?)</w:t>
      </w:r>
      <w:r w:rsidR="001736EA" w:rsidRPr="00C05AF1">
        <w:rPr>
          <w:rFonts w:ascii="Times New Roman" w:hAnsi="Times New Roman" w:cs="Times New Roman"/>
          <w:b/>
          <w:sz w:val="24"/>
          <w:szCs w:val="24"/>
        </w:rPr>
        <w:t>. This should be discussed.</w:t>
      </w:r>
    </w:p>
    <w:p w14:paraId="57A04E4C" w14:textId="6F604B7B" w:rsidR="004508A0" w:rsidRPr="004B425E" w:rsidRDefault="00556FDF" w:rsidP="004B425E">
      <w:pPr>
        <w:jc w:val="both"/>
        <w:rPr>
          <w:rFonts w:ascii="Times New Roman" w:hAnsi="Times New Roman" w:cs="Times New Roman"/>
          <w:sz w:val="24"/>
          <w:szCs w:val="24"/>
        </w:rPr>
      </w:pPr>
      <w:r w:rsidRPr="00C05AF1">
        <w:rPr>
          <w:rFonts w:ascii="Times New Roman" w:hAnsi="Times New Roman" w:cs="Times New Roman"/>
          <w:sz w:val="24"/>
          <w:szCs w:val="24"/>
        </w:rPr>
        <w:lastRenderedPageBreak/>
        <w:t>It is correct to point out that there are too few deaths</w:t>
      </w:r>
      <w:r w:rsidR="00C458EA" w:rsidRPr="00C05AF1">
        <w:rPr>
          <w:rFonts w:ascii="Times New Roman" w:hAnsi="Times New Roman" w:cs="Times New Roman"/>
          <w:sz w:val="24"/>
          <w:szCs w:val="24"/>
        </w:rPr>
        <w:t xml:space="preserve"> for </w:t>
      </w:r>
      <w:commentRangeStart w:id="62"/>
      <w:r w:rsidR="00C458EA" w:rsidRPr="00C05AF1">
        <w:rPr>
          <w:rFonts w:ascii="Times New Roman" w:hAnsi="Times New Roman" w:cs="Times New Roman"/>
          <w:sz w:val="24"/>
          <w:szCs w:val="24"/>
        </w:rPr>
        <w:t>infectious diseases.</w:t>
      </w:r>
      <w:commentRangeEnd w:id="62"/>
      <w:r w:rsidR="00D53AB7">
        <w:rPr>
          <w:rStyle w:val="CommentReference"/>
        </w:rPr>
        <w:commentReference w:id="62"/>
      </w:r>
      <w:r w:rsidR="00C458EA" w:rsidRPr="00C05AF1">
        <w:rPr>
          <w:rFonts w:ascii="Times New Roman" w:hAnsi="Times New Roman" w:cs="Times New Roman"/>
          <w:sz w:val="24"/>
          <w:szCs w:val="24"/>
        </w:rPr>
        <w:t xml:space="preserve"> I have added </w:t>
      </w:r>
      <w:r w:rsidR="00391C8F">
        <w:rPr>
          <w:rFonts w:ascii="Times New Roman" w:hAnsi="Times New Roman" w:cs="Times New Roman"/>
          <w:sz w:val="24"/>
          <w:szCs w:val="24"/>
        </w:rPr>
        <w:t>a</w:t>
      </w:r>
      <w:r w:rsidR="00C458EA" w:rsidRPr="00C05AF1">
        <w:rPr>
          <w:rFonts w:ascii="Times New Roman" w:hAnsi="Times New Roman" w:cs="Times New Roman"/>
          <w:sz w:val="24"/>
          <w:szCs w:val="24"/>
        </w:rPr>
        <w:t xml:space="preserve"> sentence to make that explicit</w:t>
      </w:r>
      <w:r w:rsidRPr="00C05AF1">
        <w:rPr>
          <w:rFonts w:ascii="Times New Roman" w:hAnsi="Times New Roman" w:cs="Times New Roman"/>
          <w:sz w:val="24"/>
          <w:szCs w:val="24"/>
        </w:rPr>
        <w:t xml:space="preserve"> </w:t>
      </w:r>
      <w:r w:rsidR="002B2127" w:rsidRPr="00C05AF1">
        <w:rPr>
          <w:rFonts w:ascii="Times New Roman" w:hAnsi="Times New Roman" w:cs="Times New Roman"/>
          <w:sz w:val="24"/>
          <w:szCs w:val="24"/>
        </w:rPr>
        <w:t xml:space="preserve">in Section </w:t>
      </w:r>
      <w:r w:rsidR="00B56D71" w:rsidRPr="00C05AF1">
        <w:rPr>
          <w:rFonts w:ascii="Times New Roman" w:hAnsi="Times New Roman" w:cs="Times New Roman"/>
          <w:sz w:val="24"/>
          <w:szCs w:val="24"/>
        </w:rPr>
        <w:t>3.</w:t>
      </w:r>
      <w:r w:rsidR="004569B8">
        <w:rPr>
          <w:rFonts w:ascii="Times New Roman" w:hAnsi="Times New Roman" w:cs="Times New Roman"/>
          <w:sz w:val="24"/>
          <w:szCs w:val="24"/>
        </w:rPr>
        <w:t>2</w:t>
      </w:r>
      <w:r w:rsidR="00B56D71" w:rsidRPr="00C05AF1">
        <w:rPr>
          <w:rFonts w:ascii="Times New Roman" w:hAnsi="Times New Roman" w:cs="Times New Roman"/>
          <w:sz w:val="24"/>
          <w:szCs w:val="24"/>
        </w:rPr>
        <w:t>.</w:t>
      </w:r>
      <w:r w:rsidR="004569B8">
        <w:rPr>
          <w:rFonts w:ascii="Times New Roman" w:hAnsi="Times New Roman" w:cs="Times New Roman"/>
          <w:sz w:val="24"/>
          <w:szCs w:val="24"/>
        </w:rPr>
        <w:t>5</w:t>
      </w:r>
      <w:r w:rsidR="002B2127" w:rsidRPr="00C05AF1">
        <w:rPr>
          <w:rFonts w:ascii="Times New Roman" w:hAnsi="Times New Roman" w:cs="Times New Roman"/>
          <w:sz w:val="24"/>
          <w:szCs w:val="24"/>
        </w:rPr>
        <w:t xml:space="preserve"> </w:t>
      </w:r>
      <w:r w:rsidR="00C35D6F" w:rsidRPr="00C05AF1">
        <w:rPr>
          <w:rFonts w:ascii="Times New Roman" w:hAnsi="Times New Roman" w:cs="Times New Roman"/>
          <w:sz w:val="24"/>
          <w:szCs w:val="24"/>
        </w:rPr>
        <w:t xml:space="preserve">on pg. </w:t>
      </w:r>
      <w:commentRangeStart w:id="64"/>
      <w:r w:rsidR="00C35D6F" w:rsidRPr="00C05AF1">
        <w:rPr>
          <w:rFonts w:ascii="Times New Roman" w:hAnsi="Times New Roman" w:cs="Times New Roman"/>
          <w:sz w:val="24"/>
          <w:szCs w:val="24"/>
        </w:rPr>
        <w:t>XX</w:t>
      </w:r>
      <w:commentRangeEnd w:id="64"/>
      <w:r w:rsidR="00B3535A">
        <w:rPr>
          <w:rStyle w:val="CommentReference"/>
        </w:rPr>
        <w:commentReference w:id="64"/>
      </w:r>
      <w:r w:rsidR="00516AF9">
        <w:rPr>
          <w:rFonts w:ascii="Times New Roman" w:hAnsi="Times New Roman" w:cs="Times New Roman"/>
          <w:sz w:val="24"/>
          <w:szCs w:val="24"/>
        </w:rPr>
        <w:t>.</w:t>
      </w:r>
    </w:p>
    <w:p w14:paraId="5F25681A" w14:textId="29494B62" w:rsidR="004508A0" w:rsidRDefault="004508A0">
      <w:pPr>
        <w:rPr>
          <w:rFonts w:ascii="Times New Roman" w:hAnsi="Times New Roman" w:cs="Times New Roman"/>
          <w:b/>
          <w:sz w:val="24"/>
          <w:szCs w:val="24"/>
        </w:rPr>
      </w:pPr>
    </w:p>
    <w:sectPr w:rsidR="004508A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1" w:author="Ezzati, Majid" w:date="2019-08-11T11:37:00Z" w:initials="EM">
    <w:p w14:paraId="7953B62E" w14:textId="0DA45EE1" w:rsidR="00021071" w:rsidRDefault="00021071">
      <w:pPr>
        <w:pStyle w:val="CommentText"/>
      </w:pPr>
      <w:r>
        <w:rPr>
          <w:rStyle w:val="CommentReference"/>
        </w:rPr>
        <w:annotationRef/>
      </w:r>
      <w:r>
        <w:t>No! mediators, by definition, mean that there is a causal effect. You have to pause and get these right or it will all implode with more wording!</w:t>
      </w:r>
    </w:p>
  </w:comment>
  <w:comment w:id="20" w:author="Ezzati, Majid" w:date="2019-08-11T11:38:00Z" w:initials="EM">
    <w:p w14:paraId="4933E6D4" w14:textId="61562B62" w:rsidR="00021071" w:rsidRDefault="00021071">
      <w:pPr>
        <w:pStyle w:val="CommentText"/>
      </w:pPr>
      <w:r>
        <w:rPr>
          <w:rStyle w:val="CommentReference"/>
        </w:rPr>
        <w:annotationRef/>
      </w:r>
      <w:r>
        <w:t>The other way</w:t>
      </w:r>
    </w:p>
  </w:comment>
  <w:comment w:id="21" w:author="Ezzati, Majid" w:date="2019-08-11T11:38:00Z" w:initials="EM">
    <w:p w14:paraId="41CB43F1" w14:textId="2F7A505C" w:rsidR="00021071" w:rsidRDefault="00021071">
      <w:pPr>
        <w:pStyle w:val="CommentText"/>
      </w:pPr>
      <w:r>
        <w:rPr>
          <w:rStyle w:val="CommentReference"/>
        </w:rPr>
        <w:annotationRef/>
      </w:r>
      <w:r>
        <w:t>See my wordings</w:t>
      </w:r>
    </w:p>
  </w:comment>
  <w:comment w:id="16" w:author="Ezzati, Majid" w:date="2019-08-11T16:56:00Z" w:initials="EM">
    <w:p w14:paraId="0D4F8334" w14:textId="3A193945" w:rsidR="00593878" w:rsidRDefault="00593878">
      <w:pPr>
        <w:pStyle w:val="CommentText"/>
      </w:pPr>
      <w:r>
        <w:rPr>
          <w:rStyle w:val="CommentReference"/>
        </w:rPr>
        <w:annotationRef/>
      </w:r>
      <w:r>
        <w:t>Move down when the relevcant comment is made</w:t>
      </w:r>
    </w:p>
  </w:comment>
  <w:comment w:id="22" w:author="Ezzati, Majid" w:date="2019-08-11T11:38:00Z" w:initials="EM">
    <w:p w14:paraId="02699F1C" w14:textId="4136FD3A" w:rsidR="00021071" w:rsidRDefault="00021071">
      <w:pPr>
        <w:pStyle w:val="CommentText"/>
      </w:pPr>
      <w:r>
        <w:rPr>
          <w:rStyle w:val="CommentReference"/>
        </w:rPr>
        <w:annotationRef/>
      </w:r>
      <w:r>
        <w:t xml:space="preserve">Too wordy. </w:t>
      </w:r>
      <w:r w:rsidR="00E35AC0">
        <w:t xml:space="preserve">Something like: </w:t>
      </w:r>
      <w:r>
        <w:t xml:space="preserve">Nonetheless, whether the association is as predictor or as cause, it is appropriate to consider the potential epidemiological </w:t>
      </w:r>
      <w:r w:rsidR="00207A73">
        <w:t>features of the data and relationships explored. In my revisions, I have done so, as explained below</w:t>
      </w:r>
    </w:p>
  </w:comment>
  <w:comment w:id="23" w:author="Ezzati, Majid" w:date="2019-08-11T16:51:00Z" w:initials="EM">
    <w:p w14:paraId="759D7F5F" w14:textId="31FDFEDD" w:rsidR="00E35AC0" w:rsidRDefault="00E35AC0">
      <w:pPr>
        <w:pStyle w:val="CommentText"/>
      </w:pPr>
      <w:r>
        <w:rPr>
          <w:rStyle w:val="CommentReference"/>
        </w:rPr>
        <w:annotationRef/>
      </w:r>
      <w:r>
        <w:t>No idea what this is. Like any revision, clean and tracked versions as PDFs with page numbers referring to tracked version</w:t>
      </w:r>
    </w:p>
  </w:comment>
  <w:comment w:id="25" w:author="Ezzati, Majid" w:date="2019-08-11T16:52:00Z" w:initials="EM">
    <w:p w14:paraId="433BD714" w14:textId="64817169" w:rsidR="00E35AC0" w:rsidRDefault="00E35AC0">
      <w:pPr>
        <w:pStyle w:val="CommentText"/>
      </w:pPr>
      <w:r>
        <w:rPr>
          <w:rStyle w:val="CommentReference"/>
        </w:rPr>
        <w:annotationRef/>
      </w:r>
      <w:r>
        <w:t>See my comments in thesis. It is largely air pollution there</w:t>
      </w:r>
    </w:p>
  </w:comment>
  <w:comment w:id="27" w:author="Robbie Parks" w:date="2019-08-09T15:08:00Z" w:initials="RP">
    <w:p w14:paraId="0703ADD4" w14:textId="10AACA1B" w:rsidR="00966561" w:rsidRDefault="00966561">
      <w:pPr>
        <w:pStyle w:val="CommentText"/>
      </w:pPr>
      <w:r>
        <w:rPr>
          <w:rStyle w:val="CommentReference"/>
        </w:rPr>
        <w:annotationRef/>
      </w:r>
      <w:r>
        <w:t>125-127</w:t>
      </w:r>
    </w:p>
  </w:comment>
  <w:comment w:id="28" w:author="Robbie Parks" w:date="2019-08-09T15:13:00Z" w:initials="RP">
    <w:p w14:paraId="0628027E" w14:textId="72C56F4F" w:rsidR="005510C6" w:rsidRDefault="005510C6">
      <w:pPr>
        <w:pStyle w:val="CommentText"/>
      </w:pPr>
      <w:r>
        <w:rPr>
          <w:rStyle w:val="CommentReference"/>
        </w:rPr>
        <w:annotationRef/>
      </w:r>
      <w:r>
        <w:t>19</w:t>
      </w:r>
      <w:r w:rsidR="00B95407">
        <w:t>0</w:t>
      </w:r>
      <w:r>
        <w:t>-192</w:t>
      </w:r>
    </w:p>
  </w:comment>
  <w:comment w:id="30" w:author="Ezzati, Majid" w:date="2019-08-11T16:56:00Z" w:initials="EM">
    <w:p w14:paraId="7D30E148" w14:textId="5E6481FF" w:rsidR="00E35AC0" w:rsidRDefault="00E35AC0">
      <w:pPr>
        <w:pStyle w:val="CommentText"/>
      </w:pPr>
      <w:r>
        <w:rPr>
          <w:rStyle w:val="CommentReference"/>
        </w:rPr>
        <w:annotationRef/>
      </w:r>
      <w:r>
        <w:t>This is important. See my comments in the thesis</w:t>
      </w:r>
    </w:p>
  </w:comment>
  <w:comment w:id="39" w:author="Ezzati, Majid" w:date="2019-08-11T16:54:00Z" w:initials="EM">
    <w:p w14:paraId="0F26B714" w14:textId="7D4B7D17" w:rsidR="00E35AC0" w:rsidRDefault="00E35AC0">
      <w:pPr>
        <w:pStyle w:val="CommentText"/>
      </w:pPr>
      <w:r>
        <w:rPr>
          <w:rStyle w:val="CommentReference"/>
        </w:rPr>
        <w:annotationRef/>
      </w:r>
      <w:r>
        <w:t>It is all statistical!</w:t>
      </w:r>
    </w:p>
  </w:comment>
  <w:comment w:id="41" w:author="Robbie Parks" w:date="2019-08-09T15:15:00Z" w:initials="RP">
    <w:p w14:paraId="649502AD" w14:textId="43B23AD9" w:rsidR="00F079DB" w:rsidRDefault="00F079DB">
      <w:pPr>
        <w:pStyle w:val="CommentText"/>
      </w:pPr>
      <w:r>
        <w:rPr>
          <w:rStyle w:val="CommentReference"/>
        </w:rPr>
        <w:annotationRef/>
      </w:r>
      <w:r>
        <w:t>38</w:t>
      </w:r>
    </w:p>
  </w:comment>
  <w:comment w:id="43" w:author="Robbie Parks" w:date="2019-08-09T15:21:00Z" w:initials="RP">
    <w:p w14:paraId="5257B82C" w14:textId="6FCAB52D" w:rsidR="00931AFB" w:rsidRDefault="00931AFB">
      <w:pPr>
        <w:pStyle w:val="CommentText"/>
      </w:pPr>
      <w:r>
        <w:rPr>
          <w:rStyle w:val="CommentReference"/>
        </w:rPr>
        <w:annotationRef/>
      </w:r>
      <w:r>
        <w:t>194</w:t>
      </w:r>
    </w:p>
  </w:comment>
  <w:comment w:id="44" w:author="Ezzati, Majid" w:date="2019-08-11T16:57:00Z" w:initials="EM">
    <w:p w14:paraId="74B6E3CE" w14:textId="79CC2BA2" w:rsidR="00593878" w:rsidRDefault="00593878">
      <w:pPr>
        <w:pStyle w:val="CommentText"/>
      </w:pPr>
      <w:r>
        <w:rPr>
          <w:rStyle w:val="CommentReference"/>
        </w:rPr>
        <w:annotationRef/>
      </w:r>
      <w:r>
        <w:t>See above; move here.</w:t>
      </w:r>
    </w:p>
    <w:p w14:paraId="28B2D5DF" w14:textId="6FC394C4" w:rsidR="00593878" w:rsidRDefault="00593878">
      <w:pPr>
        <w:pStyle w:val="CommentText"/>
      </w:pPr>
    </w:p>
    <w:p w14:paraId="3D2F0B5B" w14:textId="0970CCBF" w:rsidR="00593878" w:rsidRDefault="00593878">
      <w:pPr>
        <w:pStyle w:val="CommentText"/>
      </w:pPr>
      <w:r>
        <w:t>I start with presenting seasonality patterns, and then present a framework for analysing how anolomous monthly temperature is associated with interannual variations in monthly death rates</w:t>
      </w:r>
    </w:p>
  </w:comment>
  <w:comment w:id="45" w:author="Ezzati, Majid" w:date="2019-08-11T16:59:00Z" w:initials="EM">
    <w:p w14:paraId="476B7981" w14:textId="1472C354" w:rsidR="00593878" w:rsidRDefault="00593878">
      <w:pPr>
        <w:pStyle w:val="CommentText"/>
      </w:pPr>
      <w:r>
        <w:rPr>
          <w:rStyle w:val="CommentReference"/>
        </w:rPr>
        <w:annotationRef/>
      </w:r>
      <w:r>
        <w:t>This is done largely through monthly random intercenpts/slopes and month-state interaction random i/s</w:t>
      </w:r>
    </w:p>
  </w:comment>
  <w:comment w:id="46" w:author="Robbie Parks" w:date="2019-08-09T15:23:00Z" w:initials="RP">
    <w:p w14:paraId="613C93CC" w14:textId="459E50B0" w:rsidR="0011154A" w:rsidRDefault="0011154A">
      <w:pPr>
        <w:pStyle w:val="CommentText"/>
      </w:pPr>
      <w:r>
        <w:rPr>
          <w:rStyle w:val="CommentReference"/>
        </w:rPr>
        <w:annotationRef/>
      </w:r>
      <w:r>
        <w:t>108</w:t>
      </w:r>
    </w:p>
  </w:comment>
  <w:comment w:id="47" w:author="Robbie Parks" w:date="2019-08-09T15:24:00Z" w:initials="RP">
    <w:p w14:paraId="3504CB35" w14:textId="0264AB96" w:rsidR="00574855" w:rsidRDefault="00574855">
      <w:pPr>
        <w:pStyle w:val="CommentText"/>
      </w:pPr>
      <w:r>
        <w:rPr>
          <w:rStyle w:val="CommentReference"/>
        </w:rPr>
        <w:annotationRef/>
      </w:r>
      <w:r>
        <w:t>110</w:t>
      </w:r>
    </w:p>
  </w:comment>
  <w:comment w:id="50" w:author="Robbie Parks" w:date="2019-08-09T15:25:00Z" w:initials="RP">
    <w:p w14:paraId="6D4231DE" w14:textId="79968310" w:rsidR="002A393C" w:rsidRDefault="002A393C">
      <w:pPr>
        <w:pStyle w:val="CommentText"/>
      </w:pPr>
      <w:r>
        <w:rPr>
          <w:rStyle w:val="CommentReference"/>
        </w:rPr>
        <w:annotationRef/>
      </w:r>
      <w:r>
        <w:rPr>
          <w:rStyle w:val="CommentReference"/>
        </w:rPr>
        <w:annotationRef/>
      </w:r>
      <w:r>
        <w:t>15</w:t>
      </w:r>
      <w:r w:rsidR="00F05847">
        <w:t>4</w:t>
      </w:r>
    </w:p>
  </w:comment>
  <w:comment w:id="51" w:author="Robbie Parks" w:date="2019-08-09T15:26:00Z" w:initials="RP">
    <w:p w14:paraId="5AA9C5FA" w14:textId="690E4743" w:rsidR="00387A29" w:rsidRDefault="00387A29">
      <w:pPr>
        <w:pStyle w:val="CommentText"/>
      </w:pPr>
      <w:r>
        <w:rPr>
          <w:rStyle w:val="CommentReference"/>
        </w:rPr>
        <w:annotationRef/>
      </w:r>
      <w:r>
        <w:t>191-192</w:t>
      </w:r>
    </w:p>
  </w:comment>
  <w:comment w:id="52" w:author="Robbie Parks" w:date="2019-08-09T15:27:00Z" w:initials="RP">
    <w:p w14:paraId="0FC6F3FB" w14:textId="2E90C461" w:rsidR="00C70567" w:rsidRDefault="00C70567">
      <w:pPr>
        <w:pStyle w:val="CommentText"/>
      </w:pPr>
      <w:r>
        <w:rPr>
          <w:rStyle w:val="CommentReference"/>
        </w:rPr>
        <w:annotationRef/>
      </w:r>
      <w:r>
        <w:t>33-35</w:t>
      </w:r>
    </w:p>
  </w:comment>
  <w:comment w:id="53" w:author="Robbie Parks" w:date="2019-08-09T15:28:00Z" w:initials="RP">
    <w:p w14:paraId="56C9DF72" w14:textId="5219B341" w:rsidR="00384FFA" w:rsidRDefault="00384FFA">
      <w:pPr>
        <w:pStyle w:val="CommentText"/>
      </w:pPr>
      <w:r>
        <w:rPr>
          <w:rStyle w:val="CommentReference"/>
        </w:rPr>
        <w:annotationRef/>
      </w:r>
      <w:r>
        <w:t>184-185</w:t>
      </w:r>
    </w:p>
  </w:comment>
  <w:comment w:id="54" w:author="Ezzati, Majid" w:date="2019-08-11T17:00:00Z" w:initials="EM">
    <w:p w14:paraId="7D3CBB8A" w14:textId="22BCC7A8" w:rsidR="00593878" w:rsidRDefault="00593878">
      <w:pPr>
        <w:pStyle w:val="CommentText"/>
      </w:pPr>
      <w:r>
        <w:rPr>
          <w:rStyle w:val="CommentReference"/>
        </w:rPr>
        <w:annotationRef/>
      </w:r>
      <w:r>
        <w:t xml:space="preserve">Not the right wording. The assignment </w:t>
      </w:r>
      <w:r w:rsidR="00CA6956">
        <w:t xml:space="preserve">of place of death is an administrative protocol based on official place of residence which may or may not be the </w:t>
      </w:r>
      <w:r w:rsidR="00D53AB7">
        <w:t xml:space="preserve">same as where actual exposure  death took place. If different, assigned a different exposure. to my knowledge seasonal migration limited to … (check).  I have added </w:t>
      </w:r>
    </w:p>
  </w:comment>
  <w:comment w:id="55" w:author="Robbie Parks" w:date="2019-08-09T15:29:00Z" w:initials="RP">
    <w:p w14:paraId="37098CC6" w14:textId="6FD7CE33" w:rsidR="00C66166" w:rsidRDefault="00C66166">
      <w:pPr>
        <w:pStyle w:val="CommentText"/>
      </w:pPr>
      <w:r>
        <w:rPr>
          <w:rStyle w:val="CommentReference"/>
        </w:rPr>
        <w:annotationRef/>
      </w:r>
      <w:r>
        <w:t>192</w:t>
      </w:r>
    </w:p>
  </w:comment>
  <w:comment w:id="56" w:author="Robbie Parks" w:date="2019-08-09T15:29:00Z" w:initials="RP">
    <w:p w14:paraId="0E817890" w14:textId="2156DB22" w:rsidR="00EE17FC" w:rsidRDefault="000C2FFF">
      <w:pPr>
        <w:pStyle w:val="CommentText"/>
      </w:pPr>
      <w:r>
        <w:rPr>
          <w:rStyle w:val="CommentReference"/>
        </w:rPr>
        <w:annotationRef/>
      </w:r>
      <w:r>
        <w:t>26</w:t>
      </w:r>
    </w:p>
  </w:comment>
  <w:comment w:id="57" w:author="Robbie Parks" w:date="2019-08-09T18:53:00Z" w:initials="RP">
    <w:p w14:paraId="71C682AF" w14:textId="59027B7E" w:rsidR="002366B5" w:rsidRDefault="002366B5">
      <w:pPr>
        <w:pStyle w:val="CommentText"/>
      </w:pPr>
      <w:r>
        <w:rPr>
          <w:rStyle w:val="CommentReference"/>
        </w:rPr>
        <w:annotationRef/>
      </w:r>
      <w:r>
        <w:t>34</w:t>
      </w:r>
    </w:p>
  </w:comment>
  <w:comment w:id="58" w:author="Robbie Parks" w:date="2019-08-09T15:31:00Z" w:initials="RP">
    <w:p w14:paraId="591F65E2" w14:textId="3B077BAE" w:rsidR="00A976F4" w:rsidRDefault="00A976F4">
      <w:pPr>
        <w:pStyle w:val="CommentText"/>
      </w:pPr>
      <w:r>
        <w:rPr>
          <w:rStyle w:val="CommentReference"/>
        </w:rPr>
        <w:annotationRef/>
      </w:r>
      <w:r>
        <w:t>37</w:t>
      </w:r>
    </w:p>
  </w:comment>
  <w:comment w:id="59" w:author="Robbie Parks" w:date="2019-08-09T15:31:00Z" w:initials="RP">
    <w:p w14:paraId="71CCEA20" w14:textId="603BFE3A" w:rsidR="00D8718D" w:rsidRDefault="00D8718D">
      <w:pPr>
        <w:pStyle w:val="CommentText"/>
      </w:pPr>
      <w:r>
        <w:rPr>
          <w:rStyle w:val="CommentReference"/>
        </w:rPr>
        <w:annotationRef/>
      </w:r>
      <w:r>
        <w:t>40</w:t>
      </w:r>
    </w:p>
  </w:comment>
  <w:comment w:id="60" w:author="Robbie Parks" w:date="2019-08-09T15:32:00Z" w:initials="RP">
    <w:p w14:paraId="7F97E3BC" w14:textId="385F65E5" w:rsidR="00204C2C" w:rsidRDefault="00204C2C">
      <w:pPr>
        <w:pStyle w:val="CommentText"/>
      </w:pPr>
      <w:r>
        <w:rPr>
          <w:rStyle w:val="CommentReference"/>
        </w:rPr>
        <w:annotationRef/>
      </w:r>
      <w:r>
        <w:t>48</w:t>
      </w:r>
    </w:p>
  </w:comment>
  <w:comment w:id="61" w:author="Robbie Parks" w:date="2019-08-09T15:32:00Z" w:initials="RP">
    <w:p w14:paraId="300E771F" w14:textId="4C0783F8" w:rsidR="008C2E44" w:rsidRDefault="008C2E44">
      <w:pPr>
        <w:pStyle w:val="CommentText"/>
      </w:pPr>
      <w:r>
        <w:rPr>
          <w:rStyle w:val="CommentReference"/>
        </w:rPr>
        <w:annotationRef/>
      </w:r>
      <w:r>
        <w:t>190</w:t>
      </w:r>
    </w:p>
  </w:comment>
  <w:comment w:id="62" w:author="Ezzati, Majid" w:date="2019-08-11T18:55:00Z" w:initials="EM">
    <w:p w14:paraId="3F444F19" w14:textId="4D305E68" w:rsidR="00D53AB7" w:rsidRDefault="00D53AB7">
      <w:pPr>
        <w:pStyle w:val="CommentText"/>
      </w:pPr>
      <w:r>
        <w:rPr>
          <w:rStyle w:val="CommentReference"/>
        </w:rPr>
        <w:annotationRef/>
      </w:r>
      <w:r>
        <w:t xml:space="preserve">Beyond respiratory </w:t>
      </w:r>
      <w:bookmarkStart w:id="63" w:name="_GoBack"/>
      <w:bookmarkEnd w:id="63"/>
    </w:p>
  </w:comment>
  <w:comment w:id="64" w:author="Robbie Parks" w:date="2019-08-09T15:32:00Z" w:initials="RP">
    <w:p w14:paraId="61FDA551" w14:textId="4E93A6C4" w:rsidR="00B3535A" w:rsidRDefault="00B3535A">
      <w:pPr>
        <w:pStyle w:val="CommentText"/>
      </w:pPr>
      <w:r>
        <w:rPr>
          <w:rStyle w:val="CommentReference"/>
        </w:rPr>
        <w:annotationRef/>
      </w:r>
      <w:r>
        <w:t>48</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953B62E" w15:done="0"/>
  <w15:commentEx w15:paraId="4933E6D4" w15:done="0"/>
  <w15:commentEx w15:paraId="41CB43F1" w15:done="0"/>
  <w15:commentEx w15:paraId="0D4F8334" w15:done="0"/>
  <w15:commentEx w15:paraId="02699F1C" w15:done="0"/>
  <w15:commentEx w15:paraId="759D7F5F" w15:done="0"/>
  <w15:commentEx w15:paraId="433BD714" w15:done="0"/>
  <w15:commentEx w15:paraId="0703ADD4" w15:done="0"/>
  <w15:commentEx w15:paraId="0628027E" w15:done="0"/>
  <w15:commentEx w15:paraId="7D30E148" w15:done="0"/>
  <w15:commentEx w15:paraId="0F26B714" w15:done="0"/>
  <w15:commentEx w15:paraId="649502AD" w15:done="0"/>
  <w15:commentEx w15:paraId="5257B82C" w15:done="0"/>
  <w15:commentEx w15:paraId="3D2F0B5B" w15:done="0"/>
  <w15:commentEx w15:paraId="476B7981" w15:done="0"/>
  <w15:commentEx w15:paraId="613C93CC" w15:done="0"/>
  <w15:commentEx w15:paraId="3504CB35" w15:done="0"/>
  <w15:commentEx w15:paraId="6D4231DE" w15:done="0"/>
  <w15:commentEx w15:paraId="5AA9C5FA" w15:done="0"/>
  <w15:commentEx w15:paraId="0FC6F3FB" w15:done="0"/>
  <w15:commentEx w15:paraId="56C9DF72" w15:done="0"/>
  <w15:commentEx w15:paraId="7D3CBB8A" w15:done="0"/>
  <w15:commentEx w15:paraId="37098CC6" w15:done="0"/>
  <w15:commentEx w15:paraId="0E817890" w15:done="0"/>
  <w15:commentEx w15:paraId="71C682AF" w15:done="0"/>
  <w15:commentEx w15:paraId="591F65E2" w15:done="0"/>
  <w15:commentEx w15:paraId="71CCEA20" w15:done="0"/>
  <w15:commentEx w15:paraId="7F97E3BC" w15:done="0"/>
  <w15:commentEx w15:paraId="300E771F" w15:done="0"/>
  <w15:commentEx w15:paraId="3F444F19" w15:done="0"/>
  <w15:commentEx w15:paraId="61FDA55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703ADD4" w16cid:durableId="20F80AF6"/>
  <w16cid:commentId w16cid:paraId="0628027E" w16cid:durableId="20F80BFD"/>
  <w16cid:commentId w16cid:paraId="649502AD" w16cid:durableId="20F80C96"/>
  <w16cid:commentId w16cid:paraId="5257B82C" w16cid:durableId="20F80DF6"/>
  <w16cid:commentId w16cid:paraId="613C93CC" w16cid:durableId="20F80E8C"/>
  <w16cid:commentId w16cid:paraId="3504CB35" w16cid:durableId="20F80E9C"/>
  <w16cid:commentId w16cid:paraId="6D4231DE" w16cid:durableId="20F80EDA"/>
  <w16cid:commentId w16cid:paraId="5AA9C5FA" w16cid:durableId="20F80F12"/>
  <w16cid:commentId w16cid:paraId="0FC6F3FB" w16cid:durableId="20F80F6A"/>
  <w16cid:commentId w16cid:paraId="56C9DF72" w16cid:durableId="20F80F98"/>
  <w16cid:commentId w16cid:paraId="37098CC6" w16cid:durableId="20F80FC1"/>
  <w16cid:commentId w16cid:paraId="0E817890" w16cid:durableId="20F80FDA"/>
  <w16cid:commentId w16cid:paraId="71C682AF" w16cid:durableId="20F83FA6"/>
  <w16cid:commentId w16cid:paraId="591F65E2" w16cid:durableId="20F8104A"/>
  <w16cid:commentId w16cid:paraId="71CCEA20" w16cid:durableId="20F81059"/>
  <w16cid:commentId w16cid:paraId="7F97E3BC" w16cid:durableId="20F81071"/>
  <w16cid:commentId w16cid:paraId="300E771F" w16cid:durableId="20F8108D"/>
  <w16cid:commentId w16cid:paraId="61FDA551" w16cid:durableId="20F810A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B07B16"/>
    <w:multiLevelType w:val="hybridMultilevel"/>
    <w:tmpl w:val="EB1C0DBE"/>
    <w:lvl w:ilvl="0" w:tplc="A406ECB8">
      <w:start w:val="1"/>
      <w:numFmt w:val="decimal"/>
      <w:lvlText w:val="%1."/>
      <w:lvlJc w:val="left"/>
      <w:pPr>
        <w:ind w:left="360" w:hanging="360"/>
      </w:pPr>
      <w:rPr>
        <w:rFonts w:asciiTheme="minorHAnsi" w:eastAsiaTheme="minorHAnsi" w:hAnsiTheme="minorHAnsi" w:cstheme="minorBidi"/>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640F7106"/>
    <w:multiLevelType w:val="hybridMultilevel"/>
    <w:tmpl w:val="9EA6F7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5E422F5"/>
    <w:multiLevelType w:val="hybridMultilevel"/>
    <w:tmpl w:val="C464E974"/>
    <w:lvl w:ilvl="0" w:tplc="A406ECB8">
      <w:start w:val="1"/>
      <w:numFmt w:val="decimal"/>
      <w:lvlText w:val="%1."/>
      <w:lvlJc w:val="left"/>
      <w:pPr>
        <w:ind w:left="360" w:hanging="360"/>
      </w:pPr>
      <w:rPr>
        <w:rFonts w:asciiTheme="minorHAnsi" w:eastAsiaTheme="minorHAnsi" w:hAnsiTheme="minorHAnsi" w:cstheme="minorBidi"/>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zzati, Majid">
    <w15:presenceInfo w15:providerId="None" w15:userId="Ezzati, Majid"/>
  </w15:person>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6D39"/>
    <w:rsid w:val="000002DE"/>
    <w:rsid w:val="00000A2D"/>
    <w:rsid w:val="00000ACF"/>
    <w:rsid w:val="00001501"/>
    <w:rsid w:val="00004002"/>
    <w:rsid w:val="0001114C"/>
    <w:rsid w:val="0001254B"/>
    <w:rsid w:val="00016443"/>
    <w:rsid w:val="00021071"/>
    <w:rsid w:val="000215BA"/>
    <w:rsid w:val="000238D7"/>
    <w:rsid w:val="00024F8B"/>
    <w:rsid w:val="0002672C"/>
    <w:rsid w:val="00026950"/>
    <w:rsid w:val="000311B7"/>
    <w:rsid w:val="0003348B"/>
    <w:rsid w:val="00034888"/>
    <w:rsid w:val="00040C13"/>
    <w:rsid w:val="000416F6"/>
    <w:rsid w:val="000454DC"/>
    <w:rsid w:val="00046925"/>
    <w:rsid w:val="00050148"/>
    <w:rsid w:val="00050978"/>
    <w:rsid w:val="000516C5"/>
    <w:rsid w:val="00051764"/>
    <w:rsid w:val="00051F99"/>
    <w:rsid w:val="00054879"/>
    <w:rsid w:val="0005571C"/>
    <w:rsid w:val="00056CD0"/>
    <w:rsid w:val="0006061B"/>
    <w:rsid w:val="00060A7A"/>
    <w:rsid w:val="00061222"/>
    <w:rsid w:val="0006215E"/>
    <w:rsid w:val="000627AB"/>
    <w:rsid w:val="00063ED5"/>
    <w:rsid w:val="00067625"/>
    <w:rsid w:val="00067D66"/>
    <w:rsid w:val="00073C6F"/>
    <w:rsid w:val="000808C1"/>
    <w:rsid w:val="0008258F"/>
    <w:rsid w:val="00082913"/>
    <w:rsid w:val="00086FE3"/>
    <w:rsid w:val="0008764C"/>
    <w:rsid w:val="00091A1D"/>
    <w:rsid w:val="00093CCC"/>
    <w:rsid w:val="00094EF1"/>
    <w:rsid w:val="00096059"/>
    <w:rsid w:val="00096A0D"/>
    <w:rsid w:val="0009750D"/>
    <w:rsid w:val="000A1057"/>
    <w:rsid w:val="000A1CF5"/>
    <w:rsid w:val="000A20DB"/>
    <w:rsid w:val="000A2536"/>
    <w:rsid w:val="000A3A31"/>
    <w:rsid w:val="000A5C67"/>
    <w:rsid w:val="000B5815"/>
    <w:rsid w:val="000B5DF4"/>
    <w:rsid w:val="000B6A01"/>
    <w:rsid w:val="000C1F1E"/>
    <w:rsid w:val="000C270A"/>
    <w:rsid w:val="000C291B"/>
    <w:rsid w:val="000C2FFF"/>
    <w:rsid w:val="000C68B2"/>
    <w:rsid w:val="000C7705"/>
    <w:rsid w:val="000C79FA"/>
    <w:rsid w:val="000D10A8"/>
    <w:rsid w:val="000D16C7"/>
    <w:rsid w:val="000D5706"/>
    <w:rsid w:val="000D7322"/>
    <w:rsid w:val="000E194C"/>
    <w:rsid w:val="000E3488"/>
    <w:rsid w:val="000F3251"/>
    <w:rsid w:val="000F441B"/>
    <w:rsid w:val="000F6A14"/>
    <w:rsid w:val="000F6A58"/>
    <w:rsid w:val="00100533"/>
    <w:rsid w:val="001033DE"/>
    <w:rsid w:val="00103D7D"/>
    <w:rsid w:val="00103DD3"/>
    <w:rsid w:val="0010430A"/>
    <w:rsid w:val="0010476C"/>
    <w:rsid w:val="00107174"/>
    <w:rsid w:val="0011154A"/>
    <w:rsid w:val="00111CD5"/>
    <w:rsid w:val="00111EF8"/>
    <w:rsid w:val="00114FC5"/>
    <w:rsid w:val="001157A8"/>
    <w:rsid w:val="00115B03"/>
    <w:rsid w:val="00116445"/>
    <w:rsid w:val="00117115"/>
    <w:rsid w:val="00121A56"/>
    <w:rsid w:val="00124C6C"/>
    <w:rsid w:val="00126677"/>
    <w:rsid w:val="00133AA9"/>
    <w:rsid w:val="001345AD"/>
    <w:rsid w:val="00137CA3"/>
    <w:rsid w:val="00137E0B"/>
    <w:rsid w:val="00140B76"/>
    <w:rsid w:val="00141F12"/>
    <w:rsid w:val="00143F91"/>
    <w:rsid w:val="00146700"/>
    <w:rsid w:val="00146FA7"/>
    <w:rsid w:val="001505A6"/>
    <w:rsid w:val="00156122"/>
    <w:rsid w:val="00157951"/>
    <w:rsid w:val="0016204D"/>
    <w:rsid w:val="00167EE3"/>
    <w:rsid w:val="001733A1"/>
    <w:rsid w:val="001736EA"/>
    <w:rsid w:val="001740D4"/>
    <w:rsid w:val="00181062"/>
    <w:rsid w:val="00183135"/>
    <w:rsid w:val="0018343A"/>
    <w:rsid w:val="00184878"/>
    <w:rsid w:val="00184F6A"/>
    <w:rsid w:val="001853E1"/>
    <w:rsid w:val="0019007C"/>
    <w:rsid w:val="0019399A"/>
    <w:rsid w:val="001971C3"/>
    <w:rsid w:val="001A0A48"/>
    <w:rsid w:val="001A366E"/>
    <w:rsid w:val="001A3870"/>
    <w:rsid w:val="001A52CB"/>
    <w:rsid w:val="001B19FA"/>
    <w:rsid w:val="001B392D"/>
    <w:rsid w:val="001B42F8"/>
    <w:rsid w:val="001B5509"/>
    <w:rsid w:val="001B734A"/>
    <w:rsid w:val="001C1994"/>
    <w:rsid w:val="001C1E4F"/>
    <w:rsid w:val="001C324F"/>
    <w:rsid w:val="001C3368"/>
    <w:rsid w:val="001C3F88"/>
    <w:rsid w:val="001C4E6D"/>
    <w:rsid w:val="001D17F7"/>
    <w:rsid w:val="001D3AE7"/>
    <w:rsid w:val="001D5162"/>
    <w:rsid w:val="001D7C53"/>
    <w:rsid w:val="001E2584"/>
    <w:rsid w:val="001E308D"/>
    <w:rsid w:val="001E3DB2"/>
    <w:rsid w:val="001E43B4"/>
    <w:rsid w:val="001E6C6D"/>
    <w:rsid w:val="001F008F"/>
    <w:rsid w:val="001F0EAD"/>
    <w:rsid w:val="001F4734"/>
    <w:rsid w:val="001F4DF3"/>
    <w:rsid w:val="001F5448"/>
    <w:rsid w:val="001F561A"/>
    <w:rsid w:val="001F589B"/>
    <w:rsid w:val="001F6673"/>
    <w:rsid w:val="00203C49"/>
    <w:rsid w:val="00203EA0"/>
    <w:rsid w:val="00204C2C"/>
    <w:rsid w:val="002073A6"/>
    <w:rsid w:val="00207A73"/>
    <w:rsid w:val="00210C64"/>
    <w:rsid w:val="00210D18"/>
    <w:rsid w:val="00212876"/>
    <w:rsid w:val="002239A7"/>
    <w:rsid w:val="002242CB"/>
    <w:rsid w:val="0023133A"/>
    <w:rsid w:val="0023471B"/>
    <w:rsid w:val="002366B5"/>
    <w:rsid w:val="00236F49"/>
    <w:rsid w:val="00246B82"/>
    <w:rsid w:val="00250908"/>
    <w:rsid w:val="00253180"/>
    <w:rsid w:val="0025505C"/>
    <w:rsid w:val="00255182"/>
    <w:rsid w:val="00265E0C"/>
    <w:rsid w:val="002724C6"/>
    <w:rsid w:val="00272D1A"/>
    <w:rsid w:val="0027316C"/>
    <w:rsid w:val="00273194"/>
    <w:rsid w:val="00273878"/>
    <w:rsid w:val="00273DDB"/>
    <w:rsid w:val="00283EF5"/>
    <w:rsid w:val="0028438B"/>
    <w:rsid w:val="00286BDE"/>
    <w:rsid w:val="00287E5A"/>
    <w:rsid w:val="00290A96"/>
    <w:rsid w:val="00294D99"/>
    <w:rsid w:val="00295764"/>
    <w:rsid w:val="00297B0A"/>
    <w:rsid w:val="002A3528"/>
    <w:rsid w:val="002A393C"/>
    <w:rsid w:val="002A44F1"/>
    <w:rsid w:val="002A6695"/>
    <w:rsid w:val="002B2036"/>
    <w:rsid w:val="002B2127"/>
    <w:rsid w:val="002B34A7"/>
    <w:rsid w:val="002B6407"/>
    <w:rsid w:val="002B6DE5"/>
    <w:rsid w:val="002C1FA6"/>
    <w:rsid w:val="002C2E12"/>
    <w:rsid w:val="002C7255"/>
    <w:rsid w:val="002D23EA"/>
    <w:rsid w:val="002D3571"/>
    <w:rsid w:val="002E044D"/>
    <w:rsid w:val="002E1259"/>
    <w:rsid w:val="002E3F86"/>
    <w:rsid w:val="002F44D7"/>
    <w:rsid w:val="00305D30"/>
    <w:rsid w:val="00307458"/>
    <w:rsid w:val="0031243C"/>
    <w:rsid w:val="003135D8"/>
    <w:rsid w:val="00314505"/>
    <w:rsid w:val="00321158"/>
    <w:rsid w:val="0032339E"/>
    <w:rsid w:val="00330ED5"/>
    <w:rsid w:val="00334497"/>
    <w:rsid w:val="00342DBE"/>
    <w:rsid w:val="00344AD6"/>
    <w:rsid w:val="00344CF8"/>
    <w:rsid w:val="00345F31"/>
    <w:rsid w:val="00350DC2"/>
    <w:rsid w:val="003519E5"/>
    <w:rsid w:val="00353461"/>
    <w:rsid w:val="00355405"/>
    <w:rsid w:val="00355565"/>
    <w:rsid w:val="0035691E"/>
    <w:rsid w:val="003573C9"/>
    <w:rsid w:val="003614BD"/>
    <w:rsid w:val="00365E56"/>
    <w:rsid w:val="00372C46"/>
    <w:rsid w:val="00373DD4"/>
    <w:rsid w:val="00374699"/>
    <w:rsid w:val="003822FB"/>
    <w:rsid w:val="00383CC5"/>
    <w:rsid w:val="00384FFA"/>
    <w:rsid w:val="0038669E"/>
    <w:rsid w:val="00387A29"/>
    <w:rsid w:val="0039062D"/>
    <w:rsid w:val="00391C8F"/>
    <w:rsid w:val="00392198"/>
    <w:rsid w:val="003942B8"/>
    <w:rsid w:val="00394A11"/>
    <w:rsid w:val="003A12AB"/>
    <w:rsid w:val="003A12C6"/>
    <w:rsid w:val="003A2559"/>
    <w:rsid w:val="003A4633"/>
    <w:rsid w:val="003A6651"/>
    <w:rsid w:val="003B0D04"/>
    <w:rsid w:val="003B1473"/>
    <w:rsid w:val="003C34D5"/>
    <w:rsid w:val="003C78FB"/>
    <w:rsid w:val="003D3BEC"/>
    <w:rsid w:val="003D3FD7"/>
    <w:rsid w:val="003D54E2"/>
    <w:rsid w:val="003D5D1D"/>
    <w:rsid w:val="003D5F69"/>
    <w:rsid w:val="003D6B51"/>
    <w:rsid w:val="003D6FB1"/>
    <w:rsid w:val="003E0319"/>
    <w:rsid w:val="003E7039"/>
    <w:rsid w:val="003E7588"/>
    <w:rsid w:val="003F0D2A"/>
    <w:rsid w:val="003F20B1"/>
    <w:rsid w:val="00400D5A"/>
    <w:rsid w:val="00403618"/>
    <w:rsid w:val="004039E0"/>
    <w:rsid w:val="00404FEC"/>
    <w:rsid w:val="004057B4"/>
    <w:rsid w:val="0041787D"/>
    <w:rsid w:val="00420A4E"/>
    <w:rsid w:val="00426170"/>
    <w:rsid w:val="0042709A"/>
    <w:rsid w:val="00427E02"/>
    <w:rsid w:val="00427FED"/>
    <w:rsid w:val="004325CE"/>
    <w:rsid w:val="00434F8C"/>
    <w:rsid w:val="00437807"/>
    <w:rsid w:val="00441FDF"/>
    <w:rsid w:val="00443FD6"/>
    <w:rsid w:val="004508A0"/>
    <w:rsid w:val="00450F4D"/>
    <w:rsid w:val="004569B8"/>
    <w:rsid w:val="004608F7"/>
    <w:rsid w:val="00460A2D"/>
    <w:rsid w:val="00461083"/>
    <w:rsid w:val="0047137D"/>
    <w:rsid w:val="00477D0F"/>
    <w:rsid w:val="00487EF4"/>
    <w:rsid w:val="00493896"/>
    <w:rsid w:val="004A0026"/>
    <w:rsid w:val="004A198E"/>
    <w:rsid w:val="004A571D"/>
    <w:rsid w:val="004B1233"/>
    <w:rsid w:val="004B425E"/>
    <w:rsid w:val="004C1192"/>
    <w:rsid w:val="004C6A75"/>
    <w:rsid w:val="004C6BD4"/>
    <w:rsid w:val="004E01F1"/>
    <w:rsid w:val="004E1B3B"/>
    <w:rsid w:val="004E6201"/>
    <w:rsid w:val="004E6A39"/>
    <w:rsid w:val="004F01BA"/>
    <w:rsid w:val="004F1BE6"/>
    <w:rsid w:val="004F3457"/>
    <w:rsid w:val="004F696A"/>
    <w:rsid w:val="004F7435"/>
    <w:rsid w:val="005007A3"/>
    <w:rsid w:val="005030B3"/>
    <w:rsid w:val="00511F01"/>
    <w:rsid w:val="0051469F"/>
    <w:rsid w:val="005166F6"/>
    <w:rsid w:val="00516AF9"/>
    <w:rsid w:val="00517D17"/>
    <w:rsid w:val="00522535"/>
    <w:rsid w:val="005231C5"/>
    <w:rsid w:val="00526225"/>
    <w:rsid w:val="0054187F"/>
    <w:rsid w:val="00541987"/>
    <w:rsid w:val="00542384"/>
    <w:rsid w:val="00543947"/>
    <w:rsid w:val="0054406E"/>
    <w:rsid w:val="005443E8"/>
    <w:rsid w:val="005479E6"/>
    <w:rsid w:val="005510C6"/>
    <w:rsid w:val="00553C93"/>
    <w:rsid w:val="00553DAF"/>
    <w:rsid w:val="00556A77"/>
    <w:rsid w:val="00556FDF"/>
    <w:rsid w:val="0056043B"/>
    <w:rsid w:val="00562339"/>
    <w:rsid w:val="005632CE"/>
    <w:rsid w:val="00574855"/>
    <w:rsid w:val="005776AF"/>
    <w:rsid w:val="00577850"/>
    <w:rsid w:val="00577B37"/>
    <w:rsid w:val="0058186D"/>
    <w:rsid w:val="005839D4"/>
    <w:rsid w:val="00585D45"/>
    <w:rsid w:val="00586E15"/>
    <w:rsid w:val="00593878"/>
    <w:rsid w:val="00596367"/>
    <w:rsid w:val="00596E5C"/>
    <w:rsid w:val="005A2CFB"/>
    <w:rsid w:val="005A7560"/>
    <w:rsid w:val="005A7610"/>
    <w:rsid w:val="005B0133"/>
    <w:rsid w:val="005B1A99"/>
    <w:rsid w:val="005B32C0"/>
    <w:rsid w:val="005C03D7"/>
    <w:rsid w:val="005C34E1"/>
    <w:rsid w:val="005C5237"/>
    <w:rsid w:val="005C64E8"/>
    <w:rsid w:val="005D06C4"/>
    <w:rsid w:val="005D45FF"/>
    <w:rsid w:val="005D5CBC"/>
    <w:rsid w:val="005D5DA1"/>
    <w:rsid w:val="005E16B4"/>
    <w:rsid w:val="005E2647"/>
    <w:rsid w:val="005E5E0C"/>
    <w:rsid w:val="005E6E17"/>
    <w:rsid w:val="005E7A77"/>
    <w:rsid w:val="005F0513"/>
    <w:rsid w:val="005F087A"/>
    <w:rsid w:val="005F402C"/>
    <w:rsid w:val="005F4583"/>
    <w:rsid w:val="005F4D89"/>
    <w:rsid w:val="005F6434"/>
    <w:rsid w:val="0060030D"/>
    <w:rsid w:val="006003CD"/>
    <w:rsid w:val="00606BA0"/>
    <w:rsid w:val="00610C0E"/>
    <w:rsid w:val="00612EF9"/>
    <w:rsid w:val="006136BE"/>
    <w:rsid w:val="00614870"/>
    <w:rsid w:val="0062287D"/>
    <w:rsid w:val="006256A8"/>
    <w:rsid w:val="00626FAD"/>
    <w:rsid w:val="00630035"/>
    <w:rsid w:val="0063424B"/>
    <w:rsid w:val="00643D59"/>
    <w:rsid w:val="006441EA"/>
    <w:rsid w:val="006459BF"/>
    <w:rsid w:val="006509D3"/>
    <w:rsid w:val="006514DF"/>
    <w:rsid w:val="00653DBB"/>
    <w:rsid w:val="006555FA"/>
    <w:rsid w:val="00655735"/>
    <w:rsid w:val="00661403"/>
    <w:rsid w:val="0066531C"/>
    <w:rsid w:val="00665CD8"/>
    <w:rsid w:val="006670E2"/>
    <w:rsid w:val="00667699"/>
    <w:rsid w:val="0066776E"/>
    <w:rsid w:val="00676CC1"/>
    <w:rsid w:val="00677BC6"/>
    <w:rsid w:val="00680146"/>
    <w:rsid w:val="00681286"/>
    <w:rsid w:val="00681319"/>
    <w:rsid w:val="006819A3"/>
    <w:rsid w:val="006835CF"/>
    <w:rsid w:val="00684D24"/>
    <w:rsid w:val="0068646A"/>
    <w:rsid w:val="006909ED"/>
    <w:rsid w:val="0069496B"/>
    <w:rsid w:val="0069583C"/>
    <w:rsid w:val="00695939"/>
    <w:rsid w:val="006977BC"/>
    <w:rsid w:val="006A232B"/>
    <w:rsid w:val="006A2ABF"/>
    <w:rsid w:val="006B0876"/>
    <w:rsid w:val="006B245F"/>
    <w:rsid w:val="006B3447"/>
    <w:rsid w:val="006B52CD"/>
    <w:rsid w:val="006C17BD"/>
    <w:rsid w:val="006C3604"/>
    <w:rsid w:val="006C56D1"/>
    <w:rsid w:val="006C5F84"/>
    <w:rsid w:val="006C67D0"/>
    <w:rsid w:val="006E1884"/>
    <w:rsid w:val="006E27C4"/>
    <w:rsid w:val="006E296E"/>
    <w:rsid w:val="006E3608"/>
    <w:rsid w:val="006E6638"/>
    <w:rsid w:val="006F22E5"/>
    <w:rsid w:val="00700539"/>
    <w:rsid w:val="0070063C"/>
    <w:rsid w:val="00705B59"/>
    <w:rsid w:val="00705E4B"/>
    <w:rsid w:val="00706118"/>
    <w:rsid w:val="0070703D"/>
    <w:rsid w:val="007126CE"/>
    <w:rsid w:val="00716312"/>
    <w:rsid w:val="00722E95"/>
    <w:rsid w:val="00730199"/>
    <w:rsid w:val="00737097"/>
    <w:rsid w:val="00743468"/>
    <w:rsid w:val="00743884"/>
    <w:rsid w:val="00744B4F"/>
    <w:rsid w:val="00756395"/>
    <w:rsid w:val="007635BC"/>
    <w:rsid w:val="00767260"/>
    <w:rsid w:val="00770DE2"/>
    <w:rsid w:val="00772C53"/>
    <w:rsid w:val="00776D49"/>
    <w:rsid w:val="007849F7"/>
    <w:rsid w:val="007915F6"/>
    <w:rsid w:val="00793B6A"/>
    <w:rsid w:val="00796C5F"/>
    <w:rsid w:val="007A3A78"/>
    <w:rsid w:val="007A5752"/>
    <w:rsid w:val="007A594D"/>
    <w:rsid w:val="007A6D39"/>
    <w:rsid w:val="007A6F08"/>
    <w:rsid w:val="007A713B"/>
    <w:rsid w:val="007B1119"/>
    <w:rsid w:val="007B1CD3"/>
    <w:rsid w:val="007B2CAE"/>
    <w:rsid w:val="007B400B"/>
    <w:rsid w:val="007B6108"/>
    <w:rsid w:val="007B6232"/>
    <w:rsid w:val="007B7728"/>
    <w:rsid w:val="007B7855"/>
    <w:rsid w:val="007B7D26"/>
    <w:rsid w:val="007C3356"/>
    <w:rsid w:val="007C3BA2"/>
    <w:rsid w:val="007C3E6C"/>
    <w:rsid w:val="007C4AE2"/>
    <w:rsid w:val="007C6184"/>
    <w:rsid w:val="007D027A"/>
    <w:rsid w:val="007D4765"/>
    <w:rsid w:val="007D4857"/>
    <w:rsid w:val="007D7345"/>
    <w:rsid w:val="007E0AF6"/>
    <w:rsid w:val="007E1645"/>
    <w:rsid w:val="007E34B9"/>
    <w:rsid w:val="007E4AD4"/>
    <w:rsid w:val="007F5835"/>
    <w:rsid w:val="007F7F90"/>
    <w:rsid w:val="008030D4"/>
    <w:rsid w:val="00806217"/>
    <w:rsid w:val="00813512"/>
    <w:rsid w:val="00813A26"/>
    <w:rsid w:val="00813A43"/>
    <w:rsid w:val="008146D1"/>
    <w:rsid w:val="00817E1C"/>
    <w:rsid w:val="00825C9A"/>
    <w:rsid w:val="00826540"/>
    <w:rsid w:val="00826D49"/>
    <w:rsid w:val="0083077D"/>
    <w:rsid w:val="00832821"/>
    <w:rsid w:val="008342A2"/>
    <w:rsid w:val="008366D3"/>
    <w:rsid w:val="00851DD1"/>
    <w:rsid w:val="0085618F"/>
    <w:rsid w:val="0086028B"/>
    <w:rsid w:val="008620BA"/>
    <w:rsid w:val="008623D4"/>
    <w:rsid w:val="00866DD7"/>
    <w:rsid w:val="00872B6E"/>
    <w:rsid w:val="00876A1E"/>
    <w:rsid w:val="00880176"/>
    <w:rsid w:val="0088553F"/>
    <w:rsid w:val="00885B03"/>
    <w:rsid w:val="00886E48"/>
    <w:rsid w:val="00890F57"/>
    <w:rsid w:val="008934C3"/>
    <w:rsid w:val="0089564C"/>
    <w:rsid w:val="008A0E63"/>
    <w:rsid w:val="008A2B8B"/>
    <w:rsid w:val="008A300E"/>
    <w:rsid w:val="008A618F"/>
    <w:rsid w:val="008B2099"/>
    <w:rsid w:val="008B36EC"/>
    <w:rsid w:val="008B5A0D"/>
    <w:rsid w:val="008B68C0"/>
    <w:rsid w:val="008B795C"/>
    <w:rsid w:val="008C2E44"/>
    <w:rsid w:val="008C6043"/>
    <w:rsid w:val="008C7A5D"/>
    <w:rsid w:val="008D1EB7"/>
    <w:rsid w:val="008D23C3"/>
    <w:rsid w:val="008D31A8"/>
    <w:rsid w:val="008D59AC"/>
    <w:rsid w:val="008E145D"/>
    <w:rsid w:val="008E14C7"/>
    <w:rsid w:val="008E17C0"/>
    <w:rsid w:val="008E4CD7"/>
    <w:rsid w:val="008E5A50"/>
    <w:rsid w:val="008E5D7B"/>
    <w:rsid w:val="008E7189"/>
    <w:rsid w:val="008F0395"/>
    <w:rsid w:val="00901603"/>
    <w:rsid w:val="009029E6"/>
    <w:rsid w:val="00906316"/>
    <w:rsid w:val="00910654"/>
    <w:rsid w:val="00911841"/>
    <w:rsid w:val="00915C88"/>
    <w:rsid w:val="00917058"/>
    <w:rsid w:val="00917A17"/>
    <w:rsid w:val="009242FE"/>
    <w:rsid w:val="009260D7"/>
    <w:rsid w:val="009264EB"/>
    <w:rsid w:val="00926AD0"/>
    <w:rsid w:val="0092768C"/>
    <w:rsid w:val="009276C6"/>
    <w:rsid w:val="00931AFB"/>
    <w:rsid w:val="00934711"/>
    <w:rsid w:val="009351E5"/>
    <w:rsid w:val="00937C37"/>
    <w:rsid w:val="00937FF4"/>
    <w:rsid w:val="0094314B"/>
    <w:rsid w:val="00945A05"/>
    <w:rsid w:val="009475D6"/>
    <w:rsid w:val="009530BF"/>
    <w:rsid w:val="0095325A"/>
    <w:rsid w:val="00953666"/>
    <w:rsid w:val="00954FB9"/>
    <w:rsid w:val="00955449"/>
    <w:rsid w:val="009626B4"/>
    <w:rsid w:val="0096381F"/>
    <w:rsid w:val="0096497A"/>
    <w:rsid w:val="00966002"/>
    <w:rsid w:val="00966561"/>
    <w:rsid w:val="009665FE"/>
    <w:rsid w:val="009712B0"/>
    <w:rsid w:val="009754CF"/>
    <w:rsid w:val="0098083C"/>
    <w:rsid w:val="00980E03"/>
    <w:rsid w:val="00982DD1"/>
    <w:rsid w:val="009864D2"/>
    <w:rsid w:val="009A1476"/>
    <w:rsid w:val="009A4322"/>
    <w:rsid w:val="009A4918"/>
    <w:rsid w:val="009B2628"/>
    <w:rsid w:val="009B3C70"/>
    <w:rsid w:val="009B4492"/>
    <w:rsid w:val="009C4899"/>
    <w:rsid w:val="009C5982"/>
    <w:rsid w:val="009D11A3"/>
    <w:rsid w:val="009D46C3"/>
    <w:rsid w:val="009D52BB"/>
    <w:rsid w:val="009D6428"/>
    <w:rsid w:val="009E05D8"/>
    <w:rsid w:val="009E2A5E"/>
    <w:rsid w:val="009E56E0"/>
    <w:rsid w:val="009E5739"/>
    <w:rsid w:val="009F52AA"/>
    <w:rsid w:val="009F79AF"/>
    <w:rsid w:val="00A01522"/>
    <w:rsid w:val="00A03D2F"/>
    <w:rsid w:val="00A125CB"/>
    <w:rsid w:val="00A216DA"/>
    <w:rsid w:val="00A26F78"/>
    <w:rsid w:val="00A27A14"/>
    <w:rsid w:val="00A303DC"/>
    <w:rsid w:val="00A35BC3"/>
    <w:rsid w:val="00A36494"/>
    <w:rsid w:val="00A37971"/>
    <w:rsid w:val="00A45009"/>
    <w:rsid w:val="00A533AB"/>
    <w:rsid w:val="00A55F48"/>
    <w:rsid w:val="00A61E2E"/>
    <w:rsid w:val="00A63FB5"/>
    <w:rsid w:val="00A705DA"/>
    <w:rsid w:val="00A71732"/>
    <w:rsid w:val="00A725C9"/>
    <w:rsid w:val="00A72EFB"/>
    <w:rsid w:val="00A77EDC"/>
    <w:rsid w:val="00A82A45"/>
    <w:rsid w:val="00A840D9"/>
    <w:rsid w:val="00A905DF"/>
    <w:rsid w:val="00A9070D"/>
    <w:rsid w:val="00A911B8"/>
    <w:rsid w:val="00A91D7D"/>
    <w:rsid w:val="00A932B7"/>
    <w:rsid w:val="00A932C7"/>
    <w:rsid w:val="00A93658"/>
    <w:rsid w:val="00A93B85"/>
    <w:rsid w:val="00A976F4"/>
    <w:rsid w:val="00AA13CC"/>
    <w:rsid w:val="00AA14E7"/>
    <w:rsid w:val="00AA179E"/>
    <w:rsid w:val="00AA3E59"/>
    <w:rsid w:val="00AB10CC"/>
    <w:rsid w:val="00AB3171"/>
    <w:rsid w:val="00AC3DC6"/>
    <w:rsid w:val="00AC3DE6"/>
    <w:rsid w:val="00AC6FBC"/>
    <w:rsid w:val="00AD02B6"/>
    <w:rsid w:val="00AD153C"/>
    <w:rsid w:val="00AD1AEA"/>
    <w:rsid w:val="00AE0DA8"/>
    <w:rsid w:val="00AE6B03"/>
    <w:rsid w:val="00AF0C46"/>
    <w:rsid w:val="00AF2803"/>
    <w:rsid w:val="00AF293F"/>
    <w:rsid w:val="00AF5125"/>
    <w:rsid w:val="00AF7293"/>
    <w:rsid w:val="00AF7655"/>
    <w:rsid w:val="00B00B5C"/>
    <w:rsid w:val="00B0234D"/>
    <w:rsid w:val="00B068C0"/>
    <w:rsid w:val="00B07809"/>
    <w:rsid w:val="00B15030"/>
    <w:rsid w:val="00B150DD"/>
    <w:rsid w:val="00B20289"/>
    <w:rsid w:val="00B2147A"/>
    <w:rsid w:val="00B2526D"/>
    <w:rsid w:val="00B25F54"/>
    <w:rsid w:val="00B3535A"/>
    <w:rsid w:val="00B35BA3"/>
    <w:rsid w:val="00B436FB"/>
    <w:rsid w:val="00B4382A"/>
    <w:rsid w:val="00B44EEB"/>
    <w:rsid w:val="00B46823"/>
    <w:rsid w:val="00B46BDC"/>
    <w:rsid w:val="00B51D9E"/>
    <w:rsid w:val="00B542D0"/>
    <w:rsid w:val="00B554A9"/>
    <w:rsid w:val="00B55CA4"/>
    <w:rsid w:val="00B56AC2"/>
    <w:rsid w:val="00B56D71"/>
    <w:rsid w:val="00B63AE4"/>
    <w:rsid w:val="00B63E84"/>
    <w:rsid w:val="00B64582"/>
    <w:rsid w:val="00B67B32"/>
    <w:rsid w:val="00B71C00"/>
    <w:rsid w:val="00B74240"/>
    <w:rsid w:val="00B751DB"/>
    <w:rsid w:val="00B832E1"/>
    <w:rsid w:val="00B85207"/>
    <w:rsid w:val="00B87198"/>
    <w:rsid w:val="00B87DCB"/>
    <w:rsid w:val="00B933DA"/>
    <w:rsid w:val="00B941C9"/>
    <w:rsid w:val="00B95407"/>
    <w:rsid w:val="00B9603F"/>
    <w:rsid w:val="00B97603"/>
    <w:rsid w:val="00B979FF"/>
    <w:rsid w:val="00BA0000"/>
    <w:rsid w:val="00BA037A"/>
    <w:rsid w:val="00BA77B2"/>
    <w:rsid w:val="00BA7E7B"/>
    <w:rsid w:val="00BB274C"/>
    <w:rsid w:val="00BB2BDD"/>
    <w:rsid w:val="00BB38C3"/>
    <w:rsid w:val="00BB4806"/>
    <w:rsid w:val="00BB5A80"/>
    <w:rsid w:val="00BB60B3"/>
    <w:rsid w:val="00BB6375"/>
    <w:rsid w:val="00BC4A91"/>
    <w:rsid w:val="00BC53C8"/>
    <w:rsid w:val="00BD09E5"/>
    <w:rsid w:val="00BD0B0B"/>
    <w:rsid w:val="00BD11EA"/>
    <w:rsid w:val="00BD7176"/>
    <w:rsid w:val="00BD74C4"/>
    <w:rsid w:val="00BE13BE"/>
    <w:rsid w:val="00BE1DF8"/>
    <w:rsid w:val="00BE3A3A"/>
    <w:rsid w:val="00BE3D48"/>
    <w:rsid w:val="00BE4E91"/>
    <w:rsid w:val="00BE504B"/>
    <w:rsid w:val="00BF0F0F"/>
    <w:rsid w:val="00BF248E"/>
    <w:rsid w:val="00BF3E6F"/>
    <w:rsid w:val="00BF61BA"/>
    <w:rsid w:val="00C01811"/>
    <w:rsid w:val="00C05AF1"/>
    <w:rsid w:val="00C10568"/>
    <w:rsid w:val="00C1199F"/>
    <w:rsid w:val="00C13A74"/>
    <w:rsid w:val="00C15EEF"/>
    <w:rsid w:val="00C17428"/>
    <w:rsid w:val="00C21350"/>
    <w:rsid w:val="00C25F50"/>
    <w:rsid w:val="00C30DD6"/>
    <w:rsid w:val="00C35D6F"/>
    <w:rsid w:val="00C36137"/>
    <w:rsid w:val="00C4017A"/>
    <w:rsid w:val="00C416BD"/>
    <w:rsid w:val="00C42946"/>
    <w:rsid w:val="00C43687"/>
    <w:rsid w:val="00C44015"/>
    <w:rsid w:val="00C458EA"/>
    <w:rsid w:val="00C460A3"/>
    <w:rsid w:val="00C4679D"/>
    <w:rsid w:val="00C46D07"/>
    <w:rsid w:val="00C476D0"/>
    <w:rsid w:val="00C511F5"/>
    <w:rsid w:val="00C51A0B"/>
    <w:rsid w:val="00C51F5A"/>
    <w:rsid w:val="00C54F83"/>
    <w:rsid w:val="00C61E7F"/>
    <w:rsid w:val="00C63A6A"/>
    <w:rsid w:val="00C63B9B"/>
    <w:rsid w:val="00C65605"/>
    <w:rsid w:val="00C658D3"/>
    <w:rsid w:val="00C66166"/>
    <w:rsid w:val="00C70567"/>
    <w:rsid w:val="00C75230"/>
    <w:rsid w:val="00C8039C"/>
    <w:rsid w:val="00C83151"/>
    <w:rsid w:val="00C84C80"/>
    <w:rsid w:val="00C84C98"/>
    <w:rsid w:val="00C858DD"/>
    <w:rsid w:val="00C953FA"/>
    <w:rsid w:val="00C964A4"/>
    <w:rsid w:val="00C974D6"/>
    <w:rsid w:val="00CA3E87"/>
    <w:rsid w:val="00CA3ED6"/>
    <w:rsid w:val="00CA4192"/>
    <w:rsid w:val="00CA6956"/>
    <w:rsid w:val="00CA6D34"/>
    <w:rsid w:val="00CB258E"/>
    <w:rsid w:val="00CB2A4C"/>
    <w:rsid w:val="00CB2FE6"/>
    <w:rsid w:val="00CB378E"/>
    <w:rsid w:val="00CB42C0"/>
    <w:rsid w:val="00CB4C62"/>
    <w:rsid w:val="00CB756D"/>
    <w:rsid w:val="00CB7903"/>
    <w:rsid w:val="00CC3DCC"/>
    <w:rsid w:val="00CC626A"/>
    <w:rsid w:val="00CD18A5"/>
    <w:rsid w:val="00CD274E"/>
    <w:rsid w:val="00CD5718"/>
    <w:rsid w:val="00CD6CD6"/>
    <w:rsid w:val="00CD75A5"/>
    <w:rsid w:val="00CE127B"/>
    <w:rsid w:val="00CE505E"/>
    <w:rsid w:val="00CE77DA"/>
    <w:rsid w:val="00CE7841"/>
    <w:rsid w:val="00CF0A63"/>
    <w:rsid w:val="00CF24F0"/>
    <w:rsid w:val="00CF2577"/>
    <w:rsid w:val="00CF317F"/>
    <w:rsid w:val="00CF3D1D"/>
    <w:rsid w:val="00CF45C9"/>
    <w:rsid w:val="00CF6BCA"/>
    <w:rsid w:val="00CF6C12"/>
    <w:rsid w:val="00D04747"/>
    <w:rsid w:val="00D060AB"/>
    <w:rsid w:val="00D06EB3"/>
    <w:rsid w:val="00D07C6C"/>
    <w:rsid w:val="00D13DEB"/>
    <w:rsid w:val="00D14601"/>
    <w:rsid w:val="00D21F7B"/>
    <w:rsid w:val="00D2305F"/>
    <w:rsid w:val="00D24A32"/>
    <w:rsid w:val="00D24B6B"/>
    <w:rsid w:val="00D27A5B"/>
    <w:rsid w:val="00D406A3"/>
    <w:rsid w:val="00D4076E"/>
    <w:rsid w:val="00D40B9E"/>
    <w:rsid w:val="00D4105C"/>
    <w:rsid w:val="00D43CF7"/>
    <w:rsid w:val="00D44501"/>
    <w:rsid w:val="00D45D77"/>
    <w:rsid w:val="00D500B7"/>
    <w:rsid w:val="00D5017F"/>
    <w:rsid w:val="00D503A0"/>
    <w:rsid w:val="00D53AB7"/>
    <w:rsid w:val="00D57212"/>
    <w:rsid w:val="00D60274"/>
    <w:rsid w:val="00D654F7"/>
    <w:rsid w:val="00D67448"/>
    <w:rsid w:val="00D71BCB"/>
    <w:rsid w:val="00D730FC"/>
    <w:rsid w:val="00D75289"/>
    <w:rsid w:val="00D80478"/>
    <w:rsid w:val="00D813F7"/>
    <w:rsid w:val="00D856F4"/>
    <w:rsid w:val="00D85E66"/>
    <w:rsid w:val="00D86E44"/>
    <w:rsid w:val="00D8718D"/>
    <w:rsid w:val="00D8726C"/>
    <w:rsid w:val="00D93470"/>
    <w:rsid w:val="00D9793C"/>
    <w:rsid w:val="00DA3B2B"/>
    <w:rsid w:val="00DA43F8"/>
    <w:rsid w:val="00DA49A6"/>
    <w:rsid w:val="00DA6E02"/>
    <w:rsid w:val="00DA7FB6"/>
    <w:rsid w:val="00DB6E67"/>
    <w:rsid w:val="00DC390D"/>
    <w:rsid w:val="00DC565C"/>
    <w:rsid w:val="00DD25D0"/>
    <w:rsid w:val="00DD2790"/>
    <w:rsid w:val="00DD3FCC"/>
    <w:rsid w:val="00DD50CF"/>
    <w:rsid w:val="00DE229E"/>
    <w:rsid w:val="00DE4639"/>
    <w:rsid w:val="00DE535C"/>
    <w:rsid w:val="00DF5830"/>
    <w:rsid w:val="00E01752"/>
    <w:rsid w:val="00E0361C"/>
    <w:rsid w:val="00E03734"/>
    <w:rsid w:val="00E07A86"/>
    <w:rsid w:val="00E111A7"/>
    <w:rsid w:val="00E11476"/>
    <w:rsid w:val="00E11957"/>
    <w:rsid w:val="00E13284"/>
    <w:rsid w:val="00E15F06"/>
    <w:rsid w:val="00E16283"/>
    <w:rsid w:val="00E17FE8"/>
    <w:rsid w:val="00E20DCB"/>
    <w:rsid w:val="00E2426F"/>
    <w:rsid w:val="00E2466E"/>
    <w:rsid w:val="00E35AC0"/>
    <w:rsid w:val="00E411EE"/>
    <w:rsid w:val="00E503F3"/>
    <w:rsid w:val="00E5206F"/>
    <w:rsid w:val="00E559D7"/>
    <w:rsid w:val="00E67427"/>
    <w:rsid w:val="00E70695"/>
    <w:rsid w:val="00E720DC"/>
    <w:rsid w:val="00E768F7"/>
    <w:rsid w:val="00E771AE"/>
    <w:rsid w:val="00E86E26"/>
    <w:rsid w:val="00E93A0A"/>
    <w:rsid w:val="00EA0482"/>
    <w:rsid w:val="00EA27AD"/>
    <w:rsid w:val="00EA455A"/>
    <w:rsid w:val="00EB3B1C"/>
    <w:rsid w:val="00EB6791"/>
    <w:rsid w:val="00EC79EA"/>
    <w:rsid w:val="00ED2718"/>
    <w:rsid w:val="00EE0BF6"/>
    <w:rsid w:val="00EE17FC"/>
    <w:rsid w:val="00EE33B6"/>
    <w:rsid w:val="00EE40D6"/>
    <w:rsid w:val="00EE48DB"/>
    <w:rsid w:val="00EE5607"/>
    <w:rsid w:val="00EE5665"/>
    <w:rsid w:val="00EE6D78"/>
    <w:rsid w:val="00EF2F6C"/>
    <w:rsid w:val="00EF309C"/>
    <w:rsid w:val="00EF3DD6"/>
    <w:rsid w:val="00EF56E1"/>
    <w:rsid w:val="00F02B79"/>
    <w:rsid w:val="00F04C7F"/>
    <w:rsid w:val="00F05847"/>
    <w:rsid w:val="00F079DB"/>
    <w:rsid w:val="00F118CC"/>
    <w:rsid w:val="00F1320C"/>
    <w:rsid w:val="00F1403D"/>
    <w:rsid w:val="00F1671F"/>
    <w:rsid w:val="00F17D38"/>
    <w:rsid w:val="00F23415"/>
    <w:rsid w:val="00F2693D"/>
    <w:rsid w:val="00F27A38"/>
    <w:rsid w:val="00F317DA"/>
    <w:rsid w:val="00F350DB"/>
    <w:rsid w:val="00F361D4"/>
    <w:rsid w:val="00F3688B"/>
    <w:rsid w:val="00F37ACA"/>
    <w:rsid w:val="00F401DC"/>
    <w:rsid w:val="00F41264"/>
    <w:rsid w:val="00F41DB2"/>
    <w:rsid w:val="00F4422B"/>
    <w:rsid w:val="00F44F96"/>
    <w:rsid w:val="00F4785C"/>
    <w:rsid w:val="00F5192C"/>
    <w:rsid w:val="00F536FF"/>
    <w:rsid w:val="00F538EE"/>
    <w:rsid w:val="00F547B3"/>
    <w:rsid w:val="00F60D15"/>
    <w:rsid w:val="00F6488C"/>
    <w:rsid w:val="00F65CAB"/>
    <w:rsid w:val="00F667AE"/>
    <w:rsid w:val="00F71DE8"/>
    <w:rsid w:val="00F73D2F"/>
    <w:rsid w:val="00F81943"/>
    <w:rsid w:val="00F84012"/>
    <w:rsid w:val="00F85198"/>
    <w:rsid w:val="00F865FE"/>
    <w:rsid w:val="00F86A10"/>
    <w:rsid w:val="00F9513F"/>
    <w:rsid w:val="00F955E9"/>
    <w:rsid w:val="00F969A4"/>
    <w:rsid w:val="00F972CA"/>
    <w:rsid w:val="00F97C3C"/>
    <w:rsid w:val="00FA02D9"/>
    <w:rsid w:val="00FA0368"/>
    <w:rsid w:val="00FA19EE"/>
    <w:rsid w:val="00FA214C"/>
    <w:rsid w:val="00FA561B"/>
    <w:rsid w:val="00FA5DC8"/>
    <w:rsid w:val="00FA77BE"/>
    <w:rsid w:val="00FB2B6A"/>
    <w:rsid w:val="00FB4B9B"/>
    <w:rsid w:val="00FB6A18"/>
    <w:rsid w:val="00FC0A21"/>
    <w:rsid w:val="00FC1BCD"/>
    <w:rsid w:val="00FC1EBB"/>
    <w:rsid w:val="00FC1EF3"/>
    <w:rsid w:val="00FC4FBA"/>
    <w:rsid w:val="00FD4196"/>
    <w:rsid w:val="00FD4814"/>
    <w:rsid w:val="00FD6285"/>
    <w:rsid w:val="00FE2449"/>
    <w:rsid w:val="00FE2B5F"/>
    <w:rsid w:val="00FE5F07"/>
    <w:rsid w:val="00FE7B9D"/>
    <w:rsid w:val="00FF21BF"/>
    <w:rsid w:val="00FF4777"/>
    <w:rsid w:val="00FF55C4"/>
    <w:rsid w:val="00FF5B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02EEE"/>
  <w15:chartTrackingRefBased/>
  <w15:docId w15:val="{AD721143-FC0D-4FA9-A342-4DE4D15A8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64D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43B4"/>
    <w:pPr>
      <w:ind w:left="720"/>
      <w:contextualSpacing/>
    </w:pPr>
  </w:style>
  <w:style w:type="character" w:styleId="CommentReference">
    <w:name w:val="annotation reference"/>
    <w:basedOn w:val="DefaultParagraphFont"/>
    <w:uiPriority w:val="99"/>
    <w:semiHidden/>
    <w:unhideWhenUsed/>
    <w:rsid w:val="00404FEC"/>
    <w:rPr>
      <w:sz w:val="16"/>
      <w:szCs w:val="16"/>
    </w:rPr>
  </w:style>
  <w:style w:type="paragraph" w:styleId="CommentText">
    <w:name w:val="annotation text"/>
    <w:basedOn w:val="Normal"/>
    <w:link w:val="CommentTextChar"/>
    <w:uiPriority w:val="99"/>
    <w:semiHidden/>
    <w:unhideWhenUsed/>
    <w:rsid w:val="00404FEC"/>
    <w:pPr>
      <w:spacing w:line="240" w:lineRule="auto"/>
    </w:pPr>
    <w:rPr>
      <w:sz w:val="20"/>
      <w:szCs w:val="20"/>
    </w:rPr>
  </w:style>
  <w:style w:type="character" w:customStyle="1" w:styleId="CommentTextChar">
    <w:name w:val="Comment Text Char"/>
    <w:basedOn w:val="DefaultParagraphFont"/>
    <w:link w:val="CommentText"/>
    <w:uiPriority w:val="99"/>
    <w:semiHidden/>
    <w:rsid w:val="00404FEC"/>
    <w:rPr>
      <w:sz w:val="20"/>
      <w:szCs w:val="20"/>
    </w:rPr>
  </w:style>
  <w:style w:type="paragraph" w:styleId="CommentSubject">
    <w:name w:val="annotation subject"/>
    <w:basedOn w:val="CommentText"/>
    <w:next w:val="CommentText"/>
    <w:link w:val="CommentSubjectChar"/>
    <w:uiPriority w:val="99"/>
    <w:semiHidden/>
    <w:unhideWhenUsed/>
    <w:rsid w:val="00404FEC"/>
    <w:rPr>
      <w:b/>
      <w:bCs/>
    </w:rPr>
  </w:style>
  <w:style w:type="character" w:customStyle="1" w:styleId="CommentSubjectChar">
    <w:name w:val="Comment Subject Char"/>
    <w:basedOn w:val="CommentTextChar"/>
    <w:link w:val="CommentSubject"/>
    <w:uiPriority w:val="99"/>
    <w:semiHidden/>
    <w:rsid w:val="00404FEC"/>
    <w:rPr>
      <w:b/>
      <w:bCs/>
      <w:sz w:val="20"/>
      <w:szCs w:val="20"/>
    </w:rPr>
  </w:style>
  <w:style w:type="paragraph" w:styleId="BalloonText">
    <w:name w:val="Balloon Text"/>
    <w:basedOn w:val="Normal"/>
    <w:link w:val="BalloonTextChar"/>
    <w:uiPriority w:val="99"/>
    <w:semiHidden/>
    <w:unhideWhenUsed/>
    <w:rsid w:val="00404F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4FE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341180">
      <w:bodyDiv w:val="1"/>
      <w:marLeft w:val="0"/>
      <w:marRight w:val="0"/>
      <w:marTop w:val="0"/>
      <w:marBottom w:val="0"/>
      <w:divBdr>
        <w:top w:val="none" w:sz="0" w:space="0" w:color="auto"/>
        <w:left w:val="none" w:sz="0" w:space="0" w:color="auto"/>
        <w:bottom w:val="none" w:sz="0" w:space="0" w:color="auto"/>
        <w:right w:val="none" w:sz="0" w:space="0" w:color="auto"/>
      </w:divBdr>
    </w:div>
    <w:div w:id="320162395">
      <w:bodyDiv w:val="1"/>
      <w:marLeft w:val="0"/>
      <w:marRight w:val="0"/>
      <w:marTop w:val="0"/>
      <w:marBottom w:val="0"/>
      <w:divBdr>
        <w:top w:val="none" w:sz="0" w:space="0" w:color="auto"/>
        <w:left w:val="none" w:sz="0" w:space="0" w:color="auto"/>
        <w:bottom w:val="none" w:sz="0" w:space="0" w:color="auto"/>
        <w:right w:val="none" w:sz="0" w:space="0" w:color="auto"/>
      </w:divBdr>
    </w:div>
    <w:div w:id="485586929">
      <w:bodyDiv w:val="1"/>
      <w:marLeft w:val="0"/>
      <w:marRight w:val="0"/>
      <w:marTop w:val="0"/>
      <w:marBottom w:val="0"/>
      <w:divBdr>
        <w:top w:val="none" w:sz="0" w:space="0" w:color="auto"/>
        <w:left w:val="none" w:sz="0" w:space="0" w:color="auto"/>
        <w:bottom w:val="none" w:sz="0" w:space="0" w:color="auto"/>
        <w:right w:val="none" w:sz="0" w:space="0" w:color="auto"/>
      </w:divBdr>
    </w:div>
    <w:div w:id="1292977448">
      <w:bodyDiv w:val="1"/>
      <w:marLeft w:val="0"/>
      <w:marRight w:val="0"/>
      <w:marTop w:val="0"/>
      <w:marBottom w:val="0"/>
      <w:divBdr>
        <w:top w:val="none" w:sz="0" w:space="0" w:color="auto"/>
        <w:left w:val="none" w:sz="0" w:space="0" w:color="auto"/>
        <w:bottom w:val="none" w:sz="0" w:space="0" w:color="auto"/>
        <w:right w:val="none" w:sz="0" w:space="0" w:color="auto"/>
      </w:divBdr>
    </w:div>
    <w:div w:id="1395883923">
      <w:bodyDiv w:val="1"/>
      <w:marLeft w:val="0"/>
      <w:marRight w:val="0"/>
      <w:marTop w:val="0"/>
      <w:marBottom w:val="0"/>
      <w:divBdr>
        <w:top w:val="none" w:sz="0" w:space="0" w:color="auto"/>
        <w:left w:val="none" w:sz="0" w:space="0" w:color="auto"/>
        <w:bottom w:val="none" w:sz="0" w:space="0" w:color="auto"/>
        <w:right w:val="none" w:sz="0" w:space="0" w:color="auto"/>
      </w:divBdr>
    </w:div>
    <w:div w:id="1427117914">
      <w:bodyDiv w:val="1"/>
      <w:marLeft w:val="0"/>
      <w:marRight w:val="0"/>
      <w:marTop w:val="0"/>
      <w:marBottom w:val="0"/>
      <w:divBdr>
        <w:top w:val="none" w:sz="0" w:space="0" w:color="auto"/>
        <w:left w:val="none" w:sz="0" w:space="0" w:color="auto"/>
        <w:bottom w:val="none" w:sz="0" w:space="0" w:color="auto"/>
        <w:right w:val="none" w:sz="0" w:space="0" w:color="auto"/>
      </w:divBdr>
    </w:div>
    <w:div w:id="1978146576">
      <w:bodyDiv w:val="1"/>
      <w:marLeft w:val="0"/>
      <w:marRight w:val="0"/>
      <w:marTop w:val="0"/>
      <w:marBottom w:val="0"/>
      <w:divBdr>
        <w:top w:val="none" w:sz="0" w:space="0" w:color="auto"/>
        <w:left w:val="none" w:sz="0" w:space="0" w:color="auto"/>
        <w:bottom w:val="none" w:sz="0" w:space="0" w:color="auto"/>
        <w:right w:val="none" w:sz="0" w:space="0" w:color="auto"/>
      </w:divBdr>
    </w:div>
    <w:div w:id="1982466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microsoft.com/office/2011/relationships/commentsExtended" Target="commentsExtended.xml"/><Relationship Id="rId12" Type="http://schemas.microsoft.com/office/2016/09/relationships/commentsIds" Target="commentsId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0C9929-3A5A-47C1-9CF6-19907E80D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1620</Words>
  <Characters>9235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10834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Vineis, Paolo</dc:creator>
  <cp:keywords/>
  <dc:description/>
  <cp:lastModifiedBy>Ezzati, Majid</cp:lastModifiedBy>
  <cp:revision>36</cp:revision>
  <dcterms:created xsi:type="dcterms:W3CDTF">2019-08-09T14:44:00Z</dcterms:created>
  <dcterms:modified xsi:type="dcterms:W3CDTF">2019-08-11T17:56:00Z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Unique User Id_1">
    <vt:lpwstr>7f47c4ec-e20f-36f7-ae86-130308784d82</vt:lpwstr>
  </property>
  <property fmtid="{D5CDD505-2E9C-101B-9397-08002B2CF9AE}" pid="3" name="Mendeley Recent Style Id 0_1">
    <vt:lpwstr>http://www.zotero.org/styles/american-political-science-association</vt:lpwstr>
  </property>
  <property fmtid="{D5CDD505-2E9C-101B-9397-08002B2CF9AE}" pid="4" name="Mendeley Recent Style Name 0_1">
    <vt:lpwstr>American Political Science Association</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6th edition</vt:lpwstr>
  </property>
  <property fmtid="{D5CDD505-2E9C-101B-9397-08002B2CF9AE}" pid="7" name="Mendeley Recent Style Id 2_1">
    <vt:lpwstr>http://www.zotero.org/styles/elsevier-vancouver</vt:lpwstr>
  </property>
  <property fmtid="{D5CDD505-2E9C-101B-9397-08002B2CF9AE}" pid="8" name="Mendeley Recent Style Name 2_1">
    <vt:lpwstr>Elsevier - Vancouver</vt:lpwstr>
  </property>
  <property fmtid="{D5CDD505-2E9C-101B-9397-08002B2CF9AE}" pid="9" name="Mendeley Recent Style Id 3_1">
    <vt:lpwstr>http://www.zotero.org/styles/harvard1</vt:lpwstr>
  </property>
  <property fmtid="{D5CDD505-2E9C-101B-9397-08002B2CF9AE}" pid="10" name="Mendeley Recent Style Name 3_1">
    <vt:lpwstr>Harvard reference format 1 (deprecated)</vt:lpwstr>
  </property>
  <property fmtid="{D5CDD505-2E9C-101B-9397-08002B2CF9AE}" pid="11" name="Mendeley Recent Style Id 4_1">
    <vt:lpwstr>http://www.zotero.org/styles/ieee</vt:lpwstr>
  </property>
  <property fmtid="{D5CDD505-2E9C-101B-9397-08002B2CF9AE}" pid="12" name="Mendeley Recent Style Name 4_1">
    <vt:lpwstr>IEEE</vt:lpwstr>
  </property>
  <property fmtid="{D5CDD505-2E9C-101B-9397-08002B2CF9AE}" pid="13" name="Mendeley Recent Style Id 5_1">
    <vt:lpwstr>http://www.zotero.org/styles/modern-humanities-research-association</vt:lpwstr>
  </property>
  <property fmtid="{D5CDD505-2E9C-101B-9397-08002B2CF9AE}" pid="14" name="Mendeley Recent Style Name 5_1">
    <vt:lpwstr>Modern Humanities Research Association 3rd edition (note with bibliography)</vt:lpwstr>
  </property>
  <property fmtid="{D5CDD505-2E9C-101B-9397-08002B2CF9AE}" pid="15" name="Mendeley Recent Style Id 6_1">
    <vt:lpwstr>http://www.zotero.org/styles/modern-language-association</vt:lpwstr>
  </property>
  <property fmtid="{D5CDD505-2E9C-101B-9397-08002B2CF9AE}" pid="16" name="Mendeley Recent Style Name 6_1">
    <vt:lpwstr>Modern Language Association 8th edition</vt:lpwstr>
  </property>
  <property fmtid="{D5CDD505-2E9C-101B-9397-08002B2CF9AE}" pid="17" name="Mendeley Recent Style Id 7_1">
    <vt:lpwstr>http://www.zotero.org/styles/nature</vt:lpwstr>
  </property>
  <property fmtid="{D5CDD505-2E9C-101B-9397-08002B2CF9AE}" pid="18" name="Mendeley Recent Style Name 7_1">
    <vt:lpwstr>Nature</vt:lpwstr>
  </property>
  <property fmtid="{D5CDD505-2E9C-101B-9397-08002B2CF9AE}" pid="19" name="Mendeley Recent Style Id 8_1">
    <vt:lpwstr>http://www.zotero.org/styles/the-lancet</vt:lpwstr>
  </property>
  <property fmtid="{D5CDD505-2E9C-101B-9397-08002B2CF9AE}" pid="20" name="Mendeley Recent Style Name 8_1">
    <vt:lpwstr>The Lancet</vt:lpwstr>
  </property>
  <property fmtid="{D5CDD505-2E9C-101B-9397-08002B2CF9AE}" pid="21" name="Mendeley Recent Style Id 9_1">
    <vt:lpwstr>http://www.zotero.org/styles/vancouver</vt:lpwstr>
  </property>
  <property fmtid="{D5CDD505-2E9C-101B-9397-08002B2CF9AE}" pid="22" name="Mendeley Recent Style Name 9_1">
    <vt:lpwstr>Vancouver</vt:lpwstr>
  </property>
  <property fmtid="{D5CDD505-2E9C-101B-9397-08002B2CF9AE}" pid="23" name="Mendeley Citation Style_1">
    <vt:lpwstr>http://www.zotero.org/styles/the-lancet</vt:lpwstr>
  </property>
  <property fmtid="{D5CDD505-2E9C-101B-9397-08002B2CF9AE}" pid="24" name="Mendeley Document_1">
    <vt:lpwstr>True</vt:lpwstr>
  </property>
</Properties>
</file>