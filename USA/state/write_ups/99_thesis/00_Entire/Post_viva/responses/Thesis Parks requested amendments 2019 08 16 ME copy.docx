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FC52D4" w14:textId="07B6FE17" w:rsidR="006B0876" w:rsidRPr="00C05AF1" w:rsidDel="00367563" w:rsidRDefault="006B0876" w:rsidP="007B1119">
      <w:pPr>
        <w:jc w:val="both"/>
        <w:rPr>
          <w:del w:id="0" w:author="Ezzati, Majid" w:date="2019-08-17T19:46:00Z"/>
          <w:rFonts w:ascii="Times New Roman" w:hAnsi="Times New Roman" w:cs="Times New Roman"/>
          <w:b/>
          <w:sz w:val="24"/>
          <w:szCs w:val="24"/>
        </w:rPr>
      </w:pPr>
      <w:del w:id="1" w:author="Ezzati, Majid" w:date="2019-08-17T19:46:00Z">
        <w:r w:rsidRPr="00C05AF1" w:rsidDel="00367563">
          <w:rPr>
            <w:rFonts w:ascii="Times New Roman" w:hAnsi="Times New Roman" w:cs="Times New Roman"/>
            <w:b/>
            <w:sz w:val="24"/>
            <w:szCs w:val="24"/>
          </w:rPr>
          <w:delText>Thesis Parks requested amendments Paolo Vineis</w:delText>
        </w:r>
        <w:r w:rsidR="000C291B" w:rsidRPr="00C05AF1" w:rsidDel="00367563">
          <w:rPr>
            <w:rFonts w:ascii="Times New Roman" w:hAnsi="Times New Roman" w:cs="Times New Roman"/>
            <w:b/>
            <w:sz w:val="24"/>
            <w:szCs w:val="24"/>
          </w:rPr>
          <w:delText xml:space="preserve"> and Ben Armstrong</w:delText>
        </w:r>
      </w:del>
    </w:p>
    <w:p w14:paraId="1661B196" w14:textId="2631B5C9" w:rsidR="00B941C9" w:rsidRPr="00C05AF1" w:rsidDel="00367563" w:rsidRDefault="006B0876" w:rsidP="007B1119">
      <w:pPr>
        <w:jc w:val="both"/>
        <w:rPr>
          <w:del w:id="2" w:author="Ezzati, Majid" w:date="2019-08-17T19:46:00Z"/>
          <w:rFonts w:ascii="Times New Roman" w:hAnsi="Times New Roman" w:cs="Times New Roman"/>
          <w:b/>
          <w:sz w:val="24"/>
          <w:szCs w:val="24"/>
        </w:rPr>
      </w:pPr>
      <w:del w:id="3" w:author="Ezzati, Majid" w:date="2019-08-17T19:46:00Z">
        <w:r w:rsidRPr="00C05AF1" w:rsidDel="00367563">
          <w:rPr>
            <w:rFonts w:ascii="Times New Roman" w:hAnsi="Times New Roman" w:cs="Times New Roman"/>
            <w:b/>
            <w:sz w:val="24"/>
            <w:szCs w:val="24"/>
          </w:rPr>
          <w:delText>26</w:delText>
        </w:r>
        <w:r w:rsidR="00B941C9" w:rsidRPr="00C05AF1" w:rsidDel="00367563">
          <w:rPr>
            <w:rFonts w:ascii="Times New Roman" w:hAnsi="Times New Roman" w:cs="Times New Roman"/>
            <w:b/>
            <w:sz w:val="24"/>
            <w:szCs w:val="24"/>
          </w:rPr>
          <w:delText xml:space="preserve"> July 2019</w:delText>
        </w:r>
      </w:del>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560CB746" w14:textId="03045652" w:rsidR="004E6A39"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comments.</w:t>
      </w:r>
      <w:r w:rsidR="00CA6DCF">
        <w:rPr>
          <w:rFonts w:ascii="Times New Roman" w:hAnsi="Times New Roman" w:cs="Times New Roman"/>
          <w:sz w:val="24"/>
          <w:szCs w:val="24"/>
        </w:rPr>
        <w:t xml:space="preserve">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r w:rsidR="00021071">
        <w:rPr>
          <w:rFonts w:ascii="Times New Roman" w:hAnsi="Times New Roman" w:cs="Times New Roman"/>
          <w:sz w:val="24"/>
          <w:szCs w:val="24"/>
        </w:rPr>
        <w:t>framework for</w:t>
      </w:r>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w:t>
      </w:r>
      <w:r w:rsidR="00F31FC4">
        <w:rPr>
          <w:rFonts w:ascii="Times New Roman" w:hAnsi="Times New Roman" w:cs="Times New Roman"/>
          <w:sz w:val="24"/>
          <w:szCs w:val="24"/>
        </w:rPr>
        <w:t>monthly</w:t>
      </w:r>
      <w:r w:rsidR="009276C6" w:rsidRPr="00C05AF1">
        <w:rPr>
          <w:rFonts w:ascii="Times New Roman" w:hAnsi="Times New Roman" w:cs="Times New Roman"/>
          <w:sz w:val="24"/>
          <w:szCs w:val="24"/>
        </w:rPr>
        <w:t xml:space="preserve">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r w:rsidR="00021071">
        <w:rPr>
          <w:rFonts w:ascii="Times New Roman" w:hAnsi="Times New Roman" w:cs="Times New Roman"/>
          <w:sz w:val="24"/>
          <w:szCs w:val="24"/>
        </w:rPr>
        <w:t>(interannual variations in) monthly death rates</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by</w:t>
      </w:r>
      <w:r w:rsidR="004E1B3B" w:rsidRPr="00C05AF1">
        <w:rPr>
          <w:rFonts w:ascii="Times New Roman" w:hAnsi="Times New Roman" w:cs="Times New Roman"/>
          <w:sz w:val="24"/>
          <w:szCs w:val="24"/>
        </w:rPr>
        <w:t xml:space="preserve"> sex and age group.</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w:t>
      </w:r>
      <w:del w:id="4" w:author="Ezzati, Majid" w:date="2019-08-17T19:47:00Z">
        <w:r w:rsidR="004E6A39" w:rsidDel="00367563">
          <w:rPr>
            <w:rFonts w:ascii="Times New Roman" w:hAnsi="Times New Roman" w:cs="Times New Roman"/>
            <w:sz w:val="24"/>
            <w:szCs w:val="24"/>
          </w:rPr>
          <w:delText xml:space="preserve">explains </w:delText>
        </w:r>
        <w:r w:rsidR="00C476D0" w:rsidDel="00367563">
          <w:rPr>
            <w:rFonts w:ascii="Times New Roman" w:hAnsi="Times New Roman" w:cs="Times New Roman"/>
            <w:sz w:val="24"/>
            <w:szCs w:val="24"/>
          </w:rPr>
          <w:delText>how</w:delText>
        </w:r>
      </w:del>
      <w:ins w:id="5" w:author="Ezzati, Majid" w:date="2019-08-17T19:47:00Z">
        <w:r w:rsidR="00367563">
          <w:rPr>
            <w:rFonts w:ascii="Times New Roman" w:hAnsi="Times New Roman" w:cs="Times New Roman"/>
            <w:sz w:val="24"/>
            <w:szCs w:val="24"/>
          </w:rPr>
          <w:t>shows that monthly</w:t>
        </w:r>
      </w:ins>
      <w:r w:rsidR="004E6A39">
        <w:rPr>
          <w:rFonts w:ascii="Times New Roman" w:hAnsi="Times New Roman" w:cs="Times New Roman"/>
          <w:sz w:val="24"/>
          <w:szCs w:val="24"/>
        </w:rPr>
        <w:t xml:space="preserve"> temperature anomaly </w:t>
      </w:r>
      <w:del w:id="6" w:author="Ezzati, Majid" w:date="2019-08-17T19:47:00Z">
        <w:r w:rsidR="004E6A39" w:rsidDel="00367563">
          <w:rPr>
            <w:rFonts w:ascii="Times New Roman" w:hAnsi="Times New Roman" w:cs="Times New Roman"/>
            <w:sz w:val="24"/>
            <w:szCs w:val="24"/>
          </w:rPr>
          <w:delText>has a predictive value</w:delText>
        </w:r>
        <w:r w:rsidR="00B97603" w:rsidDel="00367563">
          <w:rPr>
            <w:rFonts w:ascii="Times New Roman" w:hAnsi="Times New Roman" w:cs="Times New Roman"/>
            <w:sz w:val="24"/>
            <w:szCs w:val="24"/>
          </w:rPr>
          <w:delText xml:space="preserve"> in its association with</w:delText>
        </w:r>
      </w:del>
      <w:ins w:id="7" w:author="Ezzati, Majid" w:date="2019-08-17T19:47:00Z">
        <w:r w:rsidR="00367563">
          <w:rPr>
            <w:rFonts w:ascii="Times New Roman" w:hAnsi="Times New Roman" w:cs="Times New Roman"/>
            <w:sz w:val="24"/>
            <w:szCs w:val="24"/>
          </w:rPr>
          <w:t>is a predictor of</w:t>
        </w:r>
      </w:ins>
      <w:r w:rsidR="00B97603">
        <w:rPr>
          <w:rFonts w:ascii="Times New Roman" w:hAnsi="Times New Roman" w:cs="Times New Roman"/>
          <w:sz w:val="24"/>
          <w:szCs w:val="24"/>
        </w:rPr>
        <w:t xml:space="preserve"> mortality</w:t>
      </w:r>
      <w:r w:rsidR="004E6A39">
        <w:rPr>
          <w:rFonts w:ascii="Times New Roman" w:hAnsi="Times New Roman" w:cs="Times New Roman"/>
          <w:sz w:val="24"/>
          <w:szCs w:val="24"/>
        </w:rPr>
        <w:t xml:space="preserve">, </w:t>
      </w:r>
      <w:r w:rsidR="00021071">
        <w:rPr>
          <w:rFonts w:ascii="Times New Roman" w:hAnsi="Times New Roman" w:cs="Times New Roman"/>
          <w:sz w:val="24"/>
          <w:szCs w:val="24"/>
        </w:rPr>
        <w:t>which may be partly causal and partly due to other factors that are correlated with monthly anomalous temperature</w:t>
      </w:r>
      <w:r w:rsidR="006835CF">
        <w:rPr>
          <w:rFonts w:ascii="Times New Roman" w:hAnsi="Times New Roman" w:cs="Times New Roman"/>
          <w:sz w:val="24"/>
          <w:szCs w:val="24"/>
        </w:rPr>
        <w:t>.</w:t>
      </w:r>
    </w:p>
    <w:p w14:paraId="26FB3A91" w14:textId="6AACDB69"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Chapters 5-7 seek to explain the extra-seasonal variation</w:t>
      </w:r>
      <w:ins w:id="8" w:author="Ezzati, Majid" w:date="2019-08-17T19:48:00Z">
        <w:r w:rsidR="00367563">
          <w:rPr>
            <w:rFonts w:ascii="Times New Roman" w:hAnsi="Times New Roman" w:cs="Times New Roman"/>
            <w:sz w:val="24"/>
            <w:szCs w:val="24"/>
          </w:rPr>
          <w:t>s</w:t>
        </w:r>
      </w:ins>
      <w:r w:rsidR="00934711" w:rsidRPr="00C05AF1">
        <w:rPr>
          <w:rFonts w:ascii="Times New Roman" w:hAnsi="Times New Roman" w:cs="Times New Roman"/>
          <w:sz w:val="24"/>
          <w:szCs w:val="24"/>
        </w:rPr>
        <w:t xml:space="preserve"> </w:t>
      </w:r>
      <w:r w:rsidR="00D14601" w:rsidRPr="00C05AF1">
        <w:rPr>
          <w:rFonts w:ascii="Times New Roman" w:hAnsi="Times New Roman" w:cs="Times New Roman"/>
          <w:sz w:val="24"/>
          <w:szCs w:val="24"/>
        </w:rPr>
        <w:t xml:space="preserve">in </w:t>
      </w:r>
      <w:r w:rsidR="00F31FC4">
        <w:rPr>
          <w:rFonts w:ascii="Times New Roman" w:hAnsi="Times New Roman" w:cs="Times New Roman"/>
          <w:sz w:val="24"/>
          <w:szCs w:val="24"/>
        </w:rPr>
        <w:t xml:space="preserve">monthly </w:t>
      </w:r>
      <w:r w:rsidR="00D14601" w:rsidRPr="00C05AF1">
        <w:rPr>
          <w:rFonts w:ascii="Times New Roman" w:hAnsi="Times New Roman" w:cs="Times New Roman"/>
          <w:sz w:val="24"/>
          <w:szCs w:val="24"/>
        </w:rPr>
        <w:t>death rates at</w:t>
      </w:r>
      <w:r w:rsidR="00934711" w:rsidRPr="00C05AF1">
        <w:rPr>
          <w:rFonts w:ascii="Times New Roman" w:hAnsi="Times New Roman" w:cs="Times New Roman"/>
          <w:sz w:val="24"/>
          <w:szCs w:val="24"/>
        </w:rPr>
        <w:t xml:space="preserve"> comparable times of the year (e.g., </w:t>
      </w:r>
      <w:del w:id="9" w:author="Ezzati, Majid" w:date="2019-08-17T19:48:00Z">
        <w:r w:rsidR="00966002" w:rsidRPr="00C05AF1" w:rsidDel="00367563">
          <w:rPr>
            <w:rFonts w:ascii="Times New Roman" w:hAnsi="Times New Roman" w:cs="Times New Roman"/>
            <w:sz w:val="24"/>
            <w:szCs w:val="24"/>
          </w:rPr>
          <w:delText xml:space="preserve">why </w:delText>
        </w:r>
      </w:del>
      <w:ins w:id="10" w:author="Ezzati, Majid" w:date="2019-08-17T19:48:00Z">
        <w:r w:rsidR="00367563">
          <w:rPr>
            <w:rFonts w:ascii="Times New Roman" w:hAnsi="Times New Roman" w:cs="Times New Roman"/>
            <w:sz w:val="24"/>
            <w:szCs w:val="24"/>
          </w:rPr>
          <w:t xml:space="preserve">does temperature predict how </w:t>
        </w:r>
      </w:ins>
      <w:r w:rsidR="00966002" w:rsidRPr="00C05AF1">
        <w:rPr>
          <w:rFonts w:ascii="Times New Roman" w:hAnsi="Times New Roman" w:cs="Times New Roman"/>
          <w:sz w:val="24"/>
          <w:szCs w:val="24"/>
        </w:rPr>
        <w:t xml:space="preserve">death rates in </w:t>
      </w:r>
      <w:r w:rsidR="00934711" w:rsidRPr="00C05AF1">
        <w:rPr>
          <w:rFonts w:ascii="Times New Roman" w:hAnsi="Times New Roman" w:cs="Times New Roman"/>
          <w:sz w:val="24"/>
          <w:szCs w:val="24"/>
        </w:rPr>
        <w:t xml:space="preserve">January in one year </w:t>
      </w:r>
      <w:del w:id="11" w:author="Ezzati, Majid" w:date="2019-08-17T19:48:00Z">
        <w:r w:rsidR="00966002" w:rsidRPr="00C05AF1" w:rsidDel="00367563">
          <w:rPr>
            <w:rFonts w:ascii="Times New Roman" w:hAnsi="Times New Roman" w:cs="Times New Roman"/>
            <w:sz w:val="24"/>
            <w:szCs w:val="24"/>
          </w:rPr>
          <w:delText xml:space="preserve">would </w:delText>
        </w:r>
      </w:del>
      <w:r w:rsidR="00966002" w:rsidRPr="00C05AF1">
        <w:rPr>
          <w:rFonts w:ascii="Times New Roman" w:hAnsi="Times New Roman" w:cs="Times New Roman"/>
          <w:sz w:val="24"/>
          <w:szCs w:val="24"/>
        </w:rPr>
        <w:t>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w:t>
      </w:r>
      <w:del w:id="12" w:author="Ezzati, Majid" w:date="2019-08-17T19:48:00Z">
        <w:r w:rsidR="00744B4F" w:rsidRPr="00C05AF1" w:rsidDel="00367563">
          <w:rPr>
            <w:rFonts w:ascii="Times New Roman" w:hAnsi="Times New Roman" w:cs="Times New Roman"/>
            <w:sz w:val="24"/>
            <w:szCs w:val="24"/>
          </w:rPr>
          <w:delText>added</w:delText>
        </w:r>
        <w:r w:rsidR="00EE40D6" w:rsidRPr="00C05AF1" w:rsidDel="00367563">
          <w:rPr>
            <w:rFonts w:ascii="Times New Roman" w:hAnsi="Times New Roman" w:cs="Times New Roman"/>
            <w:sz w:val="24"/>
            <w:szCs w:val="24"/>
          </w:rPr>
          <w:delText xml:space="preserve"> appropriate detail to the </w:delText>
        </w:r>
      </w:del>
      <w:ins w:id="13" w:author="Ezzati, Majid" w:date="2019-08-17T19:48:00Z">
        <w:r w:rsidR="00367563">
          <w:rPr>
            <w:rFonts w:ascii="Times New Roman" w:hAnsi="Times New Roman" w:cs="Times New Roman"/>
            <w:sz w:val="24"/>
            <w:szCs w:val="24"/>
          </w:rPr>
          <w:t xml:space="preserve">related the statistical </w:t>
        </w:r>
      </w:ins>
      <w:ins w:id="14" w:author="Ezzati, Majid" w:date="2019-08-17T19:49:00Z">
        <w:r w:rsidR="00367563">
          <w:rPr>
            <w:rFonts w:ascii="Times New Roman" w:hAnsi="Times New Roman" w:cs="Times New Roman"/>
            <w:sz w:val="24"/>
            <w:szCs w:val="24"/>
          </w:rPr>
          <w:t xml:space="preserve">model to common </w:t>
        </w:r>
      </w:ins>
      <w:r w:rsidR="00EE40D6" w:rsidRPr="00C05AF1">
        <w:rPr>
          <w:rFonts w:ascii="Times New Roman" w:hAnsi="Times New Roman" w:cs="Times New Roman"/>
          <w:sz w:val="24"/>
          <w:szCs w:val="24"/>
        </w:rPr>
        <w:t xml:space="preserve">epidemiological </w:t>
      </w:r>
      <w:ins w:id="15" w:author="Ezzati, Majid" w:date="2019-08-17T19:49:00Z">
        <w:r w:rsidR="00367563">
          <w:rPr>
            <w:rFonts w:ascii="Times New Roman" w:hAnsi="Times New Roman" w:cs="Times New Roman"/>
            <w:sz w:val="24"/>
            <w:szCs w:val="24"/>
          </w:rPr>
          <w:t>framework</w:t>
        </w:r>
        <w:r w:rsidR="00367563">
          <w:rPr>
            <w:rFonts w:ascii="Times New Roman" w:hAnsi="Times New Roman" w:cs="Times New Roman"/>
            <w:sz w:val="24"/>
            <w:szCs w:val="24"/>
          </w:rPr>
          <w:t xml:space="preserve">s </w:t>
        </w:r>
      </w:ins>
      <w:del w:id="16" w:author="Ezzati, Majid" w:date="2019-08-17T19:49:00Z">
        <w:r w:rsidR="00EE40D6" w:rsidRPr="00C05AF1" w:rsidDel="00367563">
          <w:rPr>
            <w:rFonts w:ascii="Times New Roman" w:hAnsi="Times New Roman" w:cs="Times New Roman"/>
            <w:sz w:val="24"/>
            <w:szCs w:val="24"/>
          </w:rPr>
          <w:delText xml:space="preserve">methodology as well as </w:delText>
        </w:r>
      </w:del>
      <w:ins w:id="17" w:author="Ezzati, Majid" w:date="2019-08-17T19:49:00Z">
        <w:r w:rsidR="00367563">
          <w:rPr>
            <w:rFonts w:ascii="Times New Roman" w:hAnsi="Times New Roman" w:cs="Times New Roman"/>
            <w:sz w:val="24"/>
            <w:szCs w:val="24"/>
          </w:rPr>
          <w:t xml:space="preserve">and to the extent possible provided </w:t>
        </w:r>
      </w:ins>
      <w:r w:rsidR="00EE40D6" w:rsidRPr="00C05AF1">
        <w:rPr>
          <w:rFonts w:ascii="Times New Roman" w:hAnsi="Times New Roman" w:cs="Times New Roman"/>
          <w:sz w:val="24"/>
          <w:szCs w:val="24"/>
        </w:rPr>
        <w:t>further detailed biological interpretation.</w:t>
      </w:r>
    </w:p>
    <w:p w14:paraId="6F39681A" w14:textId="5A2B43C0" w:rsidR="009D46C3" w:rsidRDefault="0019399A" w:rsidP="00BF3E6F">
      <w:pPr>
        <w:jc w:val="both"/>
        <w:rPr>
          <w:rFonts w:ascii="Times New Roman" w:hAnsi="Times New Roman" w:cs="Times New Roman"/>
          <w:sz w:val="24"/>
          <w:szCs w:val="24"/>
        </w:rPr>
      </w:pPr>
      <w:del w:id="18" w:author="Ezzati, Majid" w:date="2019-08-17T19:49:00Z">
        <w:r w:rsidRPr="00C05AF1" w:rsidDel="00367563">
          <w:rPr>
            <w:rFonts w:ascii="Times New Roman" w:hAnsi="Times New Roman" w:cs="Times New Roman"/>
            <w:sz w:val="24"/>
            <w:szCs w:val="24"/>
          </w:rPr>
          <w:delText>Overall, m</w:delText>
        </w:r>
        <w:r w:rsidR="00E5206F" w:rsidRPr="00C05AF1" w:rsidDel="00367563">
          <w:rPr>
            <w:rFonts w:ascii="Times New Roman" w:hAnsi="Times New Roman" w:cs="Times New Roman"/>
            <w:sz w:val="24"/>
            <w:szCs w:val="24"/>
          </w:rPr>
          <w:delText xml:space="preserve">y thesis </w:delText>
        </w:r>
        <w:r w:rsidR="001E308D" w:rsidRPr="00C05AF1" w:rsidDel="00367563">
          <w:rPr>
            <w:rFonts w:ascii="Times New Roman" w:hAnsi="Times New Roman" w:cs="Times New Roman"/>
            <w:sz w:val="24"/>
            <w:szCs w:val="24"/>
          </w:rPr>
          <w:delText xml:space="preserve">focused on statistical methods </w:delText>
        </w:r>
        <w:r w:rsidR="002B34A7" w:rsidRPr="00C05AF1" w:rsidDel="00367563">
          <w:rPr>
            <w:rFonts w:ascii="Times New Roman" w:hAnsi="Times New Roman" w:cs="Times New Roman"/>
            <w:sz w:val="24"/>
            <w:szCs w:val="24"/>
          </w:rPr>
          <w:delText xml:space="preserve">and not causal inference. </w:delText>
        </w:r>
      </w:del>
      <w:commentRangeStart w:id="19"/>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commentRangeEnd w:id="19"/>
      <w:r w:rsidR="00367563">
        <w:rPr>
          <w:rStyle w:val="CommentReference"/>
        </w:rPr>
        <w:commentReference w:id="19"/>
      </w:r>
    </w:p>
    <w:p w14:paraId="1E85B25B" w14:textId="5B8F2C41"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D94F74">
        <w:rPr>
          <w:rFonts w:ascii="Times New Roman" w:hAnsi="Times New Roman" w:cs="Times New Roman"/>
          <w:sz w:val="24"/>
          <w:szCs w:val="24"/>
        </w:rPr>
        <w:t>.</w:t>
      </w:r>
      <w:r w:rsidR="00E11957">
        <w:rPr>
          <w:rFonts w:ascii="Times New Roman" w:hAnsi="Times New Roman" w:cs="Times New Roman"/>
          <w:sz w:val="24"/>
          <w:szCs w:val="24"/>
        </w:rPr>
        <w:t xml:space="preserve"> </w:t>
      </w:r>
    </w:p>
    <w:p w14:paraId="3642AE6E" w14:textId="77777777" w:rsidR="00CA7F3D" w:rsidRDefault="00CA7F3D">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E925DC2" w14:textId="2F21944A"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5C1FF9B0"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ins w:id="20" w:author="Ezzati, Majid" w:date="2019-08-17T19:50:00Z">
        <w:r w:rsidR="00367563">
          <w:rPr>
            <w:rFonts w:ascii="Times New Roman" w:hAnsi="Times New Roman" w:cs="Times New Roman"/>
            <w:sz w:val="24"/>
            <w:szCs w:val="24"/>
          </w:rPr>
          <w:t xml:space="preserve">these </w:t>
        </w:r>
      </w:ins>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w:t>
      </w:r>
      <w:r w:rsidR="00F14B10">
        <w:rPr>
          <w:rFonts w:ascii="Times New Roman" w:hAnsi="Times New Roman" w:cs="Times New Roman"/>
          <w:sz w:val="24"/>
          <w:szCs w:val="24"/>
        </w:rPr>
        <w:t xml:space="preserve">in </w:t>
      </w:r>
      <w:r w:rsidR="00A70FD7" w:rsidRPr="00E720DC">
        <w:rPr>
          <w:rFonts w:ascii="Times New Roman" w:hAnsi="Times New Roman" w:cs="Times New Roman"/>
          <w:sz w:val="24"/>
          <w:szCs w:val="24"/>
        </w:rPr>
        <w:t xml:space="preserve">the new Section </w:t>
      </w:r>
      <w:r w:rsidR="00A70FD7">
        <w:rPr>
          <w:rFonts w:ascii="Times New Roman" w:hAnsi="Times New Roman" w:cs="Times New Roman"/>
          <w:sz w:val="24"/>
          <w:szCs w:val="24"/>
        </w:rPr>
        <w:t>5.5</w:t>
      </w:r>
      <w:r w:rsidR="00A70FD7" w:rsidRPr="00E720DC">
        <w:rPr>
          <w:rFonts w:ascii="Times New Roman" w:hAnsi="Times New Roman" w:cs="Times New Roman"/>
          <w:sz w:val="24"/>
          <w:szCs w:val="24"/>
        </w:rPr>
        <w:t xml:space="preserve"> </w:t>
      </w:r>
      <w:r w:rsidR="004073E8">
        <w:rPr>
          <w:rFonts w:ascii="Times New Roman" w:hAnsi="Times New Roman" w:cs="Times New Roman"/>
          <w:sz w:val="24"/>
          <w:szCs w:val="24"/>
        </w:rPr>
        <w:t xml:space="preserve">on pgs. </w:t>
      </w:r>
      <w:r w:rsidR="005D46A4">
        <w:rPr>
          <w:rFonts w:ascii="Times New Roman" w:hAnsi="Times New Roman" w:cs="Times New Roman"/>
          <w:sz w:val="24"/>
          <w:szCs w:val="24"/>
        </w:rPr>
        <w:t>151</w:t>
      </w:r>
      <w:r w:rsidRPr="00F9513F">
        <w:rPr>
          <w:rFonts w:ascii="Times New Roman" w:hAnsi="Times New Roman" w:cs="Times New Roman"/>
          <w:sz w:val="24"/>
          <w:szCs w:val="24"/>
        </w:rPr>
        <w:t>-</w:t>
      </w:r>
      <w:r w:rsidR="005D46A4">
        <w:rPr>
          <w:rFonts w:ascii="Times New Roman" w:hAnsi="Times New Roman" w:cs="Times New Roman"/>
          <w:sz w:val="24"/>
          <w:szCs w:val="24"/>
        </w:rPr>
        <w:t>154</w:t>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3F4B83">
        <w:rPr>
          <w:rFonts w:ascii="Times New Roman" w:hAnsi="Times New Roman" w:cs="Times New Roman"/>
          <w:sz w:val="24"/>
          <w:szCs w:val="24"/>
        </w:rPr>
        <w:t xml:space="preserve">There,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w:t>
      </w:r>
      <w:commentRangeStart w:id="21"/>
      <w:r w:rsidR="00CF317F" w:rsidRPr="001D17F7">
        <w:rPr>
          <w:rFonts w:ascii="Times New Roman" w:hAnsi="Times New Roman" w:cs="Times New Roman"/>
          <w:sz w:val="24"/>
          <w:szCs w:val="24"/>
        </w:rPr>
        <w:t>potential variables</w:t>
      </w:r>
      <w:r w:rsidR="00586E15" w:rsidRPr="001D17F7">
        <w:rPr>
          <w:rFonts w:ascii="Times New Roman" w:hAnsi="Times New Roman" w:cs="Times New Roman"/>
          <w:sz w:val="24"/>
          <w:szCs w:val="24"/>
        </w:rPr>
        <w:t xml:space="preserve"> of note</w:t>
      </w:r>
      <w:commentRangeEnd w:id="21"/>
      <w:r w:rsidR="00367563">
        <w:rPr>
          <w:rStyle w:val="CommentReference"/>
        </w:rPr>
        <w:commentReference w:id="21"/>
      </w:r>
      <w:r w:rsidR="00945A05" w:rsidRPr="001D17F7">
        <w:rPr>
          <w:rFonts w:ascii="Times New Roman" w:hAnsi="Times New Roman" w:cs="Times New Roman"/>
          <w:sz w:val="24"/>
          <w:szCs w:val="24"/>
        </w:rPr>
        <w:t>, implications of these on my study and potential future work</w:t>
      </w:r>
      <w:r w:rsidR="00D8726C" w:rsidRPr="001D17F7">
        <w:rPr>
          <w:rFonts w:ascii="Times New Roman" w:hAnsi="Times New Roman" w:cs="Times New Roman"/>
          <w:sz w:val="24"/>
          <w:szCs w:val="24"/>
        </w:rPr>
        <w:t>.</w:t>
      </w:r>
      <w:r w:rsidR="00E35AC0">
        <w:rPr>
          <w:rFonts w:ascii="Times New Roman" w:hAnsi="Times New Roman" w:cs="Times New Roman"/>
          <w:sz w:val="24"/>
          <w:szCs w:val="24"/>
        </w:rPr>
        <w:t xml:space="preserve"> In doing so, I have both identified </w:t>
      </w:r>
      <w:r w:rsidR="003F4B83">
        <w:rPr>
          <w:rFonts w:ascii="Times New Roman" w:hAnsi="Times New Roman" w:cs="Times New Roman"/>
          <w:sz w:val="24"/>
          <w:szCs w:val="24"/>
        </w:rPr>
        <w:t xml:space="preserve">potential confounding </w:t>
      </w:r>
      <w:r w:rsidR="00E35AC0">
        <w:rPr>
          <w:rFonts w:ascii="Times New Roman" w:hAnsi="Times New Roman" w:cs="Times New Roman"/>
          <w:sz w:val="24"/>
          <w:szCs w:val="24"/>
        </w:rPr>
        <w:t xml:space="preserve">factors </w:t>
      </w:r>
      <w:del w:id="22" w:author="Ezzati, Majid" w:date="2019-08-17T19:50:00Z">
        <w:r w:rsidR="003F4B83" w:rsidDel="00367563">
          <w:rPr>
            <w:rFonts w:ascii="Times New Roman" w:hAnsi="Times New Roman" w:cs="Times New Roman"/>
            <w:sz w:val="24"/>
            <w:szCs w:val="24"/>
          </w:rPr>
          <w:delText xml:space="preserve">between </w:delText>
        </w:r>
      </w:del>
      <w:ins w:id="23" w:author="Ezzati, Majid" w:date="2019-08-17T19:50:00Z">
        <w:r w:rsidR="00367563">
          <w:rPr>
            <w:rFonts w:ascii="Times New Roman" w:hAnsi="Times New Roman" w:cs="Times New Roman"/>
            <w:sz w:val="24"/>
            <w:szCs w:val="24"/>
          </w:rPr>
          <w:t>for</w:t>
        </w:r>
        <w:r w:rsidR="00367563">
          <w:rPr>
            <w:rFonts w:ascii="Times New Roman" w:hAnsi="Times New Roman" w:cs="Times New Roman"/>
            <w:sz w:val="24"/>
            <w:szCs w:val="24"/>
          </w:rPr>
          <w:t xml:space="preserve"> </w:t>
        </w:r>
      </w:ins>
      <w:r w:rsidR="003F4B83">
        <w:rPr>
          <w:rFonts w:ascii="Times New Roman" w:hAnsi="Times New Roman" w:cs="Times New Roman"/>
          <w:sz w:val="24"/>
          <w:szCs w:val="24"/>
        </w:rPr>
        <w:t xml:space="preserve">the association of anomalous </w:t>
      </w:r>
      <w:ins w:id="24" w:author="Ezzati, Majid" w:date="2019-08-17T19:50:00Z">
        <w:r w:rsidR="00367563">
          <w:rPr>
            <w:rFonts w:ascii="Times New Roman" w:hAnsi="Times New Roman" w:cs="Times New Roman"/>
            <w:sz w:val="24"/>
            <w:szCs w:val="24"/>
          </w:rPr>
          <w:t xml:space="preserve">monthly </w:t>
        </w:r>
      </w:ins>
      <w:r w:rsidR="00E35AC0">
        <w:rPr>
          <w:rFonts w:ascii="Times New Roman" w:hAnsi="Times New Roman" w:cs="Times New Roman"/>
          <w:sz w:val="24"/>
          <w:szCs w:val="24"/>
        </w:rPr>
        <w:t>temperature</w:t>
      </w:r>
      <w:r w:rsidR="003F4B83">
        <w:rPr>
          <w:rFonts w:ascii="Times New Roman" w:hAnsi="Times New Roman" w:cs="Times New Roman"/>
          <w:sz w:val="24"/>
          <w:szCs w:val="24"/>
        </w:rPr>
        <w:t xml:space="preserve"> and mortality</w:t>
      </w:r>
      <w:del w:id="25" w:author="Ezzati, Majid" w:date="2019-08-17T19:50:00Z">
        <w:r w:rsidR="00D222CD" w:rsidDel="00367563">
          <w:rPr>
            <w:rFonts w:ascii="Times New Roman" w:hAnsi="Times New Roman" w:cs="Times New Roman"/>
            <w:sz w:val="24"/>
            <w:szCs w:val="24"/>
          </w:rPr>
          <w:delText>. I</w:delText>
        </w:r>
      </w:del>
      <w:ins w:id="26" w:author="Ezzati, Majid" w:date="2019-08-17T19:50:00Z">
        <w:r w:rsidR="00367563">
          <w:rPr>
            <w:rFonts w:ascii="Times New Roman" w:hAnsi="Times New Roman" w:cs="Times New Roman"/>
            <w:sz w:val="24"/>
            <w:szCs w:val="24"/>
          </w:rPr>
          <w:t>, and</w:t>
        </w:r>
      </w:ins>
      <w:r w:rsidR="00D222CD">
        <w:rPr>
          <w:rFonts w:ascii="Times New Roman" w:hAnsi="Times New Roman" w:cs="Times New Roman"/>
          <w:sz w:val="24"/>
          <w:szCs w:val="24"/>
        </w:rPr>
        <w:t xml:space="preserve"> explained </w:t>
      </w:r>
      <w:r w:rsidR="00E35AC0">
        <w:rPr>
          <w:rFonts w:ascii="Times New Roman" w:hAnsi="Times New Roman" w:cs="Times New Roman"/>
          <w:sz w:val="24"/>
          <w:szCs w:val="24"/>
        </w:rPr>
        <w:t xml:space="preserve">how my statistical model, </w:t>
      </w:r>
      <w:r w:rsidR="00D222CD">
        <w:rPr>
          <w:rFonts w:ascii="Times New Roman" w:hAnsi="Times New Roman" w:cs="Times New Roman"/>
          <w:sz w:val="24"/>
          <w:szCs w:val="24"/>
        </w:rPr>
        <w:t>with</w:t>
      </w:r>
      <w:r w:rsidR="00E35AC0">
        <w:rPr>
          <w:rFonts w:ascii="Times New Roman" w:hAnsi="Times New Roman" w:cs="Times New Roman"/>
          <w:sz w:val="24"/>
          <w:szCs w:val="24"/>
        </w:rPr>
        <w:t xml:space="preserve"> its random intercepts and slopes, at least partially control</w:t>
      </w:r>
      <w:r w:rsidR="00D222CD">
        <w:rPr>
          <w:rFonts w:ascii="Times New Roman" w:hAnsi="Times New Roman" w:cs="Times New Roman"/>
          <w:sz w:val="24"/>
          <w:szCs w:val="24"/>
        </w:rPr>
        <w:t>led</w:t>
      </w:r>
      <w:r w:rsidR="00E35AC0">
        <w:rPr>
          <w:rFonts w:ascii="Times New Roman" w:hAnsi="Times New Roman" w:cs="Times New Roman"/>
          <w:sz w:val="24"/>
          <w:szCs w:val="24"/>
        </w:rPr>
        <w:t xml:space="preserve"> for these</w:t>
      </w:r>
      <w:r w:rsidR="00D222CD">
        <w:rPr>
          <w:rFonts w:ascii="Times New Roman" w:hAnsi="Times New Roman" w:cs="Times New Roman"/>
          <w:sz w:val="24"/>
          <w:szCs w:val="24"/>
        </w:rPr>
        <w:t xml:space="preserve">, in Section 5.4.4. on pg. </w:t>
      </w:r>
      <w:r w:rsidR="00FE0A90">
        <w:rPr>
          <w:rFonts w:ascii="Times New Roman" w:hAnsi="Times New Roman" w:cs="Times New Roman"/>
          <w:sz w:val="24"/>
          <w:szCs w:val="24"/>
        </w:rPr>
        <w:t>136</w:t>
      </w:r>
      <w:r w:rsidR="00F43812">
        <w:rPr>
          <w:rFonts w:ascii="Times New Roman" w:hAnsi="Times New Roman" w:cs="Times New Roman"/>
          <w:sz w:val="24"/>
          <w:szCs w:val="24"/>
        </w:rPr>
        <w:t>.</w:t>
      </w:r>
    </w:p>
    <w:p w14:paraId="1E1EFE56" w14:textId="6C66803E"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r w:rsidR="00E35AC0">
        <w:rPr>
          <w:rFonts w:ascii="Times New Roman" w:hAnsi="Times New Roman" w:cs="Times New Roman"/>
          <w:sz w:val="24"/>
          <w:szCs w:val="24"/>
        </w:rPr>
        <w:t xml:space="preserve"> presents a </w:t>
      </w:r>
      <w:r w:rsidR="00E35AC0" w:rsidRPr="004073E8">
        <w:rPr>
          <w:rFonts w:ascii="Times New Roman" w:hAnsi="Times New Roman" w:cs="Times New Roman"/>
          <w:i/>
          <w:sz w:val="24"/>
          <w:szCs w:val="24"/>
        </w:rPr>
        <w:t>descriptive</w:t>
      </w:r>
      <w:r w:rsidR="00E35AC0">
        <w:rPr>
          <w:rFonts w:ascii="Times New Roman" w:hAnsi="Times New Roman" w:cs="Times New Roman"/>
          <w:sz w:val="24"/>
          <w:szCs w:val="24"/>
        </w:rPr>
        <w:t xml:space="preserve"> analysis of seasonality using wavelet methods and no “effect size” is presented. </w:t>
      </w:r>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3DFDCC6E"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51F7197C"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92217B">
        <w:rPr>
          <w:rFonts w:ascii="Times New Roman" w:hAnsi="Times New Roman" w:cs="Times New Roman"/>
          <w:sz w:val="24"/>
          <w:szCs w:val="24"/>
        </w:rPr>
        <w:t>5</w:t>
      </w:r>
      <w:r w:rsidR="002E1259" w:rsidRPr="00E720DC">
        <w:rPr>
          <w:rFonts w:ascii="Times New Roman" w:hAnsi="Times New Roman" w:cs="Times New Roman"/>
          <w:sz w:val="24"/>
          <w:szCs w:val="24"/>
        </w:rPr>
        <w:t>.</w:t>
      </w:r>
      <w:r w:rsidR="0092217B">
        <w:rPr>
          <w:rFonts w:ascii="Times New Roman" w:hAnsi="Times New Roman" w:cs="Times New Roman"/>
          <w:sz w:val="24"/>
          <w:szCs w:val="24"/>
        </w:rPr>
        <w:t>4</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on pg</w:t>
      </w:r>
      <w:r w:rsidR="004E6628">
        <w:rPr>
          <w:rFonts w:ascii="Times New Roman" w:hAnsi="Times New Roman" w:cs="Times New Roman"/>
          <w:sz w:val="24"/>
          <w:szCs w:val="24"/>
        </w:rPr>
        <w:t>s</w:t>
      </w:r>
      <w:r w:rsidRPr="00E720DC">
        <w:rPr>
          <w:rFonts w:ascii="Times New Roman" w:hAnsi="Times New Roman" w:cs="Times New Roman"/>
          <w:sz w:val="24"/>
          <w:szCs w:val="24"/>
        </w:rPr>
        <w:t xml:space="preserve">. </w:t>
      </w:r>
      <w:r w:rsidR="001C05D7">
        <w:rPr>
          <w:rFonts w:ascii="Times New Roman" w:hAnsi="Times New Roman" w:cs="Times New Roman"/>
          <w:sz w:val="24"/>
          <w:szCs w:val="24"/>
        </w:rPr>
        <w:t>55</w:t>
      </w:r>
      <w:r w:rsidR="004E6628">
        <w:rPr>
          <w:rFonts w:ascii="Times New Roman" w:hAnsi="Times New Roman" w:cs="Times New Roman"/>
          <w:sz w:val="24"/>
          <w:szCs w:val="24"/>
        </w:rPr>
        <w:t>-</w:t>
      </w:r>
      <w:r w:rsidR="001C05D7">
        <w:rPr>
          <w:rFonts w:ascii="Times New Roman" w:hAnsi="Times New Roman" w:cs="Times New Roman"/>
          <w:sz w:val="24"/>
          <w:szCs w:val="24"/>
        </w:rPr>
        <w:t>56</w:t>
      </w:r>
      <w:r w:rsidR="002A63B9">
        <w:rPr>
          <w:rFonts w:ascii="Times New Roman" w:hAnsi="Times New Roman" w:cs="Times New Roman"/>
          <w:sz w:val="24"/>
          <w:szCs w:val="24"/>
        </w:rPr>
        <w:t xml:space="preserve">, with a short discussion of potential future work in Section </w:t>
      </w:r>
      <w:r w:rsidR="00595C08">
        <w:rPr>
          <w:rFonts w:ascii="Times New Roman" w:hAnsi="Times New Roman" w:cs="Times New Roman"/>
          <w:sz w:val="24"/>
          <w:szCs w:val="24"/>
        </w:rPr>
        <w:t xml:space="preserve">8.4 on pg. </w:t>
      </w:r>
      <w:r w:rsidR="003224D4">
        <w:rPr>
          <w:rFonts w:ascii="Times New Roman" w:hAnsi="Times New Roman" w:cs="Times New Roman"/>
          <w:sz w:val="24"/>
          <w:szCs w:val="24"/>
        </w:rPr>
        <w:t>223</w:t>
      </w:r>
      <w:r w:rsidR="00595C08">
        <w:rPr>
          <w:rFonts w:ascii="Times New Roman" w:hAnsi="Times New Roman" w:cs="Times New Roman"/>
          <w:sz w:val="24"/>
          <w:szCs w:val="24"/>
        </w:rPr>
        <w:t>.</w:t>
      </w:r>
      <w:r w:rsidR="003A12AB">
        <w:rPr>
          <w:rFonts w:ascii="Times New Roman" w:hAnsi="Times New Roman" w:cs="Times New Roman"/>
          <w:sz w:val="24"/>
          <w:szCs w:val="24"/>
        </w:rPr>
        <w:t xml:space="preserve"> </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w:t>
      </w:r>
      <w:r w:rsidR="00E70695" w:rsidRPr="00C05AF1">
        <w:rPr>
          <w:rFonts w:ascii="Times New Roman" w:hAnsi="Times New Roman" w:cs="Times New Roman"/>
          <w:b/>
          <w:sz w:val="24"/>
          <w:szCs w:val="24"/>
        </w:rPr>
        <w:lastRenderedPageBreak/>
        <w:t xml:space="preserve">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2250D5FA" w14:textId="4CD7A237" w:rsidR="00E864DB" w:rsidRDefault="00345B92" w:rsidP="007B1119">
      <w:pPr>
        <w:jc w:val="both"/>
        <w:rPr>
          <w:rFonts w:ascii="Times New Roman" w:hAnsi="Times New Roman" w:cs="Times New Roman"/>
          <w:sz w:val="24"/>
          <w:szCs w:val="24"/>
        </w:rPr>
      </w:pPr>
      <w:r>
        <w:rPr>
          <w:rFonts w:ascii="Times New Roman" w:hAnsi="Times New Roman" w:cs="Times New Roman"/>
          <w:sz w:val="24"/>
          <w:szCs w:val="24"/>
        </w:rPr>
        <w:t xml:space="preserve">In my thesis, I presented an analysis of patterns of seasonal mortality (Chapter 4). I then presented a framework for analysing how anomalous monthly </w:t>
      </w:r>
      <w:r w:rsidR="00C66391">
        <w:rPr>
          <w:rFonts w:ascii="Times New Roman" w:hAnsi="Times New Roman" w:cs="Times New Roman"/>
          <w:sz w:val="24"/>
          <w:szCs w:val="24"/>
        </w:rPr>
        <w:t>temperature</w:t>
      </w:r>
      <w:r>
        <w:rPr>
          <w:rFonts w:ascii="Times New Roman" w:hAnsi="Times New Roman" w:cs="Times New Roman"/>
          <w:sz w:val="24"/>
          <w:szCs w:val="24"/>
        </w:rPr>
        <w:t xml:space="preserve"> is associated with interannual variations in monthly death rates.</w:t>
      </w:r>
      <w:r w:rsidR="004E584E">
        <w:rPr>
          <w:rFonts w:ascii="Times New Roman" w:hAnsi="Times New Roman" w:cs="Times New Roman"/>
          <w:sz w:val="24"/>
          <w:szCs w:val="24"/>
        </w:rPr>
        <w:t xml:space="preserve"> </w:t>
      </w:r>
      <w:del w:id="27" w:author="Ezzati, Majid" w:date="2019-08-17T19:53:00Z">
        <w:r w:rsidR="00E864DB" w:rsidDel="002732E8">
          <w:rPr>
            <w:rFonts w:ascii="Times New Roman" w:hAnsi="Times New Roman" w:cs="Times New Roman"/>
            <w:sz w:val="24"/>
            <w:szCs w:val="24"/>
          </w:rPr>
          <w:delText>I clarify</w:delText>
        </w:r>
        <w:r w:rsidR="00C66391" w:rsidDel="002732E8">
          <w:rPr>
            <w:rFonts w:ascii="Times New Roman" w:hAnsi="Times New Roman" w:cs="Times New Roman"/>
            <w:sz w:val="24"/>
            <w:szCs w:val="24"/>
          </w:rPr>
          <w:delText>, therefore,</w:delText>
        </w:r>
        <w:r w:rsidR="00E864DB" w:rsidDel="002732E8">
          <w:rPr>
            <w:rFonts w:ascii="Times New Roman" w:hAnsi="Times New Roman" w:cs="Times New Roman"/>
            <w:sz w:val="24"/>
            <w:szCs w:val="24"/>
          </w:rPr>
          <w:delText xml:space="preserve"> that</w:delText>
        </w:r>
      </w:del>
      <w:ins w:id="28" w:author="Ezzati, Majid" w:date="2019-08-17T19:53:00Z">
        <w:r w:rsidR="002732E8">
          <w:rPr>
            <w:rFonts w:ascii="Times New Roman" w:hAnsi="Times New Roman" w:cs="Times New Roman"/>
            <w:sz w:val="24"/>
            <w:szCs w:val="24"/>
          </w:rPr>
          <w:t>Therefore,</w:t>
        </w:r>
      </w:ins>
      <w:r w:rsidR="00E864DB">
        <w:rPr>
          <w:rFonts w:ascii="Times New Roman" w:hAnsi="Times New Roman" w:cs="Times New Roman"/>
          <w:sz w:val="24"/>
          <w:szCs w:val="24"/>
        </w:rPr>
        <w:t xml:space="preserve"> m</w:t>
      </w:r>
      <w:r w:rsidR="00E864DB" w:rsidRPr="00C05AF1">
        <w:rPr>
          <w:rFonts w:ascii="Times New Roman" w:hAnsi="Times New Roman" w:cs="Times New Roman"/>
          <w:sz w:val="24"/>
          <w:szCs w:val="24"/>
        </w:rPr>
        <w:t xml:space="preserve">y thesis did not use seasonality as a proxy for temperature. Rather, I aimed to explain </w:t>
      </w:r>
      <w:r w:rsidR="004E584E">
        <w:rPr>
          <w:rFonts w:ascii="Times New Roman" w:hAnsi="Times New Roman" w:cs="Times New Roman"/>
          <w:sz w:val="24"/>
          <w:szCs w:val="24"/>
        </w:rPr>
        <w:t>interannual</w:t>
      </w:r>
      <w:r w:rsidR="00E864DB" w:rsidRPr="00C05AF1">
        <w:rPr>
          <w:rFonts w:ascii="Times New Roman" w:hAnsi="Times New Roman" w:cs="Times New Roman"/>
          <w:sz w:val="24"/>
          <w:szCs w:val="24"/>
        </w:rPr>
        <w:t xml:space="preserve"> </w:t>
      </w:r>
      <w:r w:rsidR="00BC2035">
        <w:rPr>
          <w:rFonts w:ascii="Times New Roman" w:hAnsi="Times New Roman" w:cs="Times New Roman"/>
          <w:sz w:val="24"/>
          <w:szCs w:val="24"/>
        </w:rPr>
        <w:t xml:space="preserve">monthly death rate </w:t>
      </w:r>
      <w:r w:rsidR="00E864DB" w:rsidRPr="00C05AF1">
        <w:rPr>
          <w:rFonts w:ascii="Times New Roman" w:hAnsi="Times New Roman" w:cs="Times New Roman"/>
          <w:sz w:val="24"/>
          <w:szCs w:val="24"/>
        </w:rPr>
        <w:t>variation by temperature deviation from the long-term norm</w:t>
      </w:r>
      <w:commentRangeStart w:id="29"/>
      <w:r w:rsidR="00A754ED">
        <w:rPr>
          <w:rFonts w:ascii="Times New Roman" w:hAnsi="Times New Roman" w:cs="Times New Roman"/>
          <w:sz w:val="24"/>
          <w:szCs w:val="24"/>
        </w:rPr>
        <w:t>, which internalises any absolute temperature values throughout the year</w:t>
      </w:r>
      <w:commentRangeEnd w:id="29"/>
      <w:r w:rsidR="002732E8">
        <w:rPr>
          <w:rStyle w:val="CommentReference"/>
        </w:rPr>
        <w:commentReference w:id="29"/>
      </w:r>
      <w:r w:rsidR="00BC2035">
        <w:rPr>
          <w:rFonts w:ascii="Times New Roman" w:hAnsi="Times New Roman" w:cs="Times New Roman"/>
          <w:sz w:val="24"/>
          <w:szCs w:val="24"/>
        </w:rPr>
        <w:t>.</w:t>
      </w:r>
    </w:p>
    <w:p w14:paraId="762BCD02" w14:textId="019F4AD9" w:rsidR="00223B95" w:rsidRDefault="00926AD0" w:rsidP="007B1119">
      <w:pPr>
        <w:jc w:val="both"/>
        <w:rPr>
          <w:rFonts w:ascii="Times New Roman" w:hAnsi="Times New Roman" w:cs="Times New Roman"/>
          <w:sz w:val="24"/>
          <w:szCs w:val="24"/>
        </w:rPr>
      </w:pPr>
      <w:commentRangeStart w:id="30"/>
      <w:r w:rsidRPr="00FE5F07">
        <w:rPr>
          <w:rFonts w:ascii="Times New Roman" w:hAnsi="Times New Roman" w:cs="Times New Roman"/>
          <w:sz w:val="24"/>
          <w:szCs w:val="24"/>
        </w:rPr>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w:t>
      </w:r>
      <w:commentRangeEnd w:id="30"/>
      <w:r w:rsidR="002732E8">
        <w:rPr>
          <w:rStyle w:val="CommentReference"/>
        </w:rPr>
        <w:commentReference w:id="30"/>
      </w:r>
      <w:r w:rsidR="00826540" w:rsidRPr="00FE5F07">
        <w:rPr>
          <w:rFonts w:ascii="Times New Roman" w:hAnsi="Times New Roman" w:cs="Times New Roman"/>
          <w:sz w:val="24"/>
          <w:szCs w:val="24"/>
        </w:rPr>
        <w:t>T</w:t>
      </w:r>
      <w:commentRangeStart w:id="31"/>
      <w:r w:rsidR="00826540" w:rsidRPr="00FE5F07">
        <w:rPr>
          <w:rFonts w:ascii="Times New Roman" w:hAnsi="Times New Roman" w:cs="Times New Roman"/>
          <w:sz w:val="24"/>
          <w:szCs w:val="24"/>
        </w:rPr>
        <w:t>o the extent that seasonal behaviours are dictated by social norms,</w:t>
      </w:r>
      <w:commentRangeEnd w:id="31"/>
      <w:r w:rsidR="002732E8">
        <w:rPr>
          <w:rStyle w:val="CommentReference"/>
        </w:rPr>
        <w:commentReference w:id="31"/>
      </w:r>
      <w:r w:rsidR="00826540" w:rsidRPr="00FE5F07">
        <w:rPr>
          <w:rFonts w:ascii="Times New Roman" w:hAnsi="Times New Roman" w:cs="Times New Roman"/>
          <w:sz w:val="24"/>
          <w:szCs w:val="24"/>
        </w:rPr>
        <w:t xml:space="preserve"> </w:t>
      </w:r>
      <w:commentRangeStart w:id="32"/>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equivalent months in different years.</w:t>
      </w:r>
      <w:commentRangeEnd w:id="32"/>
      <w:r w:rsidR="002732E8">
        <w:rPr>
          <w:rStyle w:val="CommentReference"/>
        </w:rPr>
        <w:commentReference w:id="32"/>
      </w:r>
    </w:p>
    <w:p w14:paraId="467912DA" w14:textId="22F6F066" w:rsidR="003E7039" w:rsidRDefault="00732427" w:rsidP="007B1119">
      <w:pPr>
        <w:jc w:val="both"/>
        <w:rPr>
          <w:rFonts w:ascii="Times New Roman" w:hAnsi="Times New Roman" w:cs="Times New Roman"/>
          <w:sz w:val="24"/>
          <w:szCs w:val="24"/>
        </w:rPr>
      </w:pPr>
      <w:r>
        <w:rPr>
          <w:rFonts w:ascii="Times New Roman" w:hAnsi="Times New Roman" w:cs="Times New Roman"/>
          <w:sz w:val="24"/>
          <w:szCs w:val="24"/>
        </w:rPr>
        <w:t xml:space="preserve">I clarify, in </w:t>
      </w:r>
      <w:r w:rsidR="00223B95">
        <w:rPr>
          <w:rFonts w:ascii="Times New Roman" w:hAnsi="Times New Roman" w:cs="Times New Roman"/>
          <w:sz w:val="24"/>
          <w:szCs w:val="24"/>
        </w:rPr>
        <w:t xml:space="preserve">particular </w:t>
      </w:r>
      <w:r w:rsidR="003706CB">
        <w:rPr>
          <w:rFonts w:ascii="Times New Roman" w:hAnsi="Times New Roman" w:cs="Times New Roman"/>
          <w:sz w:val="24"/>
          <w:szCs w:val="24"/>
        </w:rPr>
        <w:t xml:space="preserve">in </w:t>
      </w:r>
      <w:r>
        <w:rPr>
          <w:rFonts w:ascii="Times New Roman" w:hAnsi="Times New Roman" w:cs="Times New Roman"/>
          <w:sz w:val="24"/>
          <w:szCs w:val="24"/>
        </w:rPr>
        <w:t xml:space="preserve">Section 5.4.4 on pg. </w:t>
      </w:r>
      <w:r w:rsidR="002C5C11">
        <w:rPr>
          <w:rFonts w:ascii="Times New Roman" w:hAnsi="Times New Roman" w:cs="Times New Roman"/>
          <w:sz w:val="24"/>
          <w:szCs w:val="24"/>
        </w:rPr>
        <w:t>136</w:t>
      </w:r>
      <w:r>
        <w:rPr>
          <w:rFonts w:ascii="Times New Roman" w:hAnsi="Times New Roman" w:cs="Times New Roman"/>
          <w:sz w:val="24"/>
          <w:szCs w:val="24"/>
        </w:rPr>
        <w:t>, how my state-, month- or state-month-specific terms implicitly adjusted for any determinant of mortality specific to each state in each month.</w:t>
      </w:r>
      <w:r w:rsidR="00F14507">
        <w:rPr>
          <w:rFonts w:ascii="Times New Roman" w:hAnsi="Times New Roman" w:cs="Times New Roman"/>
          <w:sz w:val="24"/>
          <w:szCs w:val="24"/>
        </w:rPr>
        <w:t xml:space="preserve"> </w:t>
      </w:r>
      <w:r w:rsidR="001E3DB2" w:rsidRPr="00FE5F07">
        <w:rPr>
          <w:rFonts w:ascii="Times New Roman" w:hAnsi="Times New Roman" w:cs="Times New Roman"/>
          <w:sz w:val="24"/>
          <w:szCs w:val="24"/>
        </w:rPr>
        <w:t>This would remove the confounding effect of a holiday</w:t>
      </w:r>
      <w:r>
        <w:rPr>
          <w:rFonts w:ascii="Times New Roman" w:hAnsi="Times New Roman" w:cs="Times New Roman"/>
          <w:sz w:val="24"/>
          <w:szCs w:val="24"/>
        </w:rPr>
        <w:t xml:space="preserve"> in a particular state</w:t>
      </w:r>
      <w:r w:rsidR="001E3DB2" w:rsidRPr="00FE5F07">
        <w:rPr>
          <w:rFonts w:ascii="Times New Roman" w:hAnsi="Times New Roman" w:cs="Times New Roman"/>
          <w:sz w:val="24"/>
          <w:szCs w:val="24"/>
        </w:rPr>
        <w:t>, for example, Christmas, as it always takes place within the month of December.</w:t>
      </w:r>
      <w:r w:rsidR="0023133A">
        <w:rPr>
          <w:rFonts w:ascii="Times New Roman" w:hAnsi="Times New Roman" w:cs="Times New Roman"/>
          <w:sz w:val="24"/>
          <w:szCs w:val="24"/>
        </w:rPr>
        <w:t xml:space="preserve"> </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1739D3A5" w:rsidR="00D43CF7" w:rsidRDefault="00B25515" w:rsidP="00D730FC">
      <w:pPr>
        <w:jc w:val="both"/>
        <w:rPr>
          <w:rFonts w:ascii="Times New Roman" w:hAnsi="Times New Roman" w:cs="Times New Roman"/>
          <w:sz w:val="24"/>
          <w:szCs w:val="24"/>
        </w:rPr>
      </w:pPr>
      <w:r>
        <w:rPr>
          <w:rFonts w:ascii="Times New Roman" w:hAnsi="Times New Roman" w:cs="Times New Roman"/>
          <w:sz w:val="24"/>
          <w:szCs w:val="24"/>
        </w:rPr>
        <w:t>I have examined the available literature on pathways and mechanism between temperature and injuries</w:t>
      </w:r>
      <w:commentRangeStart w:id="33"/>
      <w:r w:rsidR="00C72962">
        <w:rPr>
          <w:rFonts w:ascii="Times New Roman" w:hAnsi="Times New Roman" w:cs="Times New Roman"/>
          <w:sz w:val="24"/>
          <w:szCs w:val="24"/>
        </w:rPr>
        <w:t>, which are speculative at best</w:t>
      </w:r>
      <w:commentRangeEnd w:id="33"/>
      <w:r w:rsidR="00E520CE">
        <w:rPr>
          <w:rStyle w:val="CommentReference"/>
        </w:rPr>
        <w:commentReference w:id="33"/>
      </w:r>
      <w:r w:rsidR="00C72962">
        <w:rPr>
          <w:rFonts w:ascii="Times New Roman" w:hAnsi="Times New Roman" w:cs="Times New Roman"/>
          <w:sz w:val="24"/>
          <w:szCs w:val="24"/>
        </w:rPr>
        <w:t>.</w:t>
      </w:r>
      <w:r w:rsidR="004C0195">
        <w:rPr>
          <w:rFonts w:ascii="Times New Roman" w:hAnsi="Times New Roman" w:cs="Times New Roman"/>
          <w:sz w:val="24"/>
          <w:szCs w:val="24"/>
        </w:rPr>
        <w:t xml:space="preserve"> </w:t>
      </w:r>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716C2A">
        <w:rPr>
          <w:rFonts w:ascii="Times New Roman" w:hAnsi="Times New Roman" w:cs="Times New Roman"/>
          <w:sz w:val="24"/>
          <w:szCs w:val="24"/>
        </w:rPr>
        <w:t xml:space="preserve">appropriately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62428A">
        <w:rPr>
          <w:rFonts w:ascii="Times New Roman" w:hAnsi="Times New Roman" w:cs="Times New Roman"/>
          <w:sz w:val="24"/>
          <w:szCs w:val="24"/>
        </w:rPr>
        <w:t xml:space="preserve">the discussion of the injury and anomalous temperature in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716C2A">
        <w:rPr>
          <w:rFonts w:ascii="Times New Roman" w:hAnsi="Times New Roman" w:cs="Times New Roman"/>
          <w:sz w:val="24"/>
          <w:szCs w:val="24"/>
        </w:rPr>
        <w:t>s</w:t>
      </w:r>
      <w:r w:rsidR="00D730FC" w:rsidRPr="00C05AF1">
        <w:rPr>
          <w:rFonts w:ascii="Times New Roman" w:hAnsi="Times New Roman" w:cs="Times New Roman"/>
          <w:sz w:val="24"/>
          <w:szCs w:val="24"/>
        </w:rPr>
        <w:t>.</w:t>
      </w:r>
      <w:r w:rsidR="002C5C11">
        <w:rPr>
          <w:rFonts w:ascii="Times New Roman" w:hAnsi="Times New Roman" w:cs="Times New Roman"/>
          <w:sz w:val="24"/>
          <w:szCs w:val="24"/>
        </w:rPr>
        <w:t xml:space="preserve"> 181</w:t>
      </w:r>
      <w:r w:rsidR="00716C2A">
        <w:rPr>
          <w:rFonts w:ascii="Times New Roman" w:hAnsi="Times New Roman" w:cs="Times New Roman"/>
          <w:sz w:val="24"/>
          <w:szCs w:val="24"/>
        </w:rPr>
        <w:t>-</w:t>
      </w:r>
      <w:r w:rsidR="002C5C11">
        <w:rPr>
          <w:rFonts w:ascii="Times New Roman" w:hAnsi="Times New Roman" w:cs="Times New Roman"/>
          <w:sz w:val="24"/>
          <w:szCs w:val="24"/>
        </w:rPr>
        <w:t>182</w:t>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w:t>
      </w:r>
      <w:r w:rsidR="007013CA">
        <w:rPr>
          <w:rFonts w:ascii="Times New Roman" w:hAnsi="Times New Roman" w:cs="Times New Roman"/>
          <w:sz w:val="24"/>
          <w:szCs w:val="24"/>
        </w:rPr>
        <w:t xml:space="preserve">of potential future work </w:t>
      </w:r>
      <w:r w:rsidR="0067436D">
        <w:rPr>
          <w:rFonts w:ascii="Times New Roman" w:hAnsi="Times New Roman" w:cs="Times New Roman"/>
          <w:sz w:val="24"/>
          <w:szCs w:val="24"/>
        </w:rPr>
        <w:t xml:space="preserve">to </w:t>
      </w:r>
      <w:r w:rsidR="007013CA">
        <w:rPr>
          <w:rFonts w:ascii="Times New Roman" w:hAnsi="Times New Roman" w:cs="Times New Roman"/>
          <w:sz w:val="24"/>
          <w:szCs w:val="24"/>
        </w:rPr>
        <w:t xml:space="preserve">investigate pathways between anomalous temperature and injuries </w:t>
      </w:r>
      <w:r w:rsidR="0094314B">
        <w:rPr>
          <w:rFonts w:ascii="Times New Roman" w:hAnsi="Times New Roman" w:cs="Times New Roman"/>
          <w:sz w:val="24"/>
          <w:szCs w:val="24"/>
        </w:rPr>
        <w:t>in Section 8.</w:t>
      </w:r>
      <w:r w:rsidR="00AF5B32">
        <w:rPr>
          <w:rFonts w:ascii="Times New Roman" w:hAnsi="Times New Roman" w:cs="Times New Roman"/>
          <w:sz w:val="24"/>
          <w:szCs w:val="24"/>
        </w:rPr>
        <w:t>4</w:t>
      </w:r>
      <w:r w:rsidR="0094314B">
        <w:rPr>
          <w:rFonts w:ascii="Times New Roman" w:hAnsi="Times New Roman" w:cs="Times New Roman"/>
          <w:sz w:val="24"/>
          <w:szCs w:val="24"/>
        </w:rPr>
        <w:t xml:space="preserve"> on pg</w:t>
      </w:r>
      <w:r w:rsidR="008366D3">
        <w:rPr>
          <w:rFonts w:ascii="Times New Roman" w:hAnsi="Times New Roman" w:cs="Times New Roman"/>
          <w:sz w:val="24"/>
          <w:szCs w:val="24"/>
        </w:rPr>
        <w:t xml:space="preserve">. </w:t>
      </w:r>
      <w:r w:rsidR="007953FA">
        <w:rPr>
          <w:rFonts w:ascii="Times New Roman" w:hAnsi="Times New Roman" w:cs="Times New Roman"/>
          <w:sz w:val="24"/>
          <w:szCs w:val="24"/>
        </w:rPr>
        <w:t>223.</w:t>
      </w:r>
    </w:p>
    <w:p w14:paraId="0014F921" w14:textId="592EB983"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w:t>
      </w:r>
      <w:del w:id="34" w:author="Ezzati, Majid" w:date="2019-08-17T19:57:00Z">
        <w:r w:rsidR="002724C6" w:rsidRPr="00C05AF1" w:rsidDel="00E520CE">
          <w:rPr>
            <w:rFonts w:ascii="Times New Roman" w:hAnsi="Times New Roman" w:cs="Times New Roman"/>
            <w:sz w:val="24"/>
            <w:szCs w:val="24"/>
          </w:rPr>
          <w:delText>. These descriptions can be found</w:delText>
        </w:r>
      </w:del>
      <w:r w:rsidR="002724C6" w:rsidRPr="00C05AF1">
        <w:rPr>
          <w:rFonts w:ascii="Times New Roman" w:hAnsi="Times New Roman" w:cs="Times New Roman"/>
          <w:sz w:val="24"/>
          <w:szCs w:val="24"/>
        </w:rPr>
        <w:t xml:space="preserve">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r w:rsidR="00717661">
        <w:rPr>
          <w:rFonts w:ascii="Times New Roman" w:hAnsi="Times New Roman" w:cs="Times New Roman"/>
          <w:sz w:val="24"/>
          <w:szCs w:val="24"/>
        </w:rPr>
        <w:t>46</w:t>
      </w:r>
      <w:r w:rsidR="00C70567">
        <w:rPr>
          <w:rFonts w:ascii="Times New Roman" w:hAnsi="Times New Roman" w:cs="Times New Roman"/>
          <w:sz w:val="24"/>
          <w:szCs w:val="24"/>
        </w:rPr>
        <w:t>-</w:t>
      </w:r>
      <w:r w:rsidR="00717661">
        <w:rPr>
          <w:rFonts w:ascii="Times New Roman" w:hAnsi="Times New Roman" w:cs="Times New Roman"/>
          <w:sz w:val="24"/>
          <w:szCs w:val="24"/>
        </w:rPr>
        <w:t>47</w:t>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r w:rsidR="00F2569A">
        <w:rPr>
          <w:rFonts w:ascii="Times New Roman" w:hAnsi="Times New Roman" w:cs="Times New Roman"/>
          <w:sz w:val="24"/>
          <w:szCs w:val="24"/>
        </w:rPr>
        <w:t>211</w:t>
      </w:r>
      <w:r w:rsidR="00384FFA">
        <w:rPr>
          <w:rFonts w:ascii="Times New Roman" w:hAnsi="Times New Roman" w:cs="Times New Roman"/>
          <w:sz w:val="24"/>
          <w:szCs w:val="24"/>
        </w:rPr>
        <w:t>-</w:t>
      </w:r>
      <w:r w:rsidR="00F2569A">
        <w:rPr>
          <w:rFonts w:ascii="Times New Roman" w:hAnsi="Times New Roman" w:cs="Times New Roman"/>
          <w:sz w:val="24"/>
          <w:szCs w:val="24"/>
        </w:rPr>
        <w:t>213</w:t>
      </w:r>
      <w:r w:rsidR="00384FFA">
        <w:rPr>
          <w:rFonts w:ascii="Times New Roman" w:hAnsi="Times New Roman" w:cs="Times New Roman"/>
          <w:sz w:val="24"/>
          <w:szCs w:val="24"/>
        </w:rPr>
        <w:t>.</w:t>
      </w:r>
    </w:p>
    <w:p w14:paraId="5482E855" w14:textId="1341C95D"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708FC40F" w:rsidR="00CB7903" w:rsidRPr="00C05AF1" w:rsidRDefault="00530AD1" w:rsidP="007B1119">
      <w:pPr>
        <w:jc w:val="both"/>
        <w:rPr>
          <w:rFonts w:ascii="Times New Roman" w:hAnsi="Times New Roman" w:cs="Times New Roman"/>
          <w:sz w:val="24"/>
          <w:szCs w:val="24"/>
        </w:rPr>
      </w:pPr>
      <w:r w:rsidRPr="00530AD1">
        <w:rPr>
          <w:rFonts w:ascii="Times New Roman" w:hAnsi="Times New Roman" w:cs="Times New Roman"/>
          <w:sz w:val="24"/>
          <w:szCs w:val="24"/>
        </w:rPr>
        <w:lastRenderedPageBreak/>
        <w:t xml:space="preserve">The assignment of place of death is an administrative protocol based on official place of residence which may or may not be the same as where actual exposure death took place. If different, </w:t>
      </w:r>
      <w:r w:rsidR="00452362">
        <w:rPr>
          <w:rFonts w:ascii="Times New Roman" w:hAnsi="Times New Roman" w:cs="Times New Roman"/>
          <w:sz w:val="24"/>
          <w:szCs w:val="24"/>
        </w:rPr>
        <w:t xml:space="preserve">the death in my model structure will be </w:t>
      </w:r>
      <w:r w:rsidRPr="00530AD1">
        <w:rPr>
          <w:rFonts w:ascii="Times New Roman" w:hAnsi="Times New Roman" w:cs="Times New Roman"/>
          <w:sz w:val="24"/>
          <w:szCs w:val="24"/>
        </w:rPr>
        <w:t>assigned a different exposure</w:t>
      </w:r>
      <w:r>
        <w:rPr>
          <w:rFonts w:ascii="Times New Roman" w:hAnsi="Times New Roman" w:cs="Times New Roman"/>
          <w:sz w:val="24"/>
          <w:szCs w:val="24"/>
        </w:rPr>
        <w:t>.</w:t>
      </w:r>
      <w:r w:rsidR="008D5590">
        <w:rPr>
          <w:rFonts w:ascii="Times New Roman" w:hAnsi="Times New Roman" w:cs="Times New Roman"/>
          <w:sz w:val="24"/>
          <w:szCs w:val="24"/>
        </w:rPr>
        <w:t xml:space="preserve"> </w:t>
      </w:r>
      <w:del w:id="35" w:author="Ezzati, Majid" w:date="2019-08-17T19:57:00Z">
        <w:r w:rsidR="00EE222E" w:rsidDel="00E520CE">
          <w:rPr>
            <w:rFonts w:ascii="Times New Roman" w:hAnsi="Times New Roman" w:cs="Times New Roman"/>
            <w:sz w:val="24"/>
            <w:szCs w:val="24"/>
          </w:rPr>
          <w:delText xml:space="preserve">Relevant to this, </w:delText>
        </w:r>
      </w:del>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w:t>
      </w:r>
      <w:r w:rsidR="008B48F5">
        <w:rPr>
          <w:rFonts w:ascii="Times New Roman" w:hAnsi="Times New Roman" w:cs="Times New Roman"/>
          <w:sz w:val="24"/>
          <w:szCs w:val="24"/>
        </w:rPr>
        <w:t xml:space="preserve"> </w:t>
      </w:r>
      <w:r w:rsidR="00717661">
        <w:rPr>
          <w:rFonts w:ascii="Times New Roman" w:hAnsi="Times New Roman" w:cs="Times New Roman"/>
          <w:sz w:val="24"/>
          <w:szCs w:val="24"/>
        </w:rPr>
        <w:t>220</w:t>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24788CCA"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r w:rsidR="00CA4F74">
        <w:rPr>
          <w:rFonts w:ascii="Times New Roman" w:hAnsi="Times New Roman" w:cs="Times New Roman"/>
          <w:sz w:val="24"/>
          <w:szCs w:val="24"/>
        </w:rPr>
        <w:t>38</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17E6E56C"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r w:rsidR="0018475D">
        <w:rPr>
          <w:rFonts w:ascii="Times New Roman" w:hAnsi="Times New Roman" w:cs="Times New Roman"/>
          <w:sz w:val="24"/>
          <w:szCs w:val="24"/>
        </w:rPr>
        <w:t>46</w:t>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5A19B1CA"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w:t>
      </w:r>
      <w:r w:rsidR="00247A89">
        <w:rPr>
          <w:rFonts w:ascii="Times New Roman" w:hAnsi="Times New Roman" w:cs="Times New Roman"/>
          <w:sz w:val="24"/>
          <w:szCs w:val="24"/>
        </w:rPr>
        <w:t>s</w:t>
      </w:r>
      <w:r w:rsidRPr="00C05AF1">
        <w:rPr>
          <w:rFonts w:ascii="Times New Roman" w:hAnsi="Times New Roman" w:cs="Times New Roman"/>
          <w:sz w:val="24"/>
          <w:szCs w:val="24"/>
        </w:rPr>
        <w:t xml:space="preserve">. </w:t>
      </w:r>
      <w:r w:rsidR="00FC5245">
        <w:rPr>
          <w:rFonts w:ascii="Times New Roman" w:hAnsi="Times New Roman" w:cs="Times New Roman"/>
          <w:sz w:val="24"/>
          <w:szCs w:val="24"/>
        </w:rPr>
        <w:t>51-52</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24D33801"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w:t>
      </w:r>
      <w:r w:rsidR="00247A89">
        <w:rPr>
          <w:rFonts w:ascii="Times New Roman" w:hAnsi="Times New Roman" w:cs="Times New Roman"/>
          <w:sz w:val="24"/>
          <w:szCs w:val="24"/>
        </w:rPr>
        <w:t>55</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43518DB5"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r w:rsidR="00247A89">
        <w:rPr>
          <w:rFonts w:ascii="Times New Roman" w:hAnsi="Times New Roman" w:cs="Times New Roman"/>
          <w:sz w:val="24"/>
          <w:szCs w:val="24"/>
        </w:rPr>
        <w:t>67</w:t>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0BCB8ED2"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 xml:space="preserve">on pg. </w:t>
      </w:r>
      <w:r w:rsidR="00247A89">
        <w:rPr>
          <w:rFonts w:ascii="Times New Roman" w:hAnsi="Times New Roman" w:cs="Times New Roman"/>
          <w:sz w:val="24"/>
          <w:szCs w:val="24"/>
        </w:rPr>
        <w:t>219</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1A429F0B"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w:t>
      </w:r>
      <w:r w:rsidR="00B572D8">
        <w:rPr>
          <w:rFonts w:ascii="Times New Roman" w:hAnsi="Times New Roman" w:cs="Times New Roman"/>
          <w:sz w:val="24"/>
          <w:szCs w:val="24"/>
        </w:rPr>
        <w:t xml:space="preserve"> (beyond respiratory infections which are included in my analyses)</w:t>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r w:rsidR="00247A89">
        <w:rPr>
          <w:rFonts w:ascii="Times New Roman" w:hAnsi="Times New Roman" w:cs="Times New Roman"/>
          <w:sz w:val="24"/>
          <w:szCs w:val="24"/>
        </w:rPr>
        <w:t>67</w:t>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bookmarkStart w:id="36" w:name="_GoBack"/>
      <w:bookmarkEnd w:id="36"/>
    </w:p>
    <w:sectPr w:rsidR="004508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9" w:author="Ezzati, Majid" w:date="2019-08-17T19:50:00Z" w:initials="EM">
    <w:p w14:paraId="60CF0A94" w14:textId="40022B47" w:rsidR="00367563" w:rsidRDefault="00367563">
      <w:pPr>
        <w:pStyle w:val="CommentText"/>
      </w:pPr>
      <w:r>
        <w:rPr>
          <w:rStyle w:val="CommentReference"/>
        </w:rPr>
        <w:annotationRef/>
      </w:r>
      <w:r>
        <w:t>Repeats earlier sentences; remove?</w:t>
      </w:r>
    </w:p>
  </w:comment>
  <w:comment w:id="21" w:author="Ezzati, Majid" w:date="2019-08-17T19:50:00Z" w:initials="EM">
    <w:p w14:paraId="11A8BCC5" w14:textId="7E6C5732" w:rsidR="00367563" w:rsidRDefault="00367563">
      <w:pPr>
        <w:pStyle w:val="CommentText"/>
      </w:pPr>
      <w:r>
        <w:rPr>
          <w:rStyle w:val="CommentReference"/>
        </w:rPr>
        <w:annotationRef/>
      </w:r>
      <w:r>
        <w:t>????</w:t>
      </w:r>
    </w:p>
  </w:comment>
  <w:comment w:id="29" w:author="Ezzati, Majid" w:date="2019-08-17T19:53:00Z" w:initials="EM">
    <w:p w14:paraId="07770215" w14:textId="63A73FF9" w:rsidR="002732E8" w:rsidRDefault="002732E8">
      <w:pPr>
        <w:pStyle w:val="CommentText"/>
      </w:pPr>
      <w:r>
        <w:rPr>
          <w:rStyle w:val="CommentReference"/>
        </w:rPr>
        <w:annotationRef/>
      </w:r>
      <w:r>
        <w:t>vague</w:t>
      </w:r>
    </w:p>
  </w:comment>
  <w:comment w:id="30" w:author="Ezzati, Majid" w:date="2019-08-17T19:53:00Z" w:initials="EM">
    <w:p w14:paraId="224E111F" w14:textId="0A4708FD" w:rsidR="002732E8" w:rsidRDefault="002732E8">
      <w:pPr>
        <w:pStyle w:val="CommentText"/>
      </w:pPr>
      <w:r>
        <w:rPr>
          <w:rStyle w:val="CommentReference"/>
        </w:rPr>
        <w:annotationRef/>
      </w:r>
      <w:r>
        <w:t>repeats</w:t>
      </w:r>
    </w:p>
  </w:comment>
  <w:comment w:id="31" w:author="Ezzati, Majid" w:date="2019-08-17T19:54:00Z" w:initials="EM">
    <w:p w14:paraId="62308EE6" w14:textId="2DDA0898" w:rsidR="002732E8" w:rsidRDefault="002732E8">
      <w:pPr>
        <w:pStyle w:val="CommentText"/>
      </w:pPr>
      <w:r>
        <w:rPr>
          <w:rStyle w:val="CommentReference"/>
        </w:rPr>
        <w:annotationRef/>
      </w:r>
      <w:r>
        <w:t>why is social norm relevant?</w:t>
      </w:r>
    </w:p>
  </w:comment>
  <w:comment w:id="32" w:author="Ezzati, Majid" w:date="2019-08-17T19:54:00Z" w:initials="EM">
    <w:p w14:paraId="20887B6C" w14:textId="6E98203D" w:rsidR="002732E8" w:rsidRDefault="002732E8">
      <w:pPr>
        <w:pStyle w:val="CommentText"/>
      </w:pPr>
      <w:r>
        <w:rPr>
          <w:rStyle w:val="CommentReference"/>
        </w:rPr>
        <w:annotationRef/>
      </w:r>
      <w:r>
        <w:t xml:space="preserve">Vague.  If this is the same as </w:t>
      </w:r>
      <w:proofErr w:type="spellStart"/>
      <w:r>
        <w:t>nexts</w:t>
      </w:r>
      <w:proofErr w:type="spellEnd"/>
      <w:r>
        <w:t xml:space="preserve"> sentence, remove. If not clarify</w:t>
      </w:r>
    </w:p>
  </w:comment>
  <w:comment w:id="33" w:author="Ezzati, Majid" w:date="2019-08-17T19:56:00Z" w:initials="EM">
    <w:p w14:paraId="3A233452" w14:textId="0476B5F2" w:rsidR="00E520CE" w:rsidRDefault="00E520CE">
      <w:pPr>
        <w:pStyle w:val="CommentText"/>
      </w:pPr>
      <w:r>
        <w:rPr>
          <w:rStyle w:val="CommentReference"/>
        </w:rPr>
        <w:annotationRef/>
      </w:r>
      <w:r>
        <w:t xml:space="preserve">Too abrupt. This s </w:t>
      </w:r>
      <w:proofErr w:type="spellStart"/>
      <w:r>
        <w:t>hould</w:t>
      </w:r>
      <w:proofErr w:type="spellEnd"/>
      <w:r>
        <w:t xml:space="preserve"> be an outcome of examination.  Be more convincing</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CF0A94" w15:done="0"/>
  <w15:commentEx w15:paraId="11A8BCC5" w15:done="0"/>
  <w15:commentEx w15:paraId="07770215" w15:done="0"/>
  <w15:commentEx w15:paraId="224E111F" w15:done="0"/>
  <w15:commentEx w15:paraId="62308EE6" w15:done="0"/>
  <w15:commentEx w15:paraId="20887B6C" w15:done="0"/>
  <w15:commentEx w15:paraId="3A23345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D39"/>
    <w:rsid w:val="000002DE"/>
    <w:rsid w:val="00000A2D"/>
    <w:rsid w:val="00000ACF"/>
    <w:rsid w:val="00001501"/>
    <w:rsid w:val="00004002"/>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75D"/>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05D2"/>
    <w:rsid w:val="001C05D7"/>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CFA"/>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3B95"/>
    <w:rsid w:val="002242CB"/>
    <w:rsid w:val="0023133A"/>
    <w:rsid w:val="0023471B"/>
    <w:rsid w:val="002366B5"/>
    <w:rsid w:val="00236F49"/>
    <w:rsid w:val="00246B82"/>
    <w:rsid w:val="00247A89"/>
    <w:rsid w:val="00250908"/>
    <w:rsid w:val="00253180"/>
    <w:rsid w:val="0025505C"/>
    <w:rsid w:val="00255182"/>
    <w:rsid w:val="00265E0C"/>
    <w:rsid w:val="002724C6"/>
    <w:rsid w:val="00272D1A"/>
    <w:rsid w:val="0027316C"/>
    <w:rsid w:val="00273194"/>
    <w:rsid w:val="002732E8"/>
    <w:rsid w:val="00273878"/>
    <w:rsid w:val="00273DDB"/>
    <w:rsid w:val="0028317B"/>
    <w:rsid w:val="00283EF5"/>
    <w:rsid w:val="0028438B"/>
    <w:rsid w:val="00286BDE"/>
    <w:rsid w:val="00287E5A"/>
    <w:rsid w:val="00290A96"/>
    <w:rsid w:val="00294D99"/>
    <w:rsid w:val="00295764"/>
    <w:rsid w:val="00297B0A"/>
    <w:rsid w:val="002A3528"/>
    <w:rsid w:val="002A393C"/>
    <w:rsid w:val="002A44F1"/>
    <w:rsid w:val="002A63B9"/>
    <w:rsid w:val="002A6695"/>
    <w:rsid w:val="002B2036"/>
    <w:rsid w:val="002B2127"/>
    <w:rsid w:val="002B34A7"/>
    <w:rsid w:val="002B6407"/>
    <w:rsid w:val="002B6DE5"/>
    <w:rsid w:val="002C1FA6"/>
    <w:rsid w:val="002C2E12"/>
    <w:rsid w:val="002C5C11"/>
    <w:rsid w:val="002C7255"/>
    <w:rsid w:val="002D23EA"/>
    <w:rsid w:val="002D3571"/>
    <w:rsid w:val="002E044D"/>
    <w:rsid w:val="002E1259"/>
    <w:rsid w:val="002E3F86"/>
    <w:rsid w:val="002F44D7"/>
    <w:rsid w:val="00305D30"/>
    <w:rsid w:val="00307458"/>
    <w:rsid w:val="0031243C"/>
    <w:rsid w:val="003135D8"/>
    <w:rsid w:val="00314505"/>
    <w:rsid w:val="00321158"/>
    <w:rsid w:val="003224D4"/>
    <w:rsid w:val="0032339E"/>
    <w:rsid w:val="00330ED5"/>
    <w:rsid w:val="00334497"/>
    <w:rsid w:val="00342DBE"/>
    <w:rsid w:val="00344AD6"/>
    <w:rsid w:val="00344CF8"/>
    <w:rsid w:val="00345B92"/>
    <w:rsid w:val="00345F31"/>
    <w:rsid w:val="00350DC2"/>
    <w:rsid w:val="003519E5"/>
    <w:rsid w:val="00353461"/>
    <w:rsid w:val="00355405"/>
    <w:rsid w:val="00355565"/>
    <w:rsid w:val="0035691E"/>
    <w:rsid w:val="003573C9"/>
    <w:rsid w:val="003614BD"/>
    <w:rsid w:val="00365E56"/>
    <w:rsid w:val="003666D9"/>
    <w:rsid w:val="00367563"/>
    <w:rsid w:val="003706CB"/>
    <w:rsid w:val="00372C46"/>
    <w:rsid w:val="00373DD4"/>
    <w:rsid w:val="00374699"/>
    <w:rsid w:val="003803D3"/>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00C"/>
    <w:rsid w:val="003C78FB"/>
    <w:rsid w:val="003D3BEC"/>
    <w:rsid w:val="003D3FD7"/>
    <w:rsid w:val="003D54E2"/>
    <w:rsid w:val="003D5D1D"/>
    <w:rsid w:val="003D5F69"/>
    <w:rsid w:val="003D6B51"/>
    <w:rsid w:val="003D6FB1"/>
    <w:rsid w:val="003E0319"/>
    <w:rsid w:val="003E7039"/>
    <w:rsid w:val="003E7588"/>
    <w:rsid w:val="003F0D2A"/>
    <w:rsid w:val="003F20B1"/>
    <w:rsid w:val="003F4B83"/>
    <w:rsid w:val="00400D5A"/>
    <w:rsid w:val="00403618"/>
    <w:rsid w:val="004039E0"/>
    <w:rsid w:val="00404FEC"/>
    <w:rsid w:val="004057B4"/>
    <w:rsid w:val="004073E8"/>
    <w:rsid w:val="0041787D"/>
    <w:rsid w:val="00420A4E"/>
    <w:rsid w:val="00426170"/>
    <w:rsid w:val="0042709A"/>
    <w:rsid w:val="00427E02"/>
    <w:rsid w:val="00427FED"/>
    <w:rsid w:val="004325CE"/>
    <w:rsid w:val="00434F8C"/>
    <w:rsid w:val="00437807"/>
    <w:rsid w:val="00441FDF"/>
    <w:rsid w:val="00443FD6"/>
    <w:rsid w:val="004508A0"/>
    <w:rsid w:val="00450F4D"/>
    <w:rsid w:val="00452362"/>
    <w:rsid w:val="004569B8"/>
    <w:rsid w:val="004608F7"/>
    <w:rsid w:val="00460A2D"/>
    <w:rsid w:val="00461083"/>
    <w:rsid w:val="00466074"/>
    <w:rsid w:val="0047137D"/>
    <w:rsid w:val="00477D0F"/>
    <w:rsid w:val="00487EF4"/>
    <w:rsid w:val="00493896"/>
    <w:rsid w:val="004A0026"/>
    <w:rsid w:val="004A198E"/>
    <w:rsid w:val="004A571D"/>
    <w:rsid w:val="004B1233"/>
    <w:rsid w:val="004B425E"/>
    <w:rsid w:val="004C0195"/>
    <w:rsid w:val="004C1192"/>
    <w:rsid w:val="004C6A75"/>
    <w:rsid w:val="004C6BD4"/>
    <w:rsid w:val="004E01F1"/>
    <w:rsid w:val="004E1B3B"/>
    <w:rsid w:val="004E584E"/>
    <w:rsid w:val="004E6201"/>
    <w:rsid w:val="004E6628"/>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30AD1"/>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5C0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46A4"/>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056B"/>
    <w:rsid w:val="00606BA0"/>
    <w:rsid w:val="00610C0E"/>
    <w:rsid w:val="00612A37"/>
    <w:rsid w:val="00612EF9"/>
    <w:rsid w:val="006136BE"/>
    <w:rsid w:val="00614870"/>
    <w:rsid w:val="0062287D"/>
    <w:rsid w:val="0062428A"/>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436D"/>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C795D"/>
    <w:rsid w:val="006E1884"/>
    <w:rsid w:val="006E27C4"/>
    <w:rsid w:val="006E296E"/>
    <w:rsid w:val="006E3608"/>
    <w:rsid w:val="006E6638"/>
    <w:rsid w:val="006F22E5"/>
    <w:rsid w:val="00700539"/>
    <w:rsid w:val="0070063C"/>
    <w:rsid w:val="007013CA"/>
    <w:rsid w:val="00705B59"/>
    <w:rsid w:val="00705E4B"/>
    <w:rsid w:val="00706118"/>
    <w:rsid w:val="0070703D"/>
    <w:rsid w:val="007126CE"/>
    <w:rsid w:val="00716312"/>
    <w:rsid w:val="00716C2A"/>
    <w:rsid w:val="00717661"/>
    <w:rsid w:val="00722E95"/>
    <w:rsid w:val="00730199"/>
    <w:rsid w:val="00732427"/>
    <w:rsid w:val="00737097"/>
    <w:rsid w:val="00743468"/>
    <w:rsid w:val="00743884"/>
    <w:rsid w:val="00744B4F"/>
    <w:rsid w:val="00756395"/>
    <w:rsid w:val="007635BC"/>
    <w:rsid w:val="00767260"/>
    <w:rsid w:val="00770DE2"/>
    <w:rsid w:val="00772C53"/>
    <w:rsid w:val="00776D49"/>
    <w:rsid w:val="007849F7"/>
    <w:rsid w:val="007915F6"/>
    <w:rsid w:val="00793B6A"/>
    <w:rsid w:val="007953F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3828"/>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960A1"/>
    <w:rsid w:val="008A0E63"/>
    <w:rsid w:val="008A2B8B"/>
    <w:rsid w:val="008A300E"/>
    <w:rsid w:val="008A618F"/>
    <w:rsid w:val="008B2099"/>
    <w:rsid w:val="008B36EC"/>
    <w:rsid w:val="008B48F5"/>
    <w:rsid w:val="008B5A0D"/>
    <w:rsid w:val="008B68C0"/>
    <w:rsid w:val="008B795C"/>
    <w:rsid w:val="008C2E44"/>
    <w:rsid w:val="008C6043"/>
    <w:rsid w:val="008C7A5D"/>
    <w:rsid w:val="008D1EB7"/>
    <w:rsid w:val="008D23C3"/>
    <w:rsid w:val="008D31A8"/>
    <w:rsid w:val="008D5590"/>
    <w:rsid w:val="008D59AC"/>
    <w:rsid w:val="008E145D"/>
    <w:rsid w:val="008E14C7"/>
    <w:rsid w:val="008E17C0"/>
    <w:rsid w:val="008E4CD7"/>
    <w:rsid w:val="008E5A50"/>
    <w:rsid w:val="008E5D7B"/>
    <w:rsid w:val="008E7189"/>
    <w:rsid w:val="008F0395"/>
    <w:rsid w:val="00901603"/>
    <w:rsid w:val="009029E6"/>
    <w:rsid w:val="00906316"/>
    <w:rsid w:val="00906387"/>
    <w:rsid w:val="00906798"/>
    <w:rsid w:val="00910654"/>
    <w:rsid w:val="00911841"/>
    <w:rsid w:val="00915C88"/>
    <w:rsid w:val="00917058"/>
    <w:rsid w:val="00917A17"/>
    <w:rsid w:val="0092217B"/>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A5E75"/>
    <w:rsid w:val="009B2628"/>
    <w:rsid w:val="009B3C70"/>
    <w:rsid w:val="009B4492"/>
    <w:rsid w:val="009C4899"/>
    <w:rsid w:val="009C5982"/>
    <w:rsid w:val="009D11A3"/>
    <w:rsid w:val="009D46C3"/>
    <w:rsid w:val="009D52BB"/>
    <w:rsid w:val="009D6428"/>
    <w:rsid w:val="009E05D8"/>
    <w:rsid w:val="009E2A5E"/>
    <w:rsid w:val="009E56E0"/>
    <w:rsid w:val="009E5739"/>
    <w:rsid w:val="009F094E"/>
    <w:rsid w:val="009F52AA"/>
    <w:rsid w:val="009F79AF"/>
    <w:rsid w:val="00A01522"/>
    <w:rsid w:val="00A03D2F"/>
    <w:rsid w:val="00A125CB"/>
    <w:rsid w:val="00A12991"/>
    <w:rsid w:val="00A216DA"/>
    <w:rsid w:val="00A26F78"/>
    <w:rsid w:val="00A27A14"/>
    <w:rsid w:val="00A303DC"/>
    <w:rsid w:val="00A35BC3"/>
    <w:rsid w:val="00A36494"/>
    <w:rsid w:val="00A37971"/>
    <w:rsid w:val="00A45009"/>
    <w:rsid w:val="00A46E74"/>
    <w:rsid w:val="00A533AB"/>
    <w:rsid w:val="00A55F48"/>
    <w:rsid w:val="00A61E2E"/>
    <w:rsid w:val="00A63FB5"/>
    <w:rsid w:val="00A705DA"/>
    <w:rsid w:val="00A70FD7"/>
    <w:rsid w:val="00A71732"/>
    <w:rsid w:val="00A725C9"/>
    <w:rsid w:val="00A72EFB"/>
    <w:rsid w:val="00A754ED"/>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5B32"/>
    <w:rsid w:val="00AF7054"/>
    <w:rsid w:val="00AF7293"/>
    <w:rsid w:val="00AF7655"/>
    <w:rsid w:val="00B00B5C"/>
    <w:rsid w:val="00B01D95"/>
    <w:rsid w:val="00B0234D"/>
    <w:rsid w:val="00B068C0"/>
    <w:rsid w:val="00B07809"/>
    <w:rsid w:val="00B15030"/>
    <w:rsid w:val="00B150DD"/>
    <w:rsid w:val="00B20289"/>
    <w:rsid w:val="00B2147A"/>
    <w:rsid w:val="00B2526D"/>
    <w:rsid w:val="00B25515"/>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572D8"/>
    <w:rsid w:val="00B63AE4"/>
    <w:rsid w:val="00B63E84"/>
    <w:rsid w:val="00B64582"/>
    <w:rsid w:val="00B67B32"/>
    <w:rsid w:val="00B71C00"/>
    <w:rsid w:val="00B72E37"/>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2035"/>
    <w:rsid w:val="00BC4A91"/>
    <w:rsid w:val="00BC53C8"/>
    <w:rsid w:val="00BD09E5"/>
    <w:rsid w:val="00BD0B0B"/>
    <w:rsid w:val="00BD11EA"/>
    <w:rsid w:val="00BD7176"/>
    <w:rsid w:val="00BD74C4"/>
    <w:rsid w:val="00BE13BE"/>
    <w:rsid w:val="00BE1DF8"/>
    <w:rsid w:val="00BE38A1"/>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66391"/>
    <w:rsid w:val="00C70567"/>
    <w:rsid w:val="00C72962"/>
    <w:rsid w:val="00C75230"/>
    <w:rsid w:val="00C8039C"/>
    <w:rsid w:val="00C83151"/>
    <w:rsid w:val="00C84C80"/>
    <w:rsid w:val="00C84C98"/>
    <w:rsid w:val="00C858DD"/>
    <w:rsid w:val="00C953FA"/>
    <w:rsid w:val="00C964A4"/>
    <w:rsid w:val="00C974D6"/>
    <w:rsid w:val="00CA3E87"/>
    <w:rsid w:val="00CA3ED6"/>
    <w:rsid w:val="00CA4192"/>
    <w:rsid w:val="00CA4F74"/>
    <w:rsid w:val="00CA6956"/>
    <w:rsid w:val="00CA6D34"/>
    <w:rsid w:val="00CA6DCF"/>
    <w:rsid w:val="00CA7F3D"/>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22CD"/>
    <w:rsid w:val="00D2305F"/>
    <w:rsid w:val="00D24A32"/>
    <w:rsid w:val="00D24B6B"/>
    <w:rsid w:val="00D27A5B"/>
    <w:rsid w:val="00D33611"/>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4F74"/>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44E"/>
    <w:rsid w:val="00E17FE8"/>
    <w:rsid w:val="00E20DCB"/>
    <w:rsid w:val="00E2426F"/>
    <w:rsid w:val="00E2466E"/>
    <w:rsid w:val="00E35AC0"/>
    <w:rsid w:val="00E411EE"/>
    <w:rsid w:val="00E414AF"/>
    <w:rsid w:val="00E503F3"/>
    <w:rsid w:val="00E5206F"/>
    <w:rsid w:val="00E520CE"/>
    <w:rsid w:val="00E559D7"/>
    <w:rsid w:val="00E67427"/>
    <w:rsid w:val="00E70695"/>
    <w:rsid w:val="00E720DC"/>
    <w:rsid w:val="00E768F7"/>
    <w:rsid w:val="00E771AE"/>
    <w:rsid w:val="00E864DB"/>
    <w:rsid w:val="00E86E26"/>
    <w:rsid w:val="00E93A0A"/>
    <w:rsid w:val="00EA0482"/>
    <w:rsid w:val="00EA27AD"/>
    <w:rsid w:val="00EA455A"/>
    <w:rsid w:val="00EA46B6"/>
    <w:rsid w:val="00EB3B1C"/>
    <w:rsid w:val="00EB6791"/>
    <w:rsid w:val="00EC79EA"/>
    <w:rsid w:val="00ED2718"/>
    <w:rsid w:val="00EE0BF6"/>
    <w:rsid w:val="00EE17FC"/>
    <w:rsid w:val="00EE222E"/>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4507"/>
    <w:rsid w:val="00F14B10"/>
    <w:rsid w:val="00F1671F"/>
    <w:rsid w:val="00F17D38"/>
    <w:rsid w:val="00F20C1F"/>
    <w:rsid w:val="00F23415"/>
    <w:rsid w:val="00F2569A"/>
    <w:rsid w:val="00F2693D"/>
    <w:rsid w:val="00F27A38"/>
    <w:rsid w:val="00F317DA"/>
    <w:rsid w:val="00F31FC4"/>
    <w:rsid w:val="00F350DB"/>
    <w:rsid w:val="00F361D4"/>
    <w:rsid w:val="00F3688B"/>
    <w:rsid w:val="00F37ACA"/>
    <w:rsid w:val="00F401DC"/>
    <w:rsid w:val="00F41264"/>
    <w:rsid w:val="00F41DB2"/>
    <w:rsid w:val="00F4381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C5245"/>
    <w:rsid w:val="00FD4196"/>
    <w:rsid w:val="00FD4814"/>
    <w:rsid w:val="00FD6285"/>
    <w:rsid w:val="00FE0A90"/>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925B6-0CF0-417B-A70B-7F0EA3343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Ezzati, Majid</cp:lastModifiedBy>
  <cp:revision>7</cp:revision>
  <dcterms:created xsi:type="dcterms:W3CDTF">2019-08-16T16:58:00Z</dcterms:created>
  <dcterms:modified xsi:type="dcterms:W3CDTF">2019-08-17T18:58:00Z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