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6CDF80" w14:textId="77777777" w:rsidR="00382141" w:rsidRPr="00C05AF1" w:rsidRDefault="00382141" w:rsidP="00382141">
      <w:pPr>
        <w:spacing w:line="240" w:lineRule="auto"/>
        <w:rPr>
          <w:rFonts w:cs="Times New Roman"/>
          <w:b/>
          <w:szCs w:val="24"/>
        </w:rPr>
      </w:pPr>
      <w:bookmarkStart w:id="0" w:name="_Toc16090826"/>
      <w:r w:rsidRPr="00C05AF1">
        <w:rPr>
          <w:rFonts w:cs="Times New Roman"/>
          <w:b/>
          <w:szCs w:val="24"/>
        </w:rPr>
        <w:t>Amendments that need to be made</w:t>
      </w:r>
    </w:p>
    <w:p w14:paraId="07C70C2B" w14:textId="77777777" w:rsidR="00382141" w:rsidRPr="00C05AF1" w:rsidRDefault="00382141" w:rsidP="00382141">
      <w:pPr>
        <w:spacing w:line="240" w:lineRule="auto"/>
        <w:rPr>
          <w:rFonts w:cs="Times New Roman"/>
          <w:b/>
          <w:szCs w:val="24"/>
        </w:rPr>
      </w:pPr>
      <w:r w:rsidRPr="00C05AF1">
        <w:rPr>
          <w:rFonts w:cs="Times New Roman"/>
          <w:b/>
          <w:szCs w:val="24"/>
        </w:rPr>
        <w:t>1. There is some confusion in the introduction to the main chapters and in the discussion about the meaning of basic epidemiological terms:</w:t>
      </w:r>
    </w:p>
    <w:p w14:paraId="7A2A78DA" w14:textId="77777777" w:rsidR="00382141" w:rsidRPr="00C05AF1" w:rsidRDefault="00382141" w:rsidP="00382141">
      <w:pPr>
        <w:spacing w:line="240" w:lineRule="auto"/>
        <w:rPr>
          <w:rFonts w:cs="Times New Roman"/>
          <w:b/>
          <w:szCs w:val="24"/>
        </w:rPr>
      </w:pPr>
      <w:r w:rsidRPr="00C05AF1">
        <w:rPr>
          <w:rFonts w:cs="Times New Roman"/>
          <w:b/>
          <w:szCs w:val="24"/>
        </w:rPr>
        <w:t>(a) the candidate should propose a formal definition of confounder for example at the end of Chapter 2. Then in substantive chapters (4 to 7) he should specify, based on his formal definition, what confounders might be at work for each analysis. He should identify potential confounders (measured and unmeasured) and note where the models control for these. His current tendency is to define confounders computationally (a posteriori), which is at odds with consensus epidemiological theory.</w:t>
      </w:r>
    </w:p>
    <w:p w14:paraId="4A6B3BFB" w14:textId="77777777" w:rsidR="00382141" w:rsidRPr="00C05AF1" w:rsidRDefault="00382141" w:rsidP="00382141">
      <w:pPr>
        <w:spacing w:line="240" w:lineRule="auto"/>
        <w:rPr>
          <w:rFonts w:cs="Times New Roman"/>
          <w:b/>
          <w:szCs w:val="24"/>
        </w:rPr>
      </w:pPr>
      <w:r w:rsidRPr="00C05AF1">
        <w:rPr>
          <w:rFonts w:cs="Times New Roman"/>
          <w:b/>
          <w:szCs w:val="24"/>
        </w:rPr>
        <w:t xml:space="preserve">(b) in the same places he should define effect modifiers formally and then list potential ones of possible importance and note (if measured), if he has investigated that modification and if not why not. </w:t>
      </w:r>
    </w:p>
    <w:p w14:paraId="0EE8DE88" w14:textId="77777777" w:rsidR="00382141" w:rsidRPr="00C05AF1" w:rsidRDefault="00382141" w:rsidP="00382141">
      <w:pPr>
        <w:spacing w:line="240" w:lineRule="auto"/>
        <w:rPr>
          <w:rFonts w:cs="Times New Roman"/>
          <w:b/>
          <w:szCs w:val="24"/>
        </w:rPr>
      </w:pPr>
      <w:r w:rsidRPr="00C05AF1">
        <w:rPr>
          <w:rFonts w:cs="Times New Roman"/>
          <w:b/>
          <w:szCs w:val="24"/>
        </w:rPr>
        <w:t>(c) in the same places he should discuss briefly whether or not potential variables are in the causal pathways from temperature to outcomes and the implications of this</w:t>
      </w:r>
    </w:p>
    <w:p w14:paraId="16ADD2C9" w14:textId="77777777" w:rsidR="00382141" w:rsidRPr="00C05AF1" w:rsidRDefault="00382141" w:rsidP="00382141">
      <w:pPr>
        <w:spacing w:line="240" w:lineRule="auto"/>
        <w:rPr>
          <w:rFonts w:cs="Times New Roman"/>
          <w:b/>
          <w:szCs w:val="24"/>
        </w:rPr>
      </w:pPr>
      <w:r w:rsidRPr="00C05AF1">
        <w:rPr>
          <w:rFonts w:cs="Times New Roman"/>
          <w:b/>
          <w:szCs w:val="24"/>
        </w:rPr>
        <w:t>(d) these concepts should be finally considered in the Discussion of each substantive chapter in the context of a causal appraisal of the associations</w:t>
      </w:r>
    </w:p>
    <w:p w14:paraId="257C3885" w14:textId="77777777" w:rsidR="00382141" w:rsidRPr="00C05AF1" w:rsidRDefault="00382141" w:rsidP="00382141">
      <w:pPr>
        <w:spacing w:line="240" w:lineRule="auto"/>
        <w:rPr>
          <w:rFonts w:cs="Times New Roman"/>
          <w:b/>
          <w:szCs w:val="24"/>
        </w:rPr>
      </w:pPr>
      <w:r w:rsidRPr="00C05AF1">
        <w:rPr>
          <w:rFonts w:cs="Times New Roman"/>
          <w:b/>
          <w:szCs w:val="24"/>
        </w:rPr>
        <w:t>As an example, when he states</w:t>
      </w:r>
    </w:p>
    <w:p w14:paraId="29911571" w14:textId="77777777" w:rsidR="00382141" w:rsidRPr="004C6A75" w:rsidRDefault="00382141" w:rsidP="00382141">
      <w:pPr>
        <w:spacing w:line="240" w:lineRule="auto"/>
        <w:rPr>
          <w:rFonts w:cs="Times New Roman"/>
          <w:b/>
          <w:szCs w:val="24"/>
        </w:rPr>
      </w:pPr>
      <w:r w:rsidRPr="00C05AF1">
        <w:rPr>
          <w:rFonts w:cs="Times New Roman"/>
          <w:b/>
          <w:szCs w:val="24"/>
        </w:rPr>
        <w:t>“It has also been argued that pollution should not be a confounder of temperature mortality association, as adjusting for pollution excludes the interaction between temperature and pollution” he should be more analytical and discuss the potential role of air pollution as a confounder, as an intermediate variable in the causal pathway and as an effect modifier.</w:t>
      </w:r>
    </w:p>
    <w:p w14:paraId="3DF062B2" w14:textId="77777777" w:rsidR="00382141" w:rsidRPr="00F9513F" w:rsidRDefault="00382141" w:rsidP="00382141">
      <w:pPr>
        <w:spacing w:line="240" w:lineRule="auto"/>
        <w:rPr>
          <w:rFonts w:cs="Times New Roman"/>
          <w:szCs w:val="24"/>
        </w:rPr>
      </w:pPr>
      <w:r w:rsidRPr="00F9513F">
        <w:rPr>
          <w:rFonts w:cs="Times New Roman"/>
          <w:szCs w:val="24"/>
        </w:rPr>
        <w:t>I have added my description of confounders, effect modifiers and mediators, in Section 5.5 on pgs. XX-XX.</w:t>
      </w:r>
      <w:r>
        <w:rPr>
          <w:rFonts w:cs="Times New Roman"/>
          <w:szCs w:val="24"/>
        </w:rPr>
        <w:t xml:space="preserve"> I have also listed potential variables of note, and the implications of these on my study and potential future work, in Section XX of </w:t>
      </w:r>
      <w:r w:rsidRPr="00F9513F">
        <w:rPr>
          <w:rFonts w:cs="Times New Roman"/>
          <w:szCs w:val="24"/>
        </w:rPr>
        <w:t>Chapter 8, the Discussion Chapter</w:t>
      </w:r>
      <w:r>
        <w:rPr>
          <w:rFonts w:cs="Times New Roman"/>
          <w:szCs w:val="24"/>
        </w:rPr>
        <w:t>.</w:t>
      </w:r>
    </w:p>
    <w:p w14:paraId="4A072DEA" w14:textId="77777777" w:rsidR="00382141" w:rsidRPr="002D23EA" w:rsidRDefault="00382141" w:rsidP="00382141">
      <w:pPr>
        <w:spacing w:line="240" w:lineRule="auto"/>
        <w:rPr>
          <w:rFonts w:cs="Times New Roman"/>
          <w:szCs w:val="24"/>
        </w:rPr>
      </w:pPr>
      <w:r w:rsidRPr="002D23EA">
        <w:rPr>
          <w:rFonts w:cs="Times New Roman"/>
          <w:szCs w:val="24"/>
        </w:rPr>
        <w:t>Chapter 4’s analysis is purely statistical and not causal inference. Therefore, I have not included a description of potential confounders out of Chapter 4’s discussion.</w:t>
      </w:r>
    </w:p>
    <w:p w14:paraId="10794F64" w14:textId="77777777" w:rsidR="00382141" w:rsidRDefault="00382141">
      <w:pPr>
        <w:spacing w:after="0" w:line="240" w:lineRule="auto"/>
        <w:jc w:val="left"/>
        <w:rPr>
          <w:rFonts w:eastAsiaTheme="majorEastAsia" w:cstheme="majorBidi"/>
          <w:szCs w:val="26"/>
        </w:rPr>
      </w:pPr>
      <w:r>
        <w:br w:type="page"/>
      </w:r>
    </w:p>
    <w:p w14:paraId="18E75997" w14:textId="77777777" w:rsidR="00494CBC" w:rsidRDefault="00494CBC" w:rsidP="00494CBC">
      <w:pPr>
        <w:pStyle w:val="Heading2"/>
      </w:pPr>
      <w:bookmarkStart w:id="1" w:name="_Toc16167248"/>
      <w:bookmarkEnd w:id="0"/>
      <w:r>
        <w:lastRenderedPageBreak/>
        <w:t>Confounders, effect modifiers and mediators</w:t>
      </w:r>
      <w:bookmarkEnd w:id="1"/>
    </w:p>
    <w:p w14:paraId="7E64BA69" w14:textId="77777777" w:rsidR="00494CBC" w:rsidRPr="002240EC" w:rsidRDefault="00494CBC" w:rsidP="00494CBC">
      <w:pPr>
        <w:pStyle w:val="Heading3"/>
      </w:pPr>
      <w:bookmarkStart w:id="2" w:name="_Toc16167249"/>
      <w:r>
        <w:t>Confounders</w:t>
      </w:r>
      <w:bookmarkEnd w:id="2"/>
    </w:p>
    <w:p w14:paraId="79505610" w14:textId="77777777" w:rsidR="00494CBC" w:rsidRDefault="00494CBC" w:rsidP="00494CBC">
      <w:r w:rsidRPr="00C46514">
        <w:t>A confounder is a variable that influences the exposure variable (in my case anomalous temperature) as well as the outcome variable (in my case death rates).</w:t>
      </w:r>
      <w:r w:rsidRPr="00C46514">
        <w:fldChar w:fldCharType="begin" w:fldLock="1"/>
      </w:r>
      <w:r w:rsidR="009A0722">
        <w:instrText>ADDIN CSL_CITATION {"citationItems":[{"id":"ITEM-1","itemData":{"DOI":"10.1002/hast.292","ISBN":"0781755646","ISSN":"0093-0334","PMID":"24634080","abstract":"The thoroughly revised and updated Third Edition of the acclaimed Modern Epidemiology reflects both the conceptual development of this evolving science and the increasingly focal role that epidemiology plays in dealing with public health and medical problems. Coauthored by three leading epidemiologists, with sixteen additional contributors, this Third Edition is the most comprehensive and cohesive text on the principles and methods of epidemiologic research. The book covers a broad range of concepts and methods, such as basic measures of disease frequency and associations, study design,field methods, threats to validity, and assessing precision. It also covers advanced topics in data analysis such as Bayesian analysis, bias analysis, and hierarchical regression. Chapters examine specific areas of research such as disease surveillance, ecologic studies, social epidemiology, infectious disease epidemiology, genetic and molecular epidemiology, nutritional epidemiology, environmental epidemiology, reproductive epidemiology, and clinical epidemiology.","author":[{"dropping-particle":"","family":"Rothman","given":"Kenneth J.","non-dropping-particle":"","parse-names":false,"suffix":""},{"dropping-particle":"","family":"Greenland","given":"Sander","non-dropping-particle":"","parse-names":false,"suffix":""},{"dropping-particle":"","family":"Associate","given":"Timothy L. Lash","non-dropping-particle":"","parse-names":false,"suffix":""}],"container-title":"Lippincott Williams &amp; Wilkins","id":"ITEM-1","issued":{"date-parts":[["2014"]]},"title":"Modern Epidemiology: 3rd Edition","type":"book"},"uris":["http://www.mendeley.com/documents/?uuid=5ebeac12-32ba-4186-aacb-87e31ccfe968"]}],"mendeley":{"formattedCitation":"&lt;sup&gt;1&lt;/sup&gt;","plainTextFormattedCitation":"1","previouslyFormattedCitation":"&lt;sup&gt;251&lt;/sup&gt;"},"properties":{"noteIndex":0},"schema":"https://github.com/citation-style-language/schema/raw/master/csl-citation.json"}</w:instrText>
      </w:r>
      <w:r w:rsidRPr="00C46514">
        <w:fldChar w:fldCharType="separate"/>
      </w:r>
      <w:r w:rsidR="009A0722" w:rsidRPr="009A0722">
        <w:rPr>
          <w:noProof/>
          <w:vertAlign w:val="superscript"/>
        </w:rPr>
        <w:t>1</w:t>
      </w:r>
      <w:r w:rsidRPr="00C46514">
        <w:fldChar w:fldCharType="end"/>
      </w:r>
      <w:r w:rsidRPr="00C46514">
        <w:t xml:space="preserve"> Without adjusting for confounders in an analysis, the real effect of the original exposure could lead to an over- or underestimation of the effect of an exposure on an outcome, depending on how the confounders are associated with the original exposure and the outcome.</w:t>
      </w:r>
    </w:p>
    <w:p w14:paraId="1A0290D6" w14:textId="77777777" w:rsidR="00494CBC" w:rsidRDefault="00494CBC" w:rsidP="00494CBC">
      <w:r>
        <w:fldChar w:fldCharType="begin"/>
      </w:r>
      <w:r>
        <w:instrText xml:space="preserve"> REF _Ref16091286 \h </w:instrText>
      </w:r>
      <w:r>
        <w:fldChar w:fldCharType="separate"/>
      </w:r>
      <w:r w:rsidR="00E07E94">
        <w:t xml:space="preserve">Figure </w:t>
      </w:r>
      <w:r w:rsidR="00E07E94">
        <w:rPr>
          <w:noProof/>
        </w:rPr>
        <w:t>1</w:t>
      </w:r>
      <w:r>
        <w:fldChar w:fldCharType="end"/>
      </w:r>
      <w:r>
        <w:t xml:space="preserve"> displays a Directed Acyclic Graph (DAG) relevant to considerations in my thesis. DAGs are commonly used in the epidemiological community to identify variables which must be measured and controlled for to obtain unconfounded effect estimates.</w:t>
      </w:r>
      <w:r>
        <w:fldChar w:fldCharType="begin" w:fldLock="1"/>
      </w:r>
      <w:r w:rsidR="009A0722">
        <w:instrText>ADDIN CSL_CITATION {"citationItems":[{"id":"ITEM-1","itemData":{"DOI":"10.1097/00001648-199901000-00008","ISSN":"10443983","abstract":"Causal diagrams have a long history of informal use and, more recently, have undergone formal development for applications in expert systems and robotics. We provide an introduction to these developments and their use in epidemiologic research. Causal diagrams can provide a starting point for identifying variables that must be measured and controlled to obtain unconfounded effect estimates. They also provide a method for critical evaluation of traditional epidemiologic criteria for confounding. In particular, they reveal certain heretofore unnoticed shortcomings of those criteria when used in considering multiple potential confounders. We show how to modify the traditional criteria to correct those shortcomings.","author":[{"dropping-particle":"","family":"Greenland","given":"Sander","non-dropping-particle":"","parse-names":false,"suffix":""},{"dropping-particle":"","family":"Pearl","given":"Judea","non-dropping-particle":"","parse-names":false,"suffix":""},{"dropping-particle":"","family":"Robins","given":"James M.","non-dropping-particle":"","parse-names":false,"suffix":""}],"container-title":"Epidemiology","id":"ITEM-1","issued":{"date-parts":[["1999"]]},"title":"Causal diagrams for epidemiologic research","type":"article-journal"},"uris":["http://www.mendeley.com/documents/?uuid=c5da7b96-a0a4-44d7-9780-067c14d8b240"]}],"mendeley":{"formattedCitation":"&lt;sup&gt;2&lt;/sup&gt;","plainTextFormattedCitation":"2","previouslyFormattedCitation":"&lt;sup&gt;252&lt;/sup&gt;"},"properties":{"noteIndex":0},"schema":"https://github.com/citation-style-language/schema/raw/master/csl-citation.json"}</w:instrText>
      </w:r>
      <w:r>
        <w:fldChar w:fldCharType="separate"/>
      </w:r>
      <w:r w:rsidR="009A0722" w:rsidRPr="009A0722">
        <w:rPr>
          <w:noProof/>
          <w:vertAlign w:val="superscript"/>
        </w:rPr>
        <w:t>2</w:t>
      </w:r>
      <w:r>
        <w:fldChar w:fldCharType="end"/>
      </w:r>
      <w:r>
        <w:t xml:space="preserve"> In the DAG in </w:t>
      </w:r>
      <w:r>
        <w:fldChar w:fldCharType="begin"/>
      </w:r>
      <w:r>
        <w:instrText xml:space="preserve"> REF _Ref16091286 \h </w:instrText>
      </w:r>
      <w:r>
        <w:fldChar w:fldCharType="separate"/>
      </w:r>
      <w:r w:rsidR="00E07E94">
        <w:t xml:space="preserve">Figure </w:t>
      </w:r>
      <w:r w:rsidR="00E07E94">
        <w:rPr>
          <w:noProof/>
        </w:rPr>
        <w:t>1</w:t>
      </w:r>
      <w:r>
        <w:fldChar w:fldCharType="end"/>
      </w:r>
      <w:r>
        <w:t xml:space="preserve">, air pollution is not a confounder, as its variation does not influence temperature. Rather, temperature can influence the level of air pollution. However, both air pollution and temperature are exposures manifested by the physics of the atmosphere on Earth, summarised in </w:t>
      </w:r>
      <w:r>
        <w:fldChar w:fldCharType="begin"/>
      </w:r>
      <w:r>
        <w:instrText xml:space="preserve"> REF _Ref16091286 \h </w:instrText>
      </w:r>
      <w:r>
        <w:fldChar w:fldCharType="separate"/>
      </w:r>
      <w:r w:rsidR="00E07E94">
        <w:t xml:space="preserve">Figure </w:t>
      </w:r>
      <w:r w:rsidR="00E07E94">
        <w:rPr>
          <w:noProof/>
        </w:rPr>
        <w:t>1</w:t>
      </w:r>
      <w:r>
        <w:fldChar w:fldCharType="end"/>
      </w:r>
      <w:r>
        <w:t xml:space="preserve"> by the term ‘weather regimes’. If appropriate adjustments cannot be made to account for the common influence of weather regimes, then the air pollution path is not fully blocked, and it should be adjusted for in my statistical model. In my model, I have partially adjusted month-to-month variation in weather regimes by stratifying my analysis by month (Section </w:t>
      </w:r>
      <w:r w:rsidR="00A3318C">
        <w:t>5.4</w:t>
      </w:r>
      <w:r>
        <w:t xml:space="preserve">). I acknowledge, however, that this may not fully capture the entirety of the variation that weather regimes may have on air pollution and temperature exposure values. I discuss this further </w:t>
      </w:r>
      <w:r>
        <w:rPr>
          <w:rFonts w:cs="Times New Roman"/>
          <w:szCs w:val="24"/>
        </w:rPr>
        <w:t xml:space="preserve">in Section </w:t>
      </w:r>
      <w:r w:rsidR="00A3318C">
        <w:rPr>
          <w:rFonts w:cs="Times New Roman"/>
          <w:szCs w:val="24"/>
        </w:rPr>
        <w:t>8.4</w:t>
      </w:r>
      <w:r>
        <w:rPr>
          <w:rFonts w:cs="Times New Roman"/>
          <w:szCs w:val="24"/>
        </w:rPr>
        <w:t xml:space="preserve"> of</w:t>
      </w:r>
      <w:r>
        <w:t xml:space="preserve"> Chapter </w:t>
      </w:r>
      <w:r w:rsidR="00A3318C">
        <w:t>8</w:t>
      </w:r>
      <w:r>
        <w:t>.</w:t>
      </w:r>
    </w:p>
    <w:p w14:paraId="6F7B204E" w14:textId="77777777" w:rsidR="00494CBC" w:rsidRDefault="00494CBC" w:rsidP="00494CBC">
      <w:pPr>
        <w:keepNext/>
      </w:pPr>
      <w:r>
        <w:rPr>
          <w:noProof/>
        </w:rPr>
        <w:lastRenderedPageBreak/>
        <w:drawing>
          <wp:inline distT="0" distB="0" distL="0" distR="0" wp14:anchorId="21FFBC1A" wp14:editId="6AE00596">
            <wp:extent cx="5727700" cy="242379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AG 2019 08 07.pdf"/>
                    <pic:cNvPicPr/>
                  </pic:nvPicPr>
                  <pic:blipFill>
                    <a:blip r:embed="rId6">
                      <a:extLst>
                        <a:ext uri="{28A0092B-C50C-407E-A947-70E740481C1C}">
                          <a14:useLocalDpi xmlns:a14="http://schemas.microsoft.com/office/drawing/2010/main" val="0"/>
                        </a:ext>
                      </a:extLst>
                    </a:blip>
                    <a:stretch>
                      <a:fillRect/>
                    </a:stretch>
                  </pic:blipFill>
                  <pic:spPr>
                    <a:xfrm>
                      <a:off x="0" y="0"/>
                      <a:ext cx="5727700" cy="2423795"/>
                    </a:xfrm>
                    <a:prstGeom prst="rect">
                      <a:avLst/>
                    </a:prstGeom>
                  </pic:spPr>
                </pic:pic>
              </a:graphicData>
            </a:graphic>
          </wp:inline>
        </w:drawing>
      </w:r>
    </w:p>
    <w:p w14:paraId="619343E0" w14:textId="77777777" w:rsidR="00494CBC" w:rsidRPr="00282DBD" w:rsidRDefault="00494CBC" w:rsidP="00494CBC">
      <w:pPr>
        <w:pStyle w:val="Caption"/>
        <w:rPr>
          <w:noProof/>
        </w:rPr>
      </w:pPr>
      <w:bookmarkStart w:id="3" w:name="_Ref16091286"/>
      <w:bookmarkStart w:id="4" w:name="_Toc16090910"/>
      <w:commentRangeStart w:id="5"/>
      <w:r>
        <w:t xml:space="preserve">Figure </w:t>
      </w:r>
      <w:commentRangeEnd w:id="5"/>
      <w:r w:rsidR="00712C6D">
        <w:rPr>
          <w:rStyle w:val="CommentReference"/>
          <w:iCs w:val="0"/>
        </w:rPr>
        <w:commentReference w:id="5"/>
      </w:r>
      <w:fldSimple w:instr=" SEQ Figure \* ARABIC ">
        <w:r w:rsidR="00E07E94">
          <w:rPr>
            <w:noProof/>
          </w:rPr>
          <w:t>1</w:t>
        </w:r>
      </w:fldSimple>
      <w:bookmarkEnd w:id="3"/>
      <w:r>
        <w:t xml:space="preserve">. DAG describing the potential confounding and effect modification of air pollution on a study of </w:t>
      </w:r>
      <w:r>
        <w:rPr>
          <w:noProof/>
        </w:rPr>
        <w:t>tempearture and mortality. The causal-pie symbol represents the potential effect modification between air pollution and temperature.</w:t>
      </w:r>
      <w:bookmarkEnd w:id="4"/>
      <w:r>
        <w:rPr>
          <w:noProof/>
        </w:rPr>
        <w:fldChar w:fldCharType="begin" w:fldLock="1"/>
      </w:r>
      <w:r w:rsidR="009A0722">
        <w:rPr>
          <w:noProof/>
        </w:rPr>
        <w:instrText>ADDIN CSL_CITATION {"citationItems":[{"id":"ITEM-1","itemData":{"DOI":"10.2147/CLEP.S160205","ISSN":"11791349","abstract":"© 2018 Chen and Lee. Characterizing the relations between exposures and diseases is the central tenet of epidemiology. Researchers may want to evaluate exposure-disease causation by assessing whether the disease under concern is induced by the various exposures – the so-called “attribution”. In this paper, the authors propose a method to attribute diseases to multiple pathways based on the causal-pie model. The method can also be used to evaluate the potential impact of an intervention strategy and to allocate responsibility in tort-law liability issues.","author":[{"dropping-particle":"","family":"Chen","given":"Christine","non-dropping-particle":"","parse-names":false,"suffix":""},{"dropping-particle":"","family":"Lee","given":"Wen Chung","non-dropping-particle":"","parse-names":false,"suffix":""}],"container-title":"Clinical Epidemiology","id":"ITEM-1","issued":{"date-parts":[["2018"]]},"title":"Attributing diseases to multiple pathways: a causal-pie modeling approach","type":"article-journal"},"uris":["http://www.mendeley.com/documents/?uuid=195e6a0e-40e8-493d-adf3-1e8876b44763"]}],"mendeley":{"formattedCitation":"&lt;sup&gt;3&lt;/sup&gt;","plainTextFormattedCitation":"3","previouslyFormattedCitation":"&lt;sup&gt;253&lt;/sup&gt;"},"properties":{"noteIndex":0},"schema":"https://github.com/citation-style-language/schema/raw/master/csl-citation.json"}</w:instrText>
      </w:r>
      <w:r>
        <w:rPr>
          <w:noProof/>
        </w:rPr>
        <w:fldChar w:fldCharType="separate"/>
      </w:r>
      <w:r w:rsidR="009A0722" w:rsidRPr="009A0722">
        <w:rPr>
          <w:noProof/>
          <w:vertAlign w:val="superscript"/>
        </w:rPr>
        <w:t>3</w:t>
      </w:r>
      <w:r>
        <w:rPr>
          <w:noProof/>
        </w:rPr>
        <w:fldChar w:fldCharType="end"/>
      </w:r>
    </w:p>
    <w:p w14:paraId="699FC5CF" w14:textId="77777777" w:rsidR="00494CBC" w:rsidRDefault="00494CBC" w:rsidP="00494CBC">
      <w:pPr>
        <w:pStyle w:val="Heading3"/>
      </w:pPr>
      <w:bookmarkStart w:id="6" w:name="_Toc16167250"/>
      <w:r>
        <w:t>Effect modifiers</w:t>
      </w:r>
      <w:bookmarkEnd w:id="6"/>
    </w:p>
    <w:p w14:paraId="31748372" w14:textId="45768503" w:rsidR="00494CBC" w:rsidRDefault="00494CBC" w:rsidP="00494CBC">
      <w:pPr>
        <w:rPr>
          <w:rFonts w:cs="Times New Roman"/>
          <w:szCs w:val="24"/>
        </w:rPr>
      </w:pPr>
      <w:r w:rsidRPr="00C05AF1">
        <w:rPr>
          <w:rFonts w:cs="Times New Roman"/>
          <w:szCs w:val="24"/>
        </w:rPr>
        <w:t>Effect modification is where the magnitude of an exposure effect varies across levels of another variable.</w:t>
      </w:r>
      <w:r w:rsidRPr="00C05AF1">
        <w:rPr>
          <w:rFonts w:cs="Times New Roman"/>
          <w:szCs w:val="24"/>
        </w:rPr>
        <w:fldChar w:fldCharType="begin" w:fldLock="1"/>
      </w:r>
      <w:r w:rsidR="009A0722">
        <w:rPr>
          <w:rFonts w:cs="Times New Roman"/>
          <w:szCs w:val="24"/>
        </w:rPr>
        <w:instrText>ADDIN CSL_CITATION {"citationItems":[{"id":"ITEM-1","itemData":{"DOI":"10.1002/hast.292","ISBN":"0781755646","ISSN":"0093-0334","PMID":"24634080","abstract":"The thoroughly revised and updated Third Edition of the acclaimed Modern Epidemiology reflects both the conceptual development of this evolving science and the increasingly focal role that epidemiology plays in dealing with public health and medical problems. Coauthored by three leading epidemiologists, with sixteen additional contributors, this Third Edition is the most comprehensive and cohesive text on the principles and methods of epidemiologic research. The book covers a broad range of concepts and methods, such as basic measures of disease frequency and associations, study design,field methods, threats to validity, and assessing precision. It also covers advanced topics in data analysis such as Bayesian analysis, bias analysis, and hierarchical regression. Chapters examine specific areas of research such as disease surveillance, ecologic studies, social epidemiology, infectious disease epidemiology, genetic and molecular epidemiology, nutritional epidemiology, environmental epidemiology, reproductive epidemiology, and clinical epidemiology.","author":[{"dropping-particle":"","family":"Rothman","given":"Kenneth J.","non-dropping-particle":"","parse-names":false,"suffix":""},{"dropping-particle":"","family":"Greenland","given":"Sander","non-dropping-particle":"","parse-names":false,"suffix":""},{"dropping-particle":"","family":"Associate","given":"Timothy L. Lash","non-dropping-particle":"","parse-names":false,"suffix":""}],"container-title":"Lippincott Williams &amp; Wilkins","id":"ITEM-1","issued":{"date-parts":[["2014"]]},"title":"Modern Epidemiology: 3rd Edition","type":"book"},"uris":["http://www.mendeley.com/documents/?uuid=5ebeac12-32ba-4186-aacb-87e31ccfe968"]}],"mendeley":{"formattedCitation":"&lt;sup&gt;1&lt;/sup&gt;","plainTextFormattedCitation":"1","previouslyFormattedCitation":"&lt;sup&gt;251&lt;/sup&gt;"},"properties":{"noteIndex":0},"schema":"https://github.com/citation-style-language/schema/raw/master/csl-citation.json"}</w:instrText>
      </w:r>
      <w:r w:rsidRPr="00C05AF1">
        <w:rPr>
          <w:rFonts w:cs="Times New Roman"/>
          <w:szCs w:val="24"/>
        </w:rPr>
        <w:fldChar w:fldCharType="separate"/>
      </w:r>
      <w:r w:rsidR="009A0722" w:rsidRPr="009A0722">
        <w:rPr>
          <w:rFonts w:cs="Times New Roman"/>
          <w:noProof/>
          <w:szCs w:val="24"/>
          <w:vertAlign w:val="superscript"/>
        </w:rPr>
        <w:t>1</w:t>
      </w:r>
      <w:r w:rsidRPr="00C05AF1">
        <w:rPr>
          <w:rFonts w:cs="Times New Roman"/>
          <w:szCs w:val="24"/>
        </w:rPr>
        <w:fldChar w:fldCharType="end"/>
      </w:r>
      <w:r>
        <w:rPr>
          <w:rFonts w:cs="Times New Roman"/>
          <w:szCs w:val="24"/>
        </w:rPr>
        <w:t xml:space="preserve"> </w:t>
      </w:r>
      <w:commentRangeStart w:id="7"/>
      <w:r>
        <w:rPr>
          <w:rFonts w:cs="Times New Roman"/>
          <w:szCs w:val="24"/>
        </w:rPr>
        <w:t>A common example of an effect modifier is age</w:t>
      </w:r>
      <w:commentRangeEnd w:id="7"/>
      <w:r w:rsidR="00712C6D">
        <w:rPr>
          <w:rStyle w:val="CommentReference"/>
        </w:rPr>
        <w:commentReference w:id="7"/>
      </w:r>
      <w:r>
        <w:rPr>
          <w:rFonts w:cs="Times New Roman"/>
          <w:szCs w:val="24"/>
        </w:rPr>
        <w:t xml:space="preserve">, whereby an exposure effect on an outcome may be different depending on how old or young a person is. </w:t>
      </w:r>
      <w:r>
        <w:fldChar w:fldCharType="begin"/>
      </w:r>
      <w:r>
        <w:instrText xml:space="preserve"> REF _Ref16091286 \h </w:instrText>
      </w:r>
      <w:r>
        <w:fldChar w:fldCharType="separate"/>
      </w:r>
      <w:r w:rsidR="00E07E94">
        <w:t xml:space="preserve">Figure </w:t>
      </w:r>
      <w:r w:rsidR="00E07E94">
        <w:rPr>
          <w:noProof/>
        </w:rPr>
        <w:t>1</w:t>
      </w:r>
      <w:r>
        <w:fldChar w:fldCharType="end"/>
      </w:r>
      <w:r>
        <w:rPr>
          <w:rFonts w:cs="Times New Roman"/>
          <w:szCs w:val="24"/>
        </w:rPr>
        <w:t xml:space="preserve"> displays a causal-pie symbol, </w:t>
      </w:r>
      <w:del w:id="9" w:author="Goodarz Danaei" w:date="2019-08-08T12:03:00Z">
        <w:r w:rsidDel="00712C6D">
          <w:rPr>
            <w:rFonts w:cs="Times New Roman"/>
            <w:szCs w:val="24"/>
          </w:rPr>
          <w:delText xml:space="preserve">seen as a daughter of both air pollution and temperature, </w:delText>
        </w:r>
      </w:del>
      <w:r>
        <w:rPr>
          <w:rFonts w:cs="Times New Roman"/>
          <w:szCs w:val="24"/>
        </w:rPr>
        <w:t>denoting the potential effect modification of temperature by pollution, styled after recent DAG proposals by VanderWeele and others.</w:t>
      </w:r>
      <w:r>
        <w:rPr>
          <w:rFonts w:cs="Times New Roman"/>
          <w:szCs w:val="24"/>
        </w:rPr>
        <w:fldChar w:fldCharType="begin" w:fldLock="1"/>
      </w:r>
      <w:r w:rsidR="009A0722">
        <w:rPr>
          <w:rFonts w:cs="Times New Roman"/>
          <w:szCs w:val="24"/>
        </w:rPr>
        <w:instrText>ADDIN CSL_CITATION {"citationItems":[{"id":"ITEM-1","itemData":{"DOI":"10.2147/CLEP.S160205","ISSN":"11791349","abstract":"© 2018 Chen and Lee. Characterizing the relations between exposures and diseases is the central tenet of epidemiology. Researchers may want to evaluate exposure-disease causation by assessing whether the disease under concern is induced by the various exposures – the so-called “attribution”. In this paper, the authors propose a method to attribute diseases to multiple pathways based on the causal-pie model. The method can also be used to evaluate the potential impact of an intervention strategy and to allocate responsibility in tort-law liability issues.","author":[{"dropping-particle":"","family":"Chen","given":"Christine","non-dropping-particle":"","parse-names":false,"suffix":""},{"dropping-particle":"","family":"Lee","given":"Wen Chung","non-dropping-particle":"","parse-names":false,"suffix":""}],"container-title":"Clinical Epidemiology","id":"ITEM-1","issued":{"date-parts":[["2018"]]},"title":"Attributing diseases to multiple pathways: a causal-pie modeling approach","type":"article-journal"},"uris":["http://www.mendeley.com/documents/?uuid=195e6a0e-40e8-493d-adf3-1e8876b44763"]},{"id":"ITEM-2","itemData":{"DOI":"10.1097/EDE.0000000000000121","ISSN":"15315487","abstract":"The overall effect of an exposure on an outcome, in the presence of a mediator with which the exposure may interact, can be decomposed into 4 components: (1) the effect of the exposure in the absence of the mediator, (2) the interactive effect when the mediator is left to what it would be in the absence of exposure, (3) a mediated interaction, and (4) a pure mediated effect. These 4 components, respectively, correspond to the portion of the effect that is due to neither mediation nor interaction, to just interaction (but not mediation), to both mediation and interaction, and to just mediation (but not interaction). This 4-way decomposition unites methods that attribute effects to interactions and methods that assess mediation. Certain combinations of these 4 components correspond to measures for mediation, whereas other combinations correspond to measures of interaction previously proposed in the literature. Prior decompositions in the literature are in essence special cases of this 4-way decomposition. The 4-way decomposition can be carried out using standard statistical models, and software is provided to estimate each of the 4 components. The 4-way decomposition provides maximum insight into how much of an effect is mediated, how much is due to interaction, how much is due to both mediation and interaction together, and how much is due to neither.","author":[{"dropping-particle":"","family":"Vanderweele","given":"Tyler J.","non-dropping-particle":"","parse-names":false,"suffix":""}],"container-title":"Epidemiology","id":"ITEM-2","issued":{"date-parts":[["2014"]]},"title":"A unification of mediation and interaction: a 4-way decomposition","type":"article-journal"},"uris":["http://www.mendeley.com/documents/?uuid=bfdcd615-4ac8-483e-b121-d3a5a3b39fb4"]}],"mendeley":{"formattedCitation":"&lt;sup&gt;3,4&lt;/sup&gt;","plainTextFormattedCitation":"3,4","previouslyFormattedCitation":"&lt;sup&gt;253,254&lt;/sup&gt;"},"properties":{"noteIndex":0},"schema":"https://github.com/citation-style-language/schema/raw/master/csl-citation.json"}</w:instrText>
      </w:r>
      <w:r>
        <w:rPr>
          <w:rFonts w:cs="Times New Roman"/>
          <w:szCs w:val="24"/>
        </w:rPr>
        <w:fldChar w:fldCharType="separate"/>
      </w:r>
      <w:r w:rsidR="009A0722" w:rsidRPr="009A0722">
        <w:rPr>
          <w:rFonts w:cs="Times New Roman"/>
          <w:noProof/>
          <w:szCs w:val="24"/>
          <w:vertAlign w:val="superscript"/>
        </w:rPr>
        <w:t>3,4</w:t>
      </w:r>
      <w:r>
        <w:rPr>
          <w:rFonts w:cs="Times New Roman"/>
          <w:szCs w:val="24"/>
        </w:rPr>
        <w:fldChar w:fldCharType="end"/>
      </w:r>
      <w:r>
        <w:rPr>
          <w:rFonts w:cs="Times New Roman"/>
          <w:szCs w:val="24"/>
        </w:rPr>
        <w:t xml:space="preserve"> In the model I used here for my thesis, I accounted for the potential effect modification by </w:t>
      </w:r>
      <w:r w:rsidRPr="0059443A">
        <w:rPr>
          <w:rFonts w:cs="Times New Roman"/>
          <w:szCs w:val="24"/>
        </w:rPr>
        <w:t>month,</w:t>
      </w:r>
      <w:r>
        <w:rPr>
          <w:rFonts w:cs="Times New Roman"/>
          <w:szCs w:val="24"/>
        </w:rPr>
        <w:t xml:space="preserve"> sex and</w:t>
      </w:r>
      <w:r w:rsidRPr="0059443A">
        <w:rPr>
          <w:rFonts w:cs="Times New Roman"/>
          <w:szCs w:val="24"/>
        </w:rPr>
        <w:t xml:space="preserve"> age group</w:t>
      </w:r>
      <w:r>
        <w:rPr>
          <w:rFonts w:cs="Times New Roman"/>
          <w:szCs w:val="24"/>
        </w:rPr>
        <w:t xml:space="preserve"> (</w:t>
      </w:r>
      <w:r w:rsidR="00A3318C">
        <w:rPr>
          <w:rFonts w:cs="Times New Roman"/>
          <w:szCs w:val="24"/>
        </w:rPr>
        <w:t>Equation 4</w:t>
      </w:r>
      <w:r>
        <w:rPr>
          <w:rFonts w:cs="Times New Roman"/>
          <w:szCs w:val="24"/>
        </w:rPr>
        <w:t xml:space="preserve"> as used in Chapters </w:t>
      </w:r>
      <w:r w:rsidR="00E07E94">
        <w:rPr>
          <w:rFonts w:cs="Times New Roman"/>
          <w:szCs w:val="24"/>
        </w:rPr>
        <w:t xml:space="preserve">6 </w:t>
      </w:r>
      <w:r>
        <w:rPr>
          <w:rFonts w:cs="Times New Roman"/>
          <w:szCs w:val="24"/>
        </w:rPr>
        <w:t>and</w:t>
      </w:r>
      <w:r w:rsidR="00E07E94">
        <w:rPr>
          <w:rFonts w:cs="Times New Roman"/>
          <w:szCs w:val="24"/>
        </w:rPr>
        <w:t>7</w:t>
      </w:r>
      <w:r w:rsidRPr="009744BE">
        <w:rPr>
          <w:rFonts w:cs="Times New Roman"/>
          <w:szCs w:val="24"/>
        </w:rPr>
        <w:t>)</w:t>
      </w:r>
      <w:r>
        <w:rPr>
          <w:rFonts w:cs="Times New Roman"/>
          <w:szCs w:val="24"/>
        </w:rPr>
        <w:t xml:space="preserve"> and by state </w:t>
      </w:r>
      <w:r w:rsidRPr="00ED29BC">
        <w:rPr>
          <w:rFonts w:cs="Times New Roman"/>
          <w:szCs w:val="24"/>
        </w:rPr>
        <w:t>(</w:t>
      </w:r>
      <w:r w:rsidR="00A3318C">
        <w:rPr>
          <w:rFonts w:cs="Times New Roman"/>
          <w:szCs w:val="24"/>
        </w:rPr>
        <w:t>Equation 9</w:t>
      </w:r>
      <w:r>
        <w:rPr>
          <w:rFonts w:cs="Times New Roman"/>
          <w:szCs w:val="24"/>
        </w:rPr>
        <w:t xml:space="preserve"> as used in Chapter </w:t>
      </w:r>
      <w:r w:rsidR="00E07E94">
        <w:rPr>
          <w:rFonts w:cs="Times New Roman"/>
          <w:szCs w:val="24"/>
        </w:rPr>
        <w:t>7</w:t>
      </w:r>
      <w:r w:rsidRPr="00ED29BC">
        <w:rPr>
          <w:rFonts w:cs="Times New Roman"/>
          <w:szCs w:val="24"/>
        </w:rPr>
        <w:t>)</w:t>
      </w:r>
      <w:r>
        <w:rPr>
          <w:rFonts w:cs="Times New Roman"/>
          <w:szCs w:val="24"/>
        </w:rPr>
        <w:t xml:space="preserve">, based on previous research explained in Chapter </w:t>
      </w:r>
      <w:r w:rsidR="00E07E94">
        <w:rPr>
          <w:rFonts w:cs="Times New Roman"/>
          <w:szCs w:val="24"/>
        </w:rPr>
        <w:t>2</w:t>
      </w:r>
      <w:r w:rsidRPr="00ED29BC">
        <w:rPr>
          <w:rFonts w:cs="Times New Roman"/>
          <w:szCs w:val="24"/>
        </w:rPr>
        <w:t>.</w:t>
      </w:r>
      <w:r>
        <w:rPr>
          <w:rFonts w:cs="Times New Roman"/>
          <w:szCs w:val="24"/>
        </w:rPr>
        <w:t xml:space="preserve"> In my thesis, I did not examine the effect modification by air pollution levels; rather, my results in Chapters </w:t>
      </w:r>
      <w:r w:rsidR="00155443">
        <w:rPr>
          <w:rFonts w:cs="Times New Roman"/>
          <w:szCs w:val="24"/>
        </w:rPr>
        <w:t>6</w:t>
      </w:r>
      <w:r>
        <w:rPr>
          <w:rFonts w:cs="Times New Roman"/>
          <w:szCs w:val="24"/>
        </w:rPr>
        <w:t xml:space="preserve"> and </w:t>
      </w:r>
      <w:r w:rsidR="00155443">
        <w:rPr>
          <w:rFonts w:cs="Times New Roman"/>
          <w:szCs w:val="24"/>
        </w:rPr>
        <w:t>7</w:t>
      </w:r>
      <w:r>
        <w:rPr>
          <w:rFonts w:cs="Times New Roman"/>
          <w:szCs w:val="24"/>
        </w:rPr>
        <w:t xml:space="preserve"> give the average effect across distributions of air pollution levels. This is analogous to summarising various age-modified risks by a single value to represent risk across all ages, common in epidemiological studies. I discuss how further work could include air pollution as an effect modifier in Section </w:t>
      </w:r>
      <w:r w:rsidR="00A3318C">
        <w:rPr>
          <w:rFonts w:cs="Times New Roman"/>
          <w:szCs w:val="24"/>
        </w:rPr>
        <w:t>8.4</w:t>
      </w:r>
      <w:r>
        <w:rPr>
          <w:rFonts w:cs="Times New Roman"/>
          <w:szCs w:val="24"/>
        </w:rPr>
        <w:t xml:space="preserve"> of Chapter </w:t>
      </w:r>
      <w:r w:rsidR="00A3318C">
        <w:rPr>
          <w:rFonts w:cs="Times New Roman"/>
          <w:szCs w:val="24"/>
        </w:rPr>
        <w:t>8</w:t>
      </w:r>
      <w:r>
        <w:rPr>
          <w:rFonts w:cs="Times New Roman"/>
          <w:szCs w:val="24"/>
        </w:rPr>
        <w:t>, as well as other potential effect modifiers which may be worth exploring.</w:t>
      </w:r>
    </w:p>
    <w:p w14:paraId="5DE37FCF" w14:textId="77777777" w:rsidR="00494CBC" w:rsidRPr="00724C7D" w:rsidRDefault="00494CBC" w:rsidP="00494CBC">
      <w:pPr>
        <w:pStyle w:val="Heading3"/>
      </w:pPr>
      <w:bookmarkStart w:id="10" w:name="_Toc16167251"/>
      <w:r>
        <w:lastRenderedPageBreak/>
        <w:t>Mediators</w:t>
      </w:r>
      <w:bookmarkEnd w:id="10"/>
    </w:p>
    <w:p w14:paraId="7BAB0867" w14:textId="77777777" w:rsidR="00494CBC" w:rsidRPr="00777480" w:rsidRDefault="00494CBC" w:rsidP="00494CBC">
      <w:r w:rsidRPr="00777480">
        <w:t>A mediator is a variable along a causal pathway between the exposure and the outcome.</w:t>
      </w:r>
      <w:r w:rsidRPr="00777480">
        <w:fldChar w:fldCharType="begin" w:fldLock="1"/>
      </w:r>
      <w:r w:rsidR="009A0722">
        <w:instrText>ADDIN CSL_CITATION {"citationItems":[{"id":"ITEM-1","itemData":{"DOI":"10.1002/hast.292","ISBN":"0781755646","ISSN":"0093-0334","PMID":"24634080","abstract":"The thoroughly revised and updated Third Edition of the acclaimed Modern Epidemiology reflects both the conceptual development of this evolving science and the increasingly focal role that epidemiology plays in dealing with public health and medical problems. Coauthored by three leading epidemiologists, with sixteen additional contributors, this Third Edition is the most comprehensive and cohesive text on the principles and methods of epidemiologic research. The book covers a broad range of concepts and methods, such as basic measures of disease frequency and associations, study design,field methods, threats to validity, and assessing precision. It also covers advanced topics in data analysis such as Bayesian analysis, bias analysis, and hierarchical regression. Chapters examine specific areas of research such as disease surveillance, ecologic studies, social epidemiology, infectious disease epidemiology, genetic and molecular epidemiology, nutritional epidemiology, environmental epidemiology, reproductive epidemiology, and clinical epidemiology.","author":[{"dropping-particle":"","family":"Rothman","given":"Kenneth J.","non-dropping-particle":"","parse-names":false,"suffix":""},{"dropping-particle":"","family":"Greenland","given":"Sander","non-dropping-particle":"","parse-names":false,"suffix":""},{"dropping-particle":"","family":"Associate","given":"Timothy L. Lash","non-dropping-particle":"","parse-names":false,"suffix":""}],"container-title":"Lippincott Williams &amp; Wilkins","id":"ITEM-1","issued":{"date-parts":[["2014"]]},"title":"Modern Epidemiology: 3rd Edition","type":"book"},"uris":["http://www.mendeley.com/documents/?uuid=5ebeac12-32ba-4186-aacb-87e31ccfe968"]}],"mendeley":{"formattedCitation":"&lt;sup&gt;1&lt;/sup&gt;","plainTextFormattedCitation":"1","previouslyFormattedCitation":"&lt;sup&gt;251&lt;/sup&gt;"},"properties":{"noteIndex":0},"schema":"https://github.com/citation-style-language/schema/raw/master/csl-citation.json"}</w:instrText>
      </w:r>
      <w:r w:rsidRPr="00777480">
        <w:fldChar w:fldCharType="separate"/>
      </w:r>
      <w:r w:rsidR="009A0722" w:rsidRPr="009A0722">
        <w:rPr>
          <w:noProof/>
          <w:vertAlign w:val="superscript"/>
        </w:rPr>
        <w:t>1</w:t>
      </w:r>
      <w:r w:rsidRPr="00777480">
        <w:fldChar w:fldCharType="end"/>
      </w:r>
      <w:r w:rsidRPr="00777480">
        <w:t xml:space="preserve"> For example, warmer temperatures may </w:t>
      </w:r>
      <w:r>
        <w:t>result in</w:t>
      </w:r>
      <w:r w:rsidRPr="00777480">
        <w:t xml:space="preserve"> people drink</w:t>
      </w:r>
      <w:r>
        <w:t>ing</w:t>
      </w:r>
      <w:r w:rsidRPr="00777480">
        <w:t xml:space="preserve"> more alcohol, </w:t>
      </w:r>
      <w:r>
        <w:t>and</w:t>
      </w:r>
      <w:r w:rsidRPr="00777480">
        <w:t xml:space="preserve"> alcohol impairs a driver’s ability to drive without getting into accidents. Increases in temperature and alcohol levels in a driver’s blood both increase the chances of dying, but increases in temperature also affect the potential for the population to drink alcohol.</w:t>
      </w:r>
    </w:p>
    <w:p w14:paraId="6B6E604F" w14:textId="77777777" w:rsidR="00494CBC" w:rsidRPr="004D7428" w:rsidRDefault="00494CBC" w:rsidP="00494CBC">
      <w:r>
        <w:fldChar w:fldCharType="begin"/>
      </w:r>
      <w:r>
        <w:instrText xml:space="preserve"> REF _Ref16091286 \h </w:instrText>
      </w:r>
      <w:r>
        <w:fldChar w:fldCharType="separate"/>
      </w:r>
      <w:r w:rsidR="00E07E94">
        <w:t xml:space="preserve">Figure </w:t>
      </w:r>
      <w:r w:rsidR="00E07E94">
        <w:rPr>
          <w:noProof/>
        </w:rPr>
        <w:t>1</w:t>
      </w:r>
      <w:r>
        <w:fldChar w:fldCharType="end"/>
      </w:r>
      <w:r>
        <w:t xml:space="preserve"> shows air pollution as a mediator, recognised by a large body of research,</w:t>
      </w:r>
      <w:r>
        <w:fldChar w:fldCharType="begin" w:fldLock="1"/>
      </w:r>
      <w:r w:rsidR="009A0722">
        <w:instrText>ADDIN CSL_CITATION {"citationItems":[{"id":"ITEM-1","itemData":{"DOI":"10.1056/NEJM199312093292401","ISBN":"0028-4793","ISSN":"0028-4793","PMID":"8179653","abstract":"BACKGROUND: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cities.","author":[{"dropping-particle":"","family":"Dockery","given":"Douglas W.","non-dropping-particle":"","parse-names":false,"suffix":""},{"dropping-particle":"","family":"Pope","given":"C. Arden","non-dropping-particle":"","parse-names":false,"suffix":""},{"dropping-particle":"","family":"Xu","given":"Xiping","non-dropping-particle":"","parse-names":false,"suffix":""},{"dropping-particle":"","family":"Spengler","given":"John D.","non-dropping-particle":"","parse-names":false,"suffix":""},{"dropping-particle":"","family":"Ware","given":"James H.","non-dropping-particle":"","parse-names":false,"suffix":""},{"dropping-particle":"","family":"Fay","given":"Martha E.","non-dropping-particle":"","parse-names":false,"suffix":""},{"dropping-particle":"","family":"Ferris","given":"B G","non-dropping-particle":"","parse-names":false,"suffix":""},{"dropping-particle":"","family":"Speizer","given":"Frank E.","non-dropping-particle":"","parse-names":false,"suffix":""}],"container-title":"The New England Journal of Medicine","id":"ITEM-1","issue":"24","issued":{"date-parts":[["1993"]]},"page":"1753-9","title":"An association between air pollution and mortality in six U.S. cities.","type":"article-journal","volume":"329"},"uris":["http://www.mendeley.com/documents/?uuid=e1ea4bb9-92c7-4b5c-ba00-fe8a5e599f10"]},{"id":"ITEM-2","itemData":{"DOI":"joc11435 [pii]","ISBN":"0098-7484 (Print) 0098-7484 (Linking)","ISSN":"0098-7484","PMID":"11879110","abstract":"Associations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mortality.","author":[{"dropping-particle":"","family":"Pope","given":"C A","non-dropping-particle":"","parse-names":false,"suffix":""},{"dropping-particle":"","family":"Burnett","given":"R T","non-dropping-particle":"","parse-names":false,"suffix":""},{"dropping-particle":"","family":"Thun","given":"M J","non-dropping-particle":"","parse-names":false,"suffix":""},{"dropping-particle":"","family":"Calle","given":"E E","non-dropping-particle":"","parse-names":false,"suffix":""},{"dropping-particle":"","family":"Krewski","given":"D","non-dropping-particle":"","parse-names":false,"suffix":""},{"dropping-particle":"","family":"Ito","given":"K","non-dropping-particle":"","parse-names":false,"suffix":""},{"dropping-particle":"","family":"Thurston","given":"G D","non-dropping-particle":"","parse-names":false,"suffix":""}],"container-title":"JAMA","id":"ITEM-2","issue":"9","issued":{"date-parts":[["2002"]]},"page":"1132-1141","title":"Lung cancer, cardiopulmonary mortality, and long-term exposure to fine particulate air pollution","type":"article-journal","volume":"287"},"uris":["http://www.mendeley.com/documents/?uuid=b31c15ae-69f4-47a3-a0ec-5ab841e98c2f"]},{"id":"ITEM-3","itemData":{"DOI":"10.1080/10473289.2006.10464485","ISSN":"21622906","abstract":"Abstract Efforts to understand and mitigate the health effects of particulate matter (PM) air pollution have a rich and interesting history. This review focuses on six substantial lines of research that have been pursued since 1997 that have helped elucidate our understanding about the effects of PM on human health. There has been substantial progress in the evaluation of PM health effects at different time-scales of exposure and in the exploration of the shape of the concentration-response function. There has also been emerging evidence of PM-related cardiovascular health effects and growing knowledge regarding interconnected general pathophysiological pathways that link PM exposure with cardiopulmonary morbidity and mortality. Despite important gaps in scientific knowledge and continued reasons for some skepticism, a comprehensive evaluation of the research findings provides persuasive evidence that exposure to fine particulate air pollution has adverse effects on cardiopulmonary health. Although much of this research has been motivated by environmental public health policy, these results have important scientific, medical, and public health implications that are broader than debates over legally mandated air quality standards.\\nAbstract Efforts to understand and mitigate the health effects of particulate matter (PM) air pollution have a rich and interesting history. This review focuses on six substantial lines of research that have been pursued since 1997 that have helped elucidate our understanding about the effects of PM on human health. There has been substantial progress in the evaluation of PM health effects at different time-scales of exposure and in the exploration of the shape of the concentration-response function. There has also been emerging evidence of PM-related cardiovascular health effects and growing knowledge regarding interconnected general pathophysiological pathways that link PM exposure with cardiopulmonary morbidity and mortality. Despite important gaps in scientific knowledge and continued reasons for some skepticism, a comprehensive evaluation of the research findings provides persuasive evidence that exposure to fine particulate air pollution has adverse effects on cardiopulmonary health. Although much of this research has been motivated by environmental public health policy, these results have important scientific, medical, and public health implications that are broader than debates over legally mandated air quality standards.","author":[{"dropping-particle":"","family":"Pope","given":"C. Arden","non-dropping-particle":"","parse-names":false,"suffix":""},{"dropping-particle":"","family":"Dockery","given":"Douglas W.","non-dropping-particle":"","parse-names":false,"suffix":""}],"container-title":"Journal of the Air and Waste Management Association","id":"ITEM-3","issued":{"date-parts":[["2006"]]},"title":"Health effects of fine particulate air pollution: lines that connect","type":"article-journal"},"uris":["http://www.mendeley.com/documents/?uuid=d6b54e7e-2052-44d1-b659-c9cdcd9ff8ce"]},{"id":"ITEM-4","itemData":{"DOI":"10.1161/CIR.0b013e3181dbece1","ISSN":"00097322","abstract":"In 2004, the first American Heart Association scientific statement on \"Air Pollution and Cardiovascular Disease\" concluded that exposure to particulate matter (PM) air pollution contributes to cardiovascular morbidity and mortality. In the interim, numerous studies have expanded our understanding of this association and further elucidated the physiological and molecular mechanisms involved. The main objective of this updated American Heart Association scientific statement is to provide a comprehensive review of the new evidence linking PM exposure with cardiovascular disease, with a specific focus on highlighting the clinical implications for researchers and healthcare providers. The writing group also sought to provide expert consensus opinions on many aspects of the current state of science and updated suggestions for areas of future research. On the basis of the findings of this review, several new conclusions were reached, including the following: Exposure to PM &lt;2.5 microm in diameter (PM(2.5)) over a few hours to weeks can trigger cardiovascular disease-related mortality and nonfatal events; longer-term exposure (eg, a few years) increases the risk for cardiovascular mortality to an even greater extent than exposures over a few days and reduces life expectancy within more highly exposed segments of the population by several months to a few years; reductions in PM levels are associated with decreases in cardiovascular mortality within a time frame as short as a few years; and many credible pathological mechanisms have been elucidated that lend biological plausibility to these findings. It is the opinion of the writing group that the overall evidence is consistent with a causal relationship between PM(2.5) exposure and cardiovascular morbidity and mortality. This body of evidence has grown and been strengthened substantially since the first American Heart Association scientific statement was published. Finally, PM(2.5) exposure is deemed a modifiable factor that contributes to cardiovascular morbidity and mortality.","author":[{"dropping-particle":"","family":"Brook","given":"Robert D.","non-dropping-particle":"","parse-names":false,"suffix":""},{"dropping-particle":"","family":"Rajagopalan","given":"Sanjay","non-dropping-particle":"","parse-names":false,"suffix":""},{"dropping-particle":"","family":"Pope","given":"C. Arden","non-dropping-particle":"","parse-names":false,"suffix":""},{"dropping-particle":"","family":"Brook","given":"Jeffrey R.","non-dropping-particle":"","parse-names":false,"suffix":""},{"dropping-particle":"","family":"Bhatnagar","given":"Aruni","non-dropping-particle":"","parse-names":false,"suffix":""},{"dropping-particle":"V.","family":"Diez-Roux","given":"Ana","non-dropping-particle":"","parse-names":false,"suffix":""},{"dropping-particle":"","family":"Holguin","given":"Fernando","non-dropping-particle":"","parse-names":false,"suffix":""},{"dropping-particle":"","family":"Hong","given":"Yuling","non-dropping-particle":"","parse-names":false,"suffix":""},{"dropping-particle":"V.","family":"Luepker","given":"Russell","non-dropping-particle":"","parse-names":false,"suffix":""},{"dropping-particle":"","family":"Mittleman","given":"Murray A.","non-dropping-particle":"","parse-names":false,"suffix":""},{"dropping-particle":"","family":"Peters","given":"Annette","non-dropping-particle":"","parse-names":false,"suffix":""},{"dropping-particle":"","family":"Siscovick","given":"David","non-dropping-particle":"","parse-names":false,"suffix":""},{"dropping-particle":"","family":"Smith","given":"Sidney C.","non-dropping-particle":"","parse-names":false,"suffix":""},{"dropping-particle":"","family":"Whitsel","given":"Laurie","non-dropping-particle":"","parse-names":false,"suffix":""},{"dropping-particle":"","family":"Kaufman","given":"Joel D.","non-dropping-particle":"","parse-names":false,"suffix":""}],"container-title":"Circulation","id":"ITEM-4","issued":{"date-parts":[["2010"]]},"title":"Particulate matter air pollution and cardiovascular disease: an update to the scientific statement from the american heart association","type":"article"},"uris":["http://www.mendeley.com/documents/?uuid=630154a0-5463-46b4-b037-9e5e20a326fc"]},{"id":"ITEM-5","itemData":{"DOI":"10.1073/pnas.1803222115","ISSN":"0027-8424","abstract":" Exposure to ambient fine particulate matter (PM 2.5 ) is a major global health concern. Quantitative estimates of attributable mortality are based on disease-specific hazard ratio models that incorporate risk information from multiple PM 2.5 sources (outdoor and indoor air pollution from use of solid fuels and secondhand and active smoking), requiring assumptions about equivalent exposure and toxicity. We relax these contentious assumptions by constructing a PM 2.5 -mortality hazard ratio function based only on cohort studies of outdoor air pollution that covers the global exposure range. We modeled the shape of the association between PM 2.5 and nonaccidental mortality using data from 41 cohorts from 16 countries—the Global Exposure Mortality Model (GEMM). We then constructed GEMMs for five specific causes of death examined by the global burden of disease (GBD). The GEMM predicts 8.9 million [95% confidence interval (CI): 7.5–10.3] deaths in 2015, a figure 30% larger than that predicted by the sum of deaths among the five specific causes (6.9; 95% CI: 4.9–8.5) and 120% larger than the risk function used in the GBD (4.0; 95% CI: 3.3–4.8). Differences between the GEMM and GBD risk functions are larger for a 20% reduction in concentrations, with the GEMM predicting 220% higher excess deaths. These results suggest that PM 2.5 exposure may be related to additional causes of death than the five considered by the GBD and that incorporation of risk information from other, nonoutdoor, particle sources leads to underestimation of disease burden, especially at higher concentrations. ","author":[{"dropping-particle":"","family":"Burnett","given":"Richard","non-dropping-particle":"","parse-names":false,"suffix":""},{"dropping-particle":"","family":"Chen","given":"Hong","non-dropping-particle":"","parse-names":false,"suffix":""},{"dropping-particle":"","family":"Szyszkowicz","given":"Mieczysław","non-dropping-particle":"","parse-names":false,"suffix":""},{"dropping-particle":"","family":"Fann","given":"Neal","non-dropping-particle":"","parse-names":false,"suffix":""},{"dropping-particle":"","family":"Hubbell","given":"Bryan","non-dropping-particle":"","parse-names":false,"suffix":""},{"dropping-particle":"","family":"Pope","given":"C. Arden","non-dropping-particle":"","parse-names":false,"suffix":""},{"dropping-particle":"","family":"Apte","given":"Joshua S.","non-dropping-particle":"","parse-names":false,"suffix":""},{"dropping-particle":"","family":"Brauer","given":"Michael","non-dropping-particle":"","parse-names":false,"suffix":""},{"dropping-particle":"","family":"Cohen","given":"Aaron","non-dropping-particle":"","parse-names":false,"suffix":""},{"dropping-particle":"","family":"Weichenthal","given":"Scott","non-dropping-particle":"","parse-names":false,"suffix":""},{"dropping-particle":"","family":"Coggins","given":"Jay","non-dropping-particle":"","parse-names":false,"suffix":""},{"dropping-particle":"","family":"Di","given":"Qian","non-dropping-particle":"","parse-names":false,"suffix":""},{"dropping-particle":"","family":"Brunekreef","given":"Bert","non-dropping-particle":"","parse-names":false,"suffix":""},{"dropping-particle":"","family":"Frostad","given":"Joseph","non-dropping-particle":"","parse-names":false,"suffix":""},{"dropping-particle":"","family":"Lim","given":"Stephen S.","non-dropping-particle":"","parse-names":false,"suffix":""},{"dropping-particle":"","family":"Kan","given":"Haidong","non-dropping-particle":"","parse-names":false,"suffix":""},{"dropping-particle":"","family":"Walker","given":"Katherine D.","non-dropping-particle":"","parse-names":false,"suffix":""},{"dropping-particle":"","family":"Thurston","given":"George D.","non-dropping-particle":"","parse-names":false,"suffix":""},{"dropping-particle":"","family":"Hayes","given":"Richard B.","non-dropping-particle":"","parse-names":false,"suffix":""},{"dropping-particle":"","family":"Lim","given":"Chris C.","non-dropping-particle":"","parse-names":false,"suffix":""},{"dropping-particle":"","family":"Turner","given":"Michelle C.","non-dropping-particle":"","parse-names":false,"suffix":""},{"dropping-particle":"","family":"Jerrett","given":"Michael","non-dropping-particle":"","parse-names":false,"suffix":""},{"dropping-particle":"","family":"Krewski","given":"Daniel","non-dropping-particle":"","parse-names":false,"suffix":""},{"dropping-particle":"","family":"Gapstur","given":"Susan M.","non-dropping-particle":"","parse-names":false,"suffix":""},{"dropping-particle":"","family":"Diver","given":"W. Ryan","non-dropping-particle":"","parse-names":false,"suffix":""},{"dropping-particle":"","family":"Ostro","given":"Bart","non-dropping-particle":"","parse-names":false,"suffix":""},{"dropping-particle":"","family":"Goldberg","given":"Debbie","non-dropping-particle":"","parse-names":false,"suffix":""},{"dropping-particle":"","family":"Crouse","given":"Daniel L.","non-dropping-particle":"","parse-names":false,"suffix":""},{"dropping-particle":"V.","family":"Martin","given":"Randall","non-dropping-particle":"","parse-names":false,"suffix":""},{"dropping-particle":"","family":"Peters","given":"Paul","non-dropping-particle":"","parse-names":false,"suffix":""},{"dropping-particle":"","family":"Pinault","given":"Lauren","non-dropping-particle":"","parse-names":false,"suffix":""},{"dropping-particle":"","family":"Tjepkema","given":"Michael","non-dropping-particle":"","parse-names":false,"suffix":""},{"dropping-particle":"","family":"Donkelaar","given":"Aaron","non-dropping-particle":"van","parse-names":false,"suffix":""},{"dropping-particle":"","family":"Villeneuve","given":"Paul J.","non-dropping-particle":"","parse-names":false,"suffix":""},{"dropping-particle":"","family":"Miller","given":"Anthony B.","non-dropping-particle":"","parse-names":false,"suffix":""},{"dropping-particle":"","family":"Yin","given":"Peng","non-dropping-particle":"","parse-names":false,"suffix":""},{"dropping-particle":"","family":"Zhou","given":"Maigeng","non-dropping-particle":"","parse-names":false,"suffix":""},{"dropping-particle":"","family":"Wang","given":"Lijun","non-dropping-particle":"","parse-names":false,"suffix":""},{"dropping-particle":"","family":"Janssen","given":"Nicole A. H.","non-dropping-particle":"","parse-names":false,"suffix":""},{"dropping-particle":"","family":"Marra","given":"Marten","non-dropping-particle":"","parse-names":false,"suffix":""},{"dropping-particle":"","family":"Atkinson","given":"Richard W.","non-dropping-particle":"","parse-names":false,"suffix":""},{"dropping-particle":"","family":"Tsang","given":"Hilda","non-dropping-particle":"","parse-names":false,"suffix":""},{"dropping-particle":"","family":"Quoc Thach","given":"Thuan","non-dropping-particle":"","parse-names":false,"suffix":""},{"dropping-particle":"","family":"Cannon","given":"John B.","non-dropping-particle":"","parse-names":false,"suffix":""},{"dropping-particle":"","family":"Allen","given":"Ryan T.","non-dropping-particle":"","parse-names":false,"suffix":""},{"dropping-particle":"","family":"Hart","given":"Jaime E.","non-dropping-particle":"","parse-names":false,"suffix":""},{"dropping-particle":"","family":"Laden","given":"Francine","non-dropping-particle":"","parse-names":false,"suffix":""},{"dropping-particle":"","family":"Cesaroni","given":"Giulia","non-dropping-particle":"","parse-names":false,"suffix":""},{"dropping-particle":"","family":"Forastiere","given":"Francesco","non-dropping-particle":"","parse-names":false,"suffix":""},{"dropping-particle":"","family":"Weinmayr","given":"Gudrun","non-dropping-particle":"","parse-names":false,"suffix":""},{"dropping-particle":"","family":"Jaensch","given":"Andrea","non-dropping-particle":"","parse-names":false,"suffix":""},{"dropping-particle":"","family":"Nagel","given":"Gabriele","non-dropping-particle":"","parse-names":false,"suffix":""},{"dropping-particle":"","family":"Concin","given":"Hans","non-dropping-particle":"","parse-names":false,"suffix":""},{"dropping-particle":"V.","family":"Spadaro","given":"Joseph","non-dropping-particle":"","parse-names":false,"suffix":""}],"container-title":"Proceedings of the National Academy of Sciences","id":"ITEM-5","issued":{"date-parts":[["2018"]]},"title":"Global estimates of mortality associated with long-term exposure to outdoor fine particulate matter","type":"article-journal"},"uris":["http://www.mendeley.com/documents/?uuid=6acdacc1-fa6e-4e52-97af-81992a19ace2"]},{"id":"ITEM-6","itemData":{"ISSN":"1041-5505","PMID":"19627030","abstract":"We conducted an extended follow-up and spatial analysis of the American Cancer Society (ACS) Cancer Prevention Study II (CPS-II) cohort in order to further examine associations between long-term exposure to particulate air pollution and mortality in large U.S. cities. The current study sought to clarify outstanding scientific issues that arose from our earlier HEI-sponsored Reanalysis of the original ACS study data (the Particle Epidemiology Reanalysis Project). Specifically, we examined (1) how ecologic covariates at the community and neighborhood levels might confound and modify the air pollution-mortality association; (2) how spatial autocorrelation and multiple levels of data (e.g., individual and neighborhood) can be taken into account within the random effects Cox model; (3) how using land-use regression to refine measurements of air pollution exposure to the within-city (or intra-urban) scale might affect the size and significance of health effects in the Los Angeles and New York City regions; and (4) what exposure time windows may be most critical to the air pollution-mortality association. The 18 years of follow-up (extended from 7 years in the original study [Pope et al. 1995]) included vital status data for the CPS-II cohort (approximately 1.2 million participants) with multiple cause-of-death codes through December 31, 2000 and more recent exposure data from air pollution monitoring sites for the metropolitan areas. In the Nationwide Analysis, the influence of ecologic covariate data (such as education attainment, housing characteristics, and level of income; data obtained from the 1980 U.S. Census; see Ecologic Covariates sidebar on page 14) on the air pollution-mortality association were examined at the Zip Code area (ZCA) scale, the metropolitan statistical area (MSA) scale, and by the difference between each ZCA value and the MSA value (DIFF). In contrast to previous analyses that did not directly include ecologic covariates at the ZCA scale, risk estimates increased when ecologic covariates were included at all scales. The ecologic covariates exerted their greatest effect on mortality from ischemic heart disease (IHD), which was also the health outcome most strongly related with exposure to PM2.5 (particles 2.5 microm or smaller in aerodynamic diameter), sulfate (SO4(2-)), and sulfur dioxide (SO2), and the only outcome significantly associated with exposure to nitrogen dioxide (NO2). When ecologic covariates were simultaneously included…","author":[{"dropping-particle":"","family":"Krewski","given":"Daniel","non-dropping-particle":"","parse-names":false,"suffix":""},{"dropping-particle":"","family":"Jerrett","given":"Michael","non-dropping-particle":"","parse-names":false,"suffix":""},{"dropping-particle":"","family":"Burnett","given":"Richard T","non-dropping-particle":"","parse-names":false,"suffix":""},{"dropping-particle":"","family":"Ma","given":"Renjun","non-dropping-particle":"","parse-names":false,"suffix":""},{"dropping-particle":"","family":"Hughes","given":"Edward","non-dropping-particle":"","parse-names":false,"suffix":""},{"dropping-particle":"","family":"Shi","given":"Yuanli","non-dropping-particle":"","parse-names":false,"suffix":""},{"dropping-particle":"","family":"Turner","given":"Michelle C","non-dropping-particle":"","parse-names":false,"suffix":""},{"dropping-particle":"","family":"Pope","given":"C Arden","non-dropping-particle":"","parse-names":false,"suffix":""},{"dropping-particle":"","family":"Thurston","given":"George","non-dropping-particle":"","parse-names":false,"suffix":""},{"dropping-particle":"","family":"Calle","given":"Eugenia E","non-dropping-particle":"","parse-names":false,"suffix":""},{"dropping-particle":"","family":"Thun","given":"Michael J","non-dropping-particle":"","parse-names":false,"suffix":""},{"dropping-particle":"","family":"Beckerman","given":"Bernie","non-dropping-particle":"","parse-names":false,"suffix":""},{"dropping-particle":"","family":"DeLuca","given":"Pat","non-dropping-particle":"","parse-names":false,"suffix":""},{"dropping-particle":"","family":"Finkelstein","given":"Norm","non-dropping-particle":"","parse-names":false,"suffix":""},{"dropping-particle":"","family":"Ito","given":"Kaz","non-dropping-particle":"","parse-names":false,"suffix":""},{"dropping-particle":"","family":"Moore","given":"D K","non-dropping-particle":"","parse-names":false,"suffix":""},{"dropping-particle":"","family":"Newbold","given":"K Bruce","non-dropping-particle":"","parse-names":false,"suffix":""},{"dropping-particle":"","family":"Ramsay","given":"Tim","non-dropping-particle":"","parse-names":false,"suffix":""},{"dropping-particle":"","family":"Ross","given":"Zev","non-dropping-particle":"","parse-names":false,"suffix":""},{"dropping-particle":"","family":"Shin","given":"Hwashin","non-dropping-particle":"","parse-names":false,"suffix":""},{"dropping-particle":"","family":"Tempalski","given":"Barbara","non-dropping-particle":"","parse-names":false,"suffix":""}],"container-title":"Research report (Health Effects Institute)","id":"ITEM-6","issued":{"date-parts":[["2009"]]},"title":"Extended follow-up and spatial analysis of the American Cancer Society study linking particulate air pollution and mortality.","type":"article-journal"},"uris":["http://www.mendeley.com/documents/?uuid=3268173f-7ada-4a88-9959-d76a67e48893"]}],"mendeley":{"formattedCitation":"&lt;sup&gt;5–10&lt;/sup&gt;","plainTextFormattedCitation":"5–10","previouslyFormattedCitation":"&lt;sup&gt;163–168&lt;/sup&gt;"},"properties":{"noteIndex":0},"schema":"https://github.com/citation-style-language/schema/raw/master/csl-citation.json"}</w:instrText>
      </w:r>
      <w:r>
        <w:fldChar w:fldCharType="separate"/>
      </w:r>
      <w:r w:rsidR="009A0722" w:rsidRPr="009A0722">
        <w:rPr>
          <w:noProof/>
          <w:vertAlign w:val="superscript"/>
        </w:rPr>
        <w:t>5–10</w:t>
      </w:r>
      <w:r>
        <w:fldChar w:fldCharType="end"/>
      </w:r>
      <w:r>
        <w:t xml:space="preserve"> as well as an effect modifier and potential confounder. I discuss other potential mediators, and the implications of this on the interpretation of my results, </w:t>
      </w:r>
      <w:r>
        <w:rPr>
          <w:rFonts w:cs="Times New Roman"/>
          <w:szCs w:val="24"/>
        </w:rPr>
        <w:t xml:space="preserve">in Section </w:t>
      </w:r>
      <w:r w:rsidR="00A3318C">
        <w:rPr>
          <w:rFonts w:cs="Times New Roman"/>
          <w:szCs w:val="24"/>
        </w:rPr>
        <w:t>8.4</w:t>
      </w:r>
      <w:r>
        <w:rPr>
          <w:rFonts w:cs="Times New Roman"/>
          <w:szCs w:val="24"/>
        </w:rPr>
        <w:t xml:space="preserve"> of Chapter </w:t>
      </w:r>
      <w:r w:rsidR="00A3318C">
        <w:rPr>
          <w:rFonts w:cs="Times New Roman"/>
          <w:szCs w:val="24"/>
        </w:rPr>
        <w:t>8</w:t>
      </w:r>
      <w:r>
        <w:rPr>
          <w:rFonts w:cs="Times New Roman"/>
          <w:szCs w:val="24"/>
        </w:rPr>
        <w:t>.</w:t>
      </w:r>
    </w:p>
    <w:p w14:paraId="0471B183" w14:textId="77777777" w:rsidR="00DA550F" w:rsidRDefault="00B715AB" w:rsidP="001F16A3">
      <w:pPr>
        <w:spacing w:line="240" w:lineRule="auto"/>
        <w:rPr>
          <w:b/>
        </w:rPr>
      </w:pPr>
      <w:r w:rsidRPr="00B715AB">
        <w:rPr>
          <w:b/>
        </w:rPr>
        <w:t>Works cited</w:t>
      </w:r>
    </w:p>
    <w:p w14:paraId="18B396FB" w14:textId="77777777" w:rsidR="009A0722" w:rsidRPr="009A0722" w:rsidRDefault="00B715AB" w:rsidP="009A0722">
      <w:pPr>
        <w:widowControl w:val="0"/>
        <w:autoSpaceDE w:val="0"/>
        <w:autoSpaceDN w:val="0"/>
        <w:adjustRightInd w:val="0"/>
        <w:spacing w:after="0" w:line="240" w:lineRule="auto"/>
        <w:ind w:left="640" w:hanging="640"/>
        <w:rPr>
          <w:rFonts w:cs="Times New Roman"/>
          <w:noProof/>
          <w:lang w:val="en-US"/>
        </w:rPr>
      </w:pPr>
      <w:r>
        <w:rPr>
          <w:b/>
        </w:rPr>
        <w:fldChar w:fldCharType="begin" w:fldLock="1"/>
      </w:r>
      <w:r>
        <w:rPr>
          <w:b/>
        </w:rPr>
        <w:instrText xml:space="preserve">ADDIN Mendeley Bibliography CSL_BIBLIOGRAPHY </w:instrText>
      </w:r>
      <w:r>
        <w:rPr>
          <w:b/>
        </w:rPr>
        <w:fldChar w:fldCharType="separate"/>
      </w:r>
      <w:r w:rsidR="009A0722" w:rsidRPr="009A0722">
        <w:rPr>
          <w:rFonts w:cs="Times New Roman"/>
          <w:noProof/>
          <w:lang w:val="en-US"/>
        </w:rPr>
        <w:t>1.</w:t>
      </w:r>
      <w:r w:rsidR="009A0722" w:rsidRPr="009A0722">
        <w:rPr>
          <w:rFonts w:cs="Times New Roman"/>
          <w:noProof/>
          <w:lang w:val="en-US"/>
        </w:rPr>
        <w:tab/>
        <w:t xml:space="preserve">Rothman, K. J., Greenland, S. &amp; Associate, T. L. L. </w:t>
      </w:r>
      <w:r w:rsidR="009A0722" w:rsidRPr="009A0722">
        <w:rPr>
          <w:rFonts w:cs="Times New Roman"/>
          <w:i/>
          <w:iCs/>
          <w:noProof/>
          <w:lang w:val="en-US"/>
        </w:rPr>
        <w:t>Modern Epidemiology: 3rd Edition</w:t>
      </w:r>
      <w:r w:rsidR="009A0722" w:rsidRPr="009A0722">
        <w:rPr>
          <w:rFonts w:cs="Times New Roman"/>
          <w:noProof/>
          <w:lang w:val="en-US"/>
        </w:rPr>
        <w:t xml:space="preserve">. </w:t>
      </w:r>
      <w:r w:rsidR="009A0722" w:rsidRPr="009A0722">
        <w:rPr>
          <w:rFonts w:cs="Times New Roman"/>
          <w:i/>
          <w:iCs/>
          <w:noProof/>
          <w:lang w:val="en-US"/>
        </w:rPr>
        <w:t>Lippincott Williams &amp; Wilkins</w:t>
      </w:r>
      <w:r w:rsidR="009A0722" w:rsidRPr="009A0722">
        <w:rPr>
          <w:rFonts w:cs="Times New Roman"/>
          <w:noProof/>
          <w:lang w:val="en-US"/>
        </w:rPr>
        <w:t xml:space="preserve"> (2014). doi:10.1002/hast.292</w:t>
      </w:r>
    </w:p>
    <w:p w14:paraId="3CB3CAFD" w14:textId="77777777" w:rsidR="009A0722" w:rsidRPr="009A0722" w:rsidRDefault="009A0722" w:rsidP="009A0722">
      <w:pPr>
        <w:widowControl w:val="0"/>
        <w:autoSpaceDE w:val="0"/>
        <w:autoSpaceDN w:val="0"/>
        <w:adjustRightInd w:val="0"/>
        <w:spacing w:after="0" w:line="240" w:lineRule="auto"/>
        <w:ind w:left="640" w:hanging="640"/>
        <w:rPr>
          <w:rFonts w:cs="Times New Roman"/>
          <w:noProof/>
          <w:lang w:val="en-US"/>
        </w:rPr>
      </w:pPr>
      <w:r w:rsidRPr="009A0722">
        <w:rPr>
          <w:rFonts w:cs="Times New Roman"/>
          <w:noProof/>
          <w:lang w:val="en-US"/>
        </w:rPr>
        <w:t>2.</w:t>
      </w:r>
      <w:r w:rsidRPr="009A0722">
        <w:rPr>
          <w:rFonts w:cs="Times New Roman"/>
          <w:noProof/>
          <w:lang w:val="en-US"/>
        </w:rPr>
        <w:tab/>
        <w:t xml:space="preserve">Greenland, S., Pearl, J. &amp; Robins, J. M. Causal diagrams for epidemiologic research. </w:t>
      </w:r>
      <w:r w:rsidRPr="009A0722">
        <w:rPr>
          <w:rFonts w:cs="Times New Roman"/>
          <w:i/>
          <w:iCs/>
          <w:noProof/>
          <w:lang w:val="en-US"/>
        </w:rPr>
        <w:t>Epidemiology</w:t>
      </w:r>
      <w:r w:rsidRPr="009A0722">
        <w:rPr>
          <w:rFonts w:cs="Times New Roman"/>
          <w:noProof/>
          <w:lang w:val="en-US"/>
        </w:rPr>
        <w:t xml:space="preserve"> (1999). doi:10.1097/00001648-199901000-00008</w:t>
      </w:r>
    </w:p>
    <w:p w14:paraId="587F2167" w14:textId="77777777" w:rsidR="009A0722" w:rsidRPr="009A0722" w:rsidRDefault="009A0722" w:rsidP="009A0722">
      <w:pPr>
        <w:widowControl w:val="0"/>
        <w:autoSpaceDE w:val="0"/>
        <w:autoSpaceDN w:val="0"/>
        <w:adjustRightInd w:val="0"/>
        <w:spacing w:after="0" w:line="240" w:lineRule="auto"/>
        <w:ind w:left="640" w:hanging="640"/>
        <w:rPr>
          <w:rFonts w:cs="Times New Roman"/>
          <w:noProof/>
          <w:lang w:val="en-US"/>
        </w:rPr>
      </w:pPr>
      <w:r w:rsidRPr="009A0722">
        <w:rPr>
          <w:rFonts w:cs="Times New Roman"/>
          <w:noProof/>
          <w:lang w:val="en-US"/>
        </w:rPr>
        <w:t>3.</w:t>
      </w:r>
      <w:r w:rsidRPr="009A0722">
        <w:rPr>
          <w:rFonts w:cs="Times New Roman"/>
          <w:noProof/>
          <w:lang w:val="en-US"/>
        </w:rPr>
        <w:tab/>
        <w:t xml:space="preserve">Chen, C. &amp; Lee, W. C. Attributing diseases to multiple pathways: a causal-pie modeling approach. </w:t>
      </w:r>
      <w:r w:rsidRPr="009A0722">
        <w:rPr>
          <w:rFonts w:cs="Times New Roman"/>
          <w:i/>
          <w:iCs/>
          <w:noProof/>
          <w:lang w:val="en-US"/>
        </w:rPr>
        <w:t>Clin. Epidemiol.</w:t>
      </w:r>
      <w:r w:rsidRPr="009A0722">
        <w:rPr>
          <w:rFonts w:cs="Times New Roman"/>
          <w:noProof/>
          <w:lang w:val="en-US"/>
        </w:rPr>
        <w:t xml:space="preserve"> (2018). doi:10.2147/CLEP.S160205</w:t>
      </w:r>
    </w:p>
    <w:p w14:paraId="20314FED" w14:textId="77777777" w:rsidR="009A0722" w:rsidRPr="009A0722" w:rsidRDefault="009A0722" w:rsidP="009A0722">
      <w:pPr>
        <w:widowControl w:val="0"/>
        <w:autoSpaceDE w:val="0"/>
        <w:autoSpaceDN w:val="0"/>
        <w:adjustRightInd w:val="0"/>
        <w:spacing w:after="0" w:line="240" w:lineRule="auto"/>
        <w:ind w:left="640" w:hanging="640"/>
        <w:rPr>
          <w:rFonts w:cs="Times New Roman"/>
          <w:noProof/>
          <w:lang w:val="en-US"/>
        </w:rPr>
      </w:pPr>
      <w:r w:rsidRPr="009A0722">
        <w:rPr>
          <w:rFonts w:cs="Times New Roman"/>
          <w:noProof/>
          <w:lang w:val="en-US"/>
        </w:rPr>
        <w:t>4.</w:t>
      </w:r>
      <w:r w:rsidRPr="009A0722">
        <w:rPr>
          <w:rFonts w:cs="Times New Roman"/>
          <w:noProof/>
          <w:lang w:val="en-US"/>
        </w:rPr>
        <w:tab/>
        <w:t xml:space="preserve">Vanderweele, T. J. A unification of mediation and interaction: a 4-way decomposition. </w:t>
      </w:r>
      <w:r w:rsidRPr="009A0722">
        <w:rPr>
          <w:rFonts w:cs="Times New Roman"/>
          <w:i/>
          <w:iCs/>
          <w:noProof/>
          <w:lang w:val="en-US"/>
        </w:rPr>
        <w:t>Epidemiology</w:t>
      </w:r>
      <w:r w:rsidRPr="009A0722">
        <w:rPr>
          <w:rFonts w:cs="Times New Roman"/>
          <w:noProof/>
          <w:lang w:val="en-US"/>
        </w:rPr>
        <w:t xml:space="preserve"> (2014). doi:10.1097/EDE.0000000000000121</w:t>
      </w:r>
    </w:p>
    <w:p w14:paraId="1ED3F2F8" w14:textId="77777777" w:rsidR="009A0722" w:rsidRPr="009A0722" w:rsidRDefault="009A0722" w:rsidP="009A0722">
      <w:pPr>
        <w:widowControl w:val="0"/>
        <w:autoSpaceDE w:val="0"/>
        <w:autoSpaceDN w:val="0"/>
        <w:adjustRightInd w:val="0"/>
        <w:spacing w:after="0" w:line="240" w:lineRule="auto"/>
        <w:ind w:left="640" w:hanging="640"/>
        <w:rPr>
          <w:rFonts w:cs="Times New Roman"/>
          <w:noProof/>
          <w:lang w:val="en-US"/>
        </w:rPr>
      </w:pPr>
      <w:r w:rsidRPr="009A0722">
        <w:rPr>
          <w:rFonts w:cs="Times New Roman"/>
          <w:noProof/>
          <w:lang w:val="en-US"/>
        </w:rPr>
        <w:t>5.</w:t>
      </w:r>
      <w:r w:rsidRPr="009A0722">
        <w:rPr>
          <w:rFonts w:cs="Times New Roman"/>
          <w:noProof/>
          <w:lang w:val="en-US"/>
        </w:rPr>
        <w:tab/>
        <w:t xml:space="preserve">Dockery, D. W. </w:t>
      </w:r>
      <w:r w:rsidRPr="009A0722">
        <w:rPr>
          <w:rFonts w:cs="Times New Roman"/>
          <w:i/>
          <w:iCs/>
          <w:noProof/>
          <w:lang w:val="en-US"/>
        </w:rPr>
        <w:t>et al.</w:t>
      </w:r>
      <w:r w:rsidRPr="009A0722">
        <w:rPr>
          <w:rFonts w:cs="Times New Roman"/>
          <w:noProof/>
          <w:lang w:val="en-US"/>
        </w:rPr>
        <w:t xml:space="preserve"> An association between air pollution and mortality in six U.S. cities. </w:t>
      </w:r>
      <w:r w:rsidRPr="009A0722">
        <w:rPr>
          <w:rFonts w:cs="Times New Roman"/>
          <w:i/>
          <w:iCs/>
          <w:noProof/>
          <w:lang w:val="en-US"/>
        </w:rPr>
        <w:t>N. Engl. J. Med.</w:t>
      </w:r>
      <w:r w:rsidRPr="009A0722">
        <w:rPr>
          <w:rFonts w:cs="Times New Roman"/>
          <w:noProof/>
          <w:lang w:val="en-US"/>
        </w:rPr>
        <w:t xml:space="preserve"> </w:t>
      </w:r>
      <w:r w:rsidRPr="009A0722">
        <w:rPr>
          <w:rFonts w:cs="Times New Roman"/>
          <w:b/>
          <w:bCs/>
          <w:noProof/>
          <w:lang w:val="en-US"/>
        </w:rPr>
        <w:t>329</w:t>
      </w:r>
      <w:r w:rsidRPr="009A0722">
        <w:rPr>
          <w:rFonts w:cs="Times New Roman"/>
          <w:noProof/>
          <w:lang w:val="en-US"/>
        </w:rPr>
        <w:t>, 1753–9 (1993).</w:t>
      </w:r>
    </w:p>
    <w:p w14:paraId="441CCC97" w14:textId="77777777" w:rsidR="009A0722" w:rsidRPr="009A0722" w:rsidRDefault="009A0722" w:rsidP="009A0722">
      <w:pPr>
        <w:widowControl w:val="0"/>
        <w:autoSpaceDE w:val="0"/>
        <w:autoSpaceDN w:val="0"/>
        <w:adjustRightInd w:val="0"/>
        <w:spacing w:after="0" w:line="240" w:lineRule="auto"/>
        <w:ind w:left="640" w:hanging="640"/>
        <w:rPr>
          <w:rFonts w:cs="Times New Roman"/>
          <w:noProof/>
          <w:lang w:val="en-US"/>
        </w:rPr>
      </w:pPr>
      <w:r w:rsidRPr="009A0722">
        <w:rPr>
          <w:rFonts w:cs="Times New Roman"/>
          <w:noProof/>
          <w:lang w:val="en-US"/>
        </w:rPr>
        <w:t>6.</w:t>
      </w:r>
      <w:r w:rsidRPr="009A0722">
        <w:rPr>
          <w:rFonts w:cs="Times New Roman"/>
          <w:noProof/>
          <w:lang w:val="en-US"/>
        </w:rPr>
        <w:tab/>
        <w:t xml:space="preserve">Pope, C. A. </w:t>
      </w:r>
      <w:r w:rsidRPr="009A0722">
        <w:rPr>
          <w:rFonts w:cs="Times New Roman"/>
          <w:i/>
          <w:iCs/>
          <w:noProof/>
          <w:lang w:val="en-US"/>
        </w:rPr>
        <w:t>et al.</w:t>
      </w:r>
      <w:r w:rsidRPr="009A0722">
        <w:rPr>
          <w:rFonts w:cs="Times New Roman"/>
          <w:noProof/>
          <w:lang w:val="en-US"/>
        </w:rPr>
        <w:t xml:space="preserve"> Lung cancer, cardiopulmonary mortality, and long-term exposure to fine particulate air pollution. </w:t>
      </w:r>
      <w:r w:rsidRPr="009A0722">
        <w:rPr>
          <w:rFonts w:cs="Times New Roman"/>
          <w:i/>
          <w:iCs/>
          <w:noProof/>
          <w:lang w:val="en-US"/>
        </w:rPr>
        <w:t>JAMA</w:t>
      </w:r>
      <w:r w:rsidRPr="009A0722">
        <w:rPr>
          <w:rFonts w:cs="Times New Roman"/>
          <w:noProof/>
          <w:lang w:val="en-US"/>
        </w:rPr>
        <w:t xml:space="preserve"> </w:t>
      </w:r>
      <w:r w:rsidRPr="009A0722">
        <w:rPr>
          <w:rFonts w:cs="Times New Roman"/>
          <w:b/>
          <w:bCs/>
          <w:noProof/>
          <w:lang w:val="en-US"/>
        </w:rPr>
        <w:t>287</w:t>
      </w:r>
      <w:r w:rsidRPr="009A0722">
        <w:rPr>
          <w:rFonts w:cs="Times New Roman"/>
          <w:noProof/>
          <w:lang w:val="en-US"/>
        </w:rPr>
        <w:t>, 1132–1141 (2002).</w:t>
      </w:r>
    </w:p>
    <w:p w14:paraId="1FE1950C" w14:textId="77777777" w:rsidR="009A0722" w:rsidRPr="009A0722" w:rsidRDefault="009A0722" w:rsidP="009A0722">
      <w:pPr>
        <w:widowControl w:val="0"/>
        <w:autoSpaceDE w:val="0"/>
        <w:autoSpaceDN w:val="0"/>
        <w:adjustRightInd w:val="0"/>
        <w:spacing w:after="0" w:line="240" w:lineRule="auto"/>
        <w:ind w:left="640" w:hanging="640"/>
        <w:rPr>
          <w:rFonts w:cs="Times New Roman"/>
          <w:noProof/>
          <w:lang w:val="en-US"/>
        </w:rPr>
      </w:pPr>
      <w:r w:rsidRPr="009A0722">
        <w:rPr>
          <w:rFonts w:cs="Times New Roman"/>
          <w:noProof/>
          <w:lang w:val="en-US"/>
        </w:rPr>
        <w:t>7.</w:t>
      </w:r>
      <w:r w:rsidRPr="009A0722">
        <w:rPr>
          <w:rFonts w:cs="Times New Roman"/>
          <w:noProof/>
          <w:lang w:val="en-US"/>
        </w:rPr>
        <w:tab/>
        <w:t xml:space="preserve">Pope, C. A. &amp; Dockery, D. W. Health effects of fine particulate air pollution: lines that connect. </w:t>
      </w:r>
      <w:r w:rsidRPr="009A0722">
        <w:rPr>
          <w:rFonts w:cs="Times New Roman"/>
          <w:i/>
          <w:iCs/>
          <w:noProof/>
          <w:lang w:val="en-US"/>
        </w:rPr>
        <w:t>J. Air Waste Manag. Assoc.</w:t>
      </w:r>
      <w:r w:rsidRPr="009A0722">
        <w:rPr>
          <w:rFonts w:cs="Times New Roman"/>
          <w:noProof/>
          <w:lang w:val="en-US"/>
        </w:rPr>
        <w:t xml:space="preserve"> (2006). doi:10.1080/10473289.2006.10464485</w:t>
      </w:r>
    </w:p>
    <w:p w14:paraId="2C1FBF2F" w14:textId="77777777" w:rsidR="009A0722" w:rsidRPr="009A0722" w:rsidRDefault="009A0722" w:rsidP="009A0722">
      <w:pPr>
        <w:widowControl w:val="0"/>
        <w:autoSpaceDE w:val="0"/>
        <w:autoSpaceDN w:val="0"/>
        <w:adjustRightInd w:val="0"/>
        <w:spacing w:after="0" w:line="240" w:lineRule="auto"/>
        <w:ind w:left="640" w:hanging="640"/>
        <w:rPr>
          <w:rFonts w:cs="Times New Roman"/>
          <w:noProof/>
          <w:lang w:val="en-US"/>
        </w:rPr>
      </w:pPr>
      <w:r w:rsidRPr="009A0722">
        <w:rPr>
          <w:rFonts w:cs="Times New Roman"/>
          <w:noProof/>
          <w:lang w:val="en-US"/>
        </w:rPr>
        <w:t>8.</w:t>
      </w:r>
      <w:r w:rsidRPr="009A0722">
        <w:rPr>
          <w:rFonts w:cs="Times New Roman"/>
          <w:noProof/>
          <w:lang w:val="en-US"/>
        </w:rPr>
        <w:tab/>
        <w:t xml:space="preserve">Brook, R. D. </w:t>
      </w:r>
      <w:r w:rsidRPr="009A0722">
        <w:rPr>
          <w:rFonts w:cs="Times New Roman"/>
          <w:i/>
          <w:iCs/>
          <w:noProof/>
          <w:lang w:val="en-US"/>
        </w:rPr>
        <w:t>et al.</w:t>
      </w:r>
      <w:r w:rsidRPr="009A0722">
        <w:rPr>
          <w:rFonts w:cs="Times New Roman"/>
          <w:noProof/>
          <w:lang w:val="en-US"/>
        </w:rPr>
        <w:t xml:space="preserve"> Particulate matter air pollution and cardiovascular disease: an update to the scientific statement from the american heart association. </w:t>
      </w:r>
      <w:r w:rsidRPr="009A0722">
        <w:rPr>
          <w:rFonts w:cs="Times New Roman"/>
          <w:i/>
          <w:iCs/>
          <w:noProof/>
          <w:lang w:val="en-US"/>
        </w:rPr>
        <w:t>Circulation</w:t>
      </w:r>
      <w:r w:rsidRPr="009A0722">
        <w:rPr>
          <w:rFonts w:cs="Times New Roman"/>
          <w:noProof/>
          <w:lang w:val="en-US"/>
        </w:rPr>
        <w:t xml:space="preserve"> (2010). doi:10.1161/CIR.0b013e3181dbece1</w:t>
      </w:r>
    </w:p>
    <w:p w14:paraId="58F62F09" w14:textId="77777777" w:rsidR="009A0722" w:rsidRPr="009A0722" w:rsidRDefault="009A0722" w:rsidP="009A0722">
      <w:pPr>
        <w:widowControl w:val="0"/>
        <w:autoSpaceDE w:val="0"/>
        <w:autoSpaceDN w:val="0"/>
        <w:adjustRightInd w:val="0"/>
        <w:spacing w:after="0" w:line="240" w:lineRule="auto"/>
        <w:ind w:left="640" w:hanging="640"/>
        <w:rPr>
          <w:rFonts w:cs="Times New Roman"/>
          <w:noProof/>
          <w:lang w:val="en-US"/>
        </w:rPr>
      </w:pPr>
      <w:r w:rsidRPr="009A0722">
        <w:rPr>
          <w:rFonts w:cs="Times New Roman"/>
          <w:noProof/>
          <w:lang w:val="en-US"/>
        </w:rPr>
        <w:t>9.</w:t>
      </w:r>
      <w:r w:rsidRPr="009A0722">
        <w:rPr>
          <w:rFonts w:cs="Times New Roman"/>
          <w:noProof/>
          <w:lang w:val="en-US"/>
        </w:rPr>
        <w:tab/>
        <w:t xml:space="preserve">Burnett, R. </w:t>
      </w:r>
      <w:r w:rsidRPr="009A0722">
        <w:rPr>
          <w:rFonts w:cs="Times New Roman"/>
          <w:i/>
          <w:iCs/>
          <w:noProof/>
          <w:lang w:val="en-US"/>
        </w:rPr>
        <w:t>et al.</w:t>
      </w:r>
      <w:r w:rsidRPr="009A0722">
        <w:rPr>
          <w:rFonts w:cs="Times New Roman"/>
          <w:noProof/>
          <w:lang w:val="en-US"/>
        </w:rPr>
        <w:t xml:space="preserve"> Global estimates of mortality associated with long-term exposure to outdoor fine particulate matter. </w:t>
      </w:r>
      <w:r w:rsidRPr="009A0722">
        <w:rPr>
          <w:rFonts w:cs="Times New Roman"/>
          <w:i/>
          <w:iCs/>
          <w:noProof/>
          <w:lang w:val="en-US"/>
        </w:rPr>
        <w:t>Proc. Natl. Acad. Sci.</w:t>
      </w:r>
      <w:r w:rsidRPr="009A0722">
        <w:rPr>
          <w:rFonts w:cs="Times New Roman"/>
          <w:noProof/>
          <w:lang w:val="en-US"/>
        </w:rPr>
        <w:t xml:space="preserve"> (2018). doi:10.1073/pnas.1803222115</w:t>
      </w:r>
    </w:p>
    <w:p w14:paraId="7777589D" w14:textId="77777777" w:rsidR="009A0722" w:rsidRPr="009A0722" w:rsidRDefault="009A0722" w:rsidP="009A0722">
      <w:pPr>
        <w:widowControl w:val="0"/>
        <w:autoSpaceDE w:val="0"/>
        <w:autoSpaceDN w:val="0"/>
        <w:adjustRightInd w:val="0"/>
        <w:spacing w:after="0" w:line="240" w:lineRule="auto"/>
        <w:ind w:left="640" w:hanging="640"/>
        <w:rPr>
          <w:rFonts w:cs="Times New Roman"/>
          <w:noProof/>
        </w:rPr>
      </w:pPr>
      <w:r w:rsidRPr="009A0722">
        <w:rPr>
          <w:rFonts w:cs="Times New Roman"/>
          <w:noProof/>
          <w:lang w:val="en-US"/>
        </w:rPr>
        <w:t>10.</w:t>
      </w:r>
      <w:r w:rsidRPr="009A0722">
        <w:rPr>
          <w:rFonts w:cs="Times New Roman"/>
          <w:noProof/>
          <w:lang w:val="en-US"/>
        </w:rPr>
        <w:tab/>
        <w:t xml:space="preserve">Krewski, D. </w:t>
      </w:r>
      <w:r w:rsidRPr="009A0722">
        <w:rPr>
          <w:rFonts w:cs="Times New Roman"/>
          <w:i/>
          <w:iCs/>
          <w:noProof/>
          <w:lang w:val="en-US"/>
        </w:rPr>
        <w:t>et al.</w:t>
      </w:r>
      <w:r w:rsidRPr="009A0722">
        <w:rPr>
          <w:rFonts w:cs="Times New Roman"/>
          <w:noProof/>
          <w:lang w:val="en-US"/>
        </w:rPr>
        <w:t xml:space="preserve"> Extended follow-up and spatial analysis of the American Cancer Society study linking particulate air pollution and mortality. </w:t>
      </w:r>
      <w:r w:rsidRPr="009A0722">
        <w:rPr>
          <w:rFonts w:cs="Times New Roman"/>
          <w:i/>
          <w:iCs/>
          <w:noProof/>
          <w:lang w:val="en-US"/>
        </w:rPr>
        <w:t>Res. Rep. Health. Eff. Inst.</w:t>
      </w:r>
      <w:r w:rsidRPr="009A0722">
        <w:rPr>
          <w:rFonts w:cs="Times New Roman"/>
          <w:noProof/>
          <w:lang w:val="en-US"/>
        </w:rPr>
        <w:t xml:space="preserve"> (2009).</w:t>
      </w:r>
    </w:p>
    <w:p w14:paraId="388F71E7" w14:textId="77777777" w:rsidR="00B715AB" w:rsidRPr="00B715AB" w:rsidRDefault="00B715AB" w:rsidP="009A0722">
      <w:pPr>
        <w:widowControl w:val="0"/>
        <w:autoSpaceDE w:val="0"/>
        <w:autoSpaceDN w:val="0"/>
        <w:adjustRightInd w:val="0"/>
        <w:spacing w:after="0" w:line="240" w:lineRule="auto"/>
        <w:ind w:left="640" w:hanging="640"/>
        <w:rPr>
          <w:b/>
        </w:rPr>
      </w:pPr>
      <w:r>
        <w:rPr>
          <w:b/>
        </w:rPr>
        <w:fldChar w:fldCharType="end"/>
      </w:r>
    </w:p>
    <w:p w14:paraId="72116FED" w14:textId="77777777" w:rsidR="00C16BDD" w:rsidRDefault="00C16BDD"/>
    <w:sectPr w:rsidR="00C16BDD" w:rsidSect="00063068">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5" w:author="Goodarz Danaei" w:date="2019-08-08T12:05:00Z" w:initials="GD">
    <w:p w14:paraId="07093B33" w14:textId="77777777" w:rsidR="00712C6D" w:rsidRDefault="00712C6D">
      <w:pPr>
        <w:pStyle w:val="CommentText"/>
      </w:pPr>
      <w:r>
        <w:rPr>
          <w:rStyle w:val="CommentReference"/>
        </w:rPr>
        <w:annotationRef/>
      </w:r>
      <w:r>
        <w:t>See suggestion below about showing effect modification</w:t>
      </w:r>
    </w:p>
    <w:p w14:paraId="51BF8980" w14:textId="77777777" w:rsidR="00712C6D" w:rsidRDefault="00712C6D">
      <w:pPr>
        <w:pStyle w:val="CommentText"/>
      </w:pPr>
    </w:p>
    <w:p w14:paraId="77836BA3" w14:textId="77777777" w:rsidR="00712C6D" w:rsidRDefault="00712C6D">
      <w:pPr>
        <w:pStyle w:val="CommentText"/>
      </w:pPr>
      <w:r>
        <w:t>We do not use dashed arrows.</w:t>
      </w:r>
    </w:p>
    <w:p w14:paraId="36E378B0" w14:textId="77777777" w:rsidR="00712C6D" w:rsidRDefault="00712C6D">
      <w:pPr>
        <w:pStyle w:val="CommentText"/>
      </w:pPr>
    </w:p>
    <w:p w14:paraId="76B870CD" w14:textId="06B2F05F" w:rsidR="00712C6D" w:rsidRDefault="00712C6D">
      <w:pPr>
        <w:pStyle w:val="CommentText"/>
      </w:pPr>
      <w:r>
        <w:t>The arrow to mortality can be left out as conventionally graphs are shown under the null.</w:t>
      </w:r>
    </w:p>
  </w:comment>
  <w:comment w:id="7" w:author="Goodarz Danaei" w:date="2019-08-08T12:03:00Z" w:initials="GD">
    <w:p w14:paraId="097C4AE6" w14:textId="77777777" w:rsidR="00712C6D" w:rsidRDefault="00712C6D">
      <w:pPr>
        <w:pStyle w:val="CommentText"/>
      </w:pPr>
      <w:r>
        <w:rPr>
          <w:rStyle w:val="CommentReference"/>
        </w:rPr>
        <w:annotationRef/>
      </w:r>
      <w:r>
        <w:t xml:space="preserve">This is a bit confusing as </w:t>
      </w:r>
      <w:bookmarkStart w:id="8" w:name="_GoBack"/>
      <w:bookmarkEnd w:id="8"/>
      <w:r>
        <w:t>you use age as the example but show something else in the graph.</w:t>
      </w:r>
    </w:p>
    <w:p w14:paraId="675A771C" w14:textId="77777777" w:rsidR="00712C6D" w:rsidRDefault="00712C6D">
      <w:pPr>
        <w:pStyle w:val="CommentText"/>
      </w:pPr>
    </w:p>
    <w:p w14:paraId="3004E8AF" w14:textId="53296945" w:rsidR="00712C6D" w:rsidRDefault="00712C6D">
      <w:pPr>
        <w:pStyle w:val="CommentText"/>
      </w:pPr>
      <w:r>
        <w:t>I propose that you just mention here that standard DAGs do not show effect modification.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6B870CD" w15:done="0"/>
  <w15:commentEx w15:paraId="3004E8A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6B870CD" w16cid:durableId="20F68E81"/>
  <w16cid:commentId w16cid:paraId="3004E8AF" w16cid:durableId="20F68E1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DE59CC"/>
    <w:multiLevelType w:val="multilevel"/>
    <w:tmpl w:val="DA22F50C"/>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708" w:hanging="567"/>
      </w:pPr>
      <w:rPr>
        <w:rFonts w:ascii="Times New Roman" w:hAnsi="Times New Roman" w:cs="Times New Roman"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Goodarz Danaei">
    <w15:presenceInfo w15:providerId="Windows Live" w15:userId="0005e015bbfe6c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6"/>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50F"/>
    <w:rsid w:val="00063068"/>
    <w:rsid w:val="00155443"/>
    <w:rsid w:val="00156267"/>
    <w:rsid w:val="001F16A3"/>
    <w:rsid w:val="00382141"/>
    <w:rsid w:val="00494CBC"/>
    <w:rsid w:val="006C495B"/>
    <w:rsid w:val="00712C6D"/>
    <w:rsid w:val="009A0722"/>
    <w:rsid w:val="009B223E"/>
    <w:rsid w:val="00A3318C"/>
    <w:rsid w:val="00B715AB"/>
    <w:rsid w:val="00B907C3"/>
    <w:rsid w:val="00C16BDD"/>
    <w:rsid w:val="00CD65F9"/>
    <w:rsid w:val="00DA550F"/>
    <w:rsid w:val="00E07E94"/>
    <w:rsid w:val="00E65D9E"/>
    <w:rsid w:val="00F84D2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1DEA6"/>
  <w15:chartTrackingRefBased/>
  <w15:docId w15:val="{F9720D19-B02E-E549-92EA-251FFD39F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50F"/>
    <w:pPr>
      <w:spacing w:after="360" w:line="480" w:lineRule="auto"/>
      <w:jc w:val="both"/>
    </w:pPr>
    <w:rPr>
      <w:rFonts w:ascii="Times New Roman" w:eastAsiaTheme="minorEastAsia" w:hAnsi="Times New Roman"/>
      <w:szCs w:val="22"/>
      <w:lang w:eastAsia="zh-CN"/>
    </w:rPr>
  </w:style>
  <w:style w:type="paragraph" w:styleId="Heading1">
    <w:name w:val="heading 1"/>
    <w:basedOn w:val="Normal"/>
    <w:next w:val="Normal"/>
    <w:link w:val="Heading1Char"/>
    <w:uiPriority w:val="9"/>
    <w:qFormat/>
    <w:rsid w:val="00DA550F"/>
    <w:pPr>
      <w:keepNext/>
      <w:keepLines/>
      <w:numPr>
        <w:numId w:val="1"/>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DA550F"/>
    <w:pPr>
      <w:keepNext/>
      <w:keepLines/>
      <w:numPr>
        <w:ilvl w:val="1"/>
        <w:numId w:val="1"/>
      </w:numPr>
      <w:spacing w:before="240" w:after="120"/>
      <w:ind w:left="567"/>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DA550F"/>
    <w:pPr>
      <w:keepNext/>
      <w:keepLines/>
      <w:numPr>
        <w:ilvl w:val="2"/>
        <w:numId w:val="1"/>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DA550F"/>
    <w:pPr>
      <w:keepNext/>
      <w:keepLines/>
      <w:numPr>
        <w:ilvl w:val="3"/>
        <w:numId w:val="1"/>
      </w:numPr>
      <w:spacing w:before="120" w:after="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50F"/>
    <w:rPr>
      <w:rFonts w:ascii="Times New Roman" w:eastAsiaTheme="majorEastAsia" w:hAnsi="Times New Roman" w:cstheme="majorBidi"/>
      <w:b/>
      <w:sz w:val="32"/>
      <w:szCs w:val="32"/>
      <w:lang w:eastAsia="zh-CN"/>
    </w:rPr>
  </w:style>
  <w:style w:type="character" w:customStyle="1" w:styleId="Heading2Char">
    <w:name w:val="Heading 2 Char"/>
    <w:basedOn w:val="DefaultParagraphFont"/>
    <w:link w:val="Heading2"/>
    <w:uiPriority w:val="9"/>
    <w:rsid w:val="00DA550F"/>
    <w:rPr>
      <w:rFonts w:ascii="Times New Roman" w:eastAsiaTheme="majorEastAsia" w:hAnsi="Times New Roman" w:cstheme="majorBidi"/>
      <w:szCs w:val="26"/>
      <w:lang w:eastAsia="zh-CN"/>
    </w:rPr>
  </w:style>
  <w:style w:type="character" w:customStyle="1" w:styleId="Heading3Char">
    <w:name w:val="Heading 3 Char"/>
    <w:basedOn w:val="DefaultParagraphFont"/>
    <w:link w:val="Heading3"/>
    <w:uiPriority w:val="9"/>
    <w:rsid w:val="00DA550F"/>
    <w:rPr>
      <w:rFonts w:ascii="Times New Roman" w:eastAsiaTheme="majorEastAsia" w:hAnsi="Times New Roman" w:cstheme="majorBidi"/>
      <w:i/>
      <w:lang w:eastAsia="zh-CN"/>
    </w:rPr>
  </w:style>
  <w:style w:type="character" w:customStyle="1" w:styleId="Heading4Char">
    <w:name w:val="Heading 4 Char"/>
    <w:basedOn w:val="DefaultParagraphFont"/>
    <w:link w:val="Heading4"/>
    <w:uiPriority w:val="9"/>
    <w:rsid w:val="00DA550F"/>
    <w:rPr>
      <w:rFonts w:ascii="Times New Roman" w:eastAsiaTheme="majorEastAsia" w:hAnsi="Times New Roman" w:cstheme="majorBidi"/>
      <w:i/>
      <w:iCs/>
      <w:szCs w:val="22"/>
      <w:lang w:eastAsia="zh-CN"/>
    </w:rPr>
  </w:style>
  <w:style w:type="paragraph" w:styleId="Caption">
    <w:name w:val="caption"/>
    <w:basedOn w:val="Normal"/>
    <w:next w:val="Normal"/>
    <w:uiPriority w:val="35"/>
    <w:unhideWhenUsed/>
    <w:qFormat/>
    <w:rsid w:val="00DA550F"/>
    <w:pPr>
      <w:spacing w:after="0" w:line="240" w:lineRule="auto"/>
    </w:pPr>
    <w:rPr>
      <w:iCs/>
      <w:szCs w:val="18"/>
    </w:rPr>
  </w:style>
  <w:style w:type="paragraph" w:styleId="BalloonText">
    <w:name w:val="Balloon Text"/>
    <w:basedOn w:val="Normal"/>
    <w:link w:val="BalloonTextChar"/>
    <w:uiPriority w:val="99"/>
    <w:semiHidden/>
    <w:unhideWhenUsed/>
    <w:rsid w:val="00DA550F"/>
    <w:pPr>
      <w:spacing w:after="0" w:line="240" w:lineRule="auto"/>
    </w:pPr>
    <w:rPr>
      <w:rFonts w:cs="Times New Roman"/>
      <w:sz w:val="18"/>
      <w:szCs w:val="18"/>
    </w:rPr>
  </w:style>
  <w:style w:type="character" w:customStyle="1" w:styleId="BalloonTextChar">
    <w:name w:val="Balloon Text Char"/>
    <w:basedOn w:val="DefaultParagraphFont"/>
    <w:link w:val="BalloonText"/>
    <w:uiPriority w:val="99"/>
    <w:semiHidden/>
    <w:rsid w:val="00DA550F"/>
    <w:rPr>
      <w:rFonts w:ascii="Times New Roman" w:eastAsiaTheme="minorEastAsia" w:hAnsi="Times New Roman" w:cs="Times New Roman"/>
      <w:sz w:val="18"/>
      <w:szCs w:val="18"/>
      <w:lang w:eastAsia="zh-CN"/>
    </w:rPr>
  </w:style>
  <w:style w:type="character" w:styleId="CommentReference">
    <w:name w:val="annotation reference"/>
    <w:basedOn w:val="DefaultParagraphFont"/>
    <w:uiPriority w:val="99"/>
    <w:semiHidden/>
    <w:unhideWhenUsed/>
    <w:rsid w:val="00712C6D"/>
    <w:rPr>
      <w:sz w:val="16"/>
      <w:szCs w:val="16"/>
    </w:rPr>
  </w:style>
  <w:style w:type="paragraph" w:styleId="CommentText">
    <w:name w:val="annotation text"/>
    <w:basedOn w:val="Normal"/>
    <w:link w:val="CommentTextChar"/>
    <w:uiPriority w:val="99"/>
    <w:semiHidden/>
    <w:unhideWhenUsed/>
    <w:rsid w:val="00712C6D"/>
    <w:pPr>
      <w:spacing w:line="240" w:lineRule="auto"/>
    </w:pPr>
    <w:rPr>
      <w:sz w:val="20"/>
      <w:szCs w:val="20"/>
    </w:rPr>
  </w:style>
  <w:style w:type="character" w:customStyle="1" w:styleId="CommentTextChar">
    <w:name w:val="Comment Text Char"/>
    <w:basedOn w:val="DefaultParagraphFont"/>
    <w:link w:val="CommentText"/>
    <w:uiPriority w:val="99"/>
    <w:semiHidden/>
    <w:rsid w:val="00712C6D"/>
    <w:rPr>
      <w:rFonts w:ascii="Times New Roman" w:eastAsiaTheme="minorEastAsia" w:hAnsi="Times New Roman"/>
      <w:sz w:val="20"/>
      <w:szCs w:val="20"/>
      <w:lang w:eastAsia="zh-CN"/>
    </w:rPr>
  </w:style>
  <w:style w:type="paragraph" w:styleId="CommentSubject">
    <w:name w:val="annotation subject"/>
    <w:basedOn w:val="CommentText"/>
    <w:next w:val="CommentText"/>
    <w:link w:val="CommentSubjectChar"/>
    <w:uiPriority w:val="99"/>
    <w:semiHidden/>
    <w:unhideWhenUsed/>
    <w:rsid w:val="00712C6D"/>
    <w:rPr>
      <w:b/>
      <w:bCs/>
    </w:rPr>
  </w:style>
  <w:style w:type="character" w:customStyle="1" w:styleId="CommentSubjectChar">
    <w:name w:val="Comment Subject Char"/>
    <w:basedOn w:val="CommentTextChar"/>
    <w:link w:val="CommentSubject"/>
    <w:uiPriority w:val="99"/>
    <w:semiHidden/>
    <w:rsid w:val="00712C6D"/>
    <w:rPr>
      <w:rFonts w:ascii="Times New Roman" w:eastAsiaTheme="minorEastAsia" w:hAnsi="Times New Roman"/>
      <w:b/>
      <w:bCs/>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C68CD9-D094-044F-B9EA-DC5751BEFF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7193</Words>
  <Characters>41365</Characters>
  <Application>Microsoft Office Word</Application>
  <DocSecurity>0</DocSecurity>
  <Lines>636</Lines>
  <Paragraphs>147</Paragraphs>
  <ScaleCrop>false</ScaleCrop>
  <Company/>
  <LinksUpToDate>false</LinksUpToDate>
  <CharactersWithSpaces>48411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2</cp:revision>
  <cp:lastPrinted>2019-08-08T14:37:00Z</cp:lastPrinted>
  <dcterms:created xsi:type="dcterms:W3CDTF">2019-08-08T18:45:00Z</dcterms:created>
  <dcterms:modified xsi:type="dcterms:W3CDTF">2019-08-08T18:45:00Z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http://www.zotero.org/styles/elsevier-vancouver</vt:lpwstr>
  </property>
  <property fmtid="{D5CDD505-2E9C-101B-9397-08002B2CF9AE}" pid="7" name="Mendeley Recent Style Name 2_1">
    <vt:lpwstr>Elsevier - Vancouver</vt:lpwstr>
  </property>
  <property fmtid="{D5CDD505-2E9C-101B-9397-08002B2CF9AE}" pid="8" name="Mendeley Recent Style Id 3_1">
    <vt:lpwstr>http://www.zotero.org/styles/harvard1</vt:lpwstr>
  </property>
  <property fmtid="{D5CDD505-2E9C-101B-9397-08002B2CF9AE}" pid="9" name="Mendeley Recent Style Name 3_1">
    <vt:lpwstr>Harvard reference format 1 (deprecated)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