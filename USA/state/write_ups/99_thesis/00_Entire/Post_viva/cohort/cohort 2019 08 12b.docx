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3E27C5" w14:textId="1E7CE355" w:rsidR="00F41DA6" w:rsidRPr="00F41DA6" w:rsidRDefault="00F41DA6" w:rsidP="00F41DA6">
      <w:pPr>
        <w:spacing w:line="480" w:lineRule="auto"/>
        <w:jc w:val="both"/>
        <w:rPr>
          <w:rFonts w:ascii="Times New Roman" w:hAnsi="Times New Roman" w:cs="Times New Roman"/>
        </w:rPr>
      </w:pPr>
      <w:bookmarkStart w:id="0" w:name="_GoBack"/>
      <w:r w:rsidRPr="00F41DA6">
        <w:rPr>
          <w:rFonts w:ascii="Times New Roman" w:hAnsi="Times New Roman" w:cs="Times New Roman"/>
        </w:rPr>
        <w:t xml:space="preserve">In studies of health effects of </w:t>
      </w:r>
      <w:ins w:id="1" w:author="Roscoe, Charlotte J" w:date="2019-08-12T16:49:00Z">
        <w:r w:rsidR="00793E59">
          <w:rPr>
            <w:rFonts w:ascii="Times New Roman" w:hAnsi="Times New Roman" w:cs="Times New Roman"/>
          </w:rPr>
          <w:t xml:space="preserve">air </w:t>
        </w:r>
      </w:ins>
      <w:r w:rsidRPr="00F41DA6">
        <w:rPr>
          <w:rFonts w:ascii="Times New Roman" w:hAnsi="Times New Roman" w:cs="Times New Roman"/>
        </w:rPr>
        <w:t xml:space="preserve">pollution exposure in the United States, a common source of information is </w:t>
      </w:r>
      <w:del w:id="2" w:author="Roscoe, Charlotte J" w:date="2019-08-12T16:50:00Z">
        <w:r w:rsidRPr="00F41DA6" w:rsidDel="00793E59">
          <w:rPr>
            <w:rFonts w:ascii="Times New Roman" w:hAnsi="Times New Roman" w:cs="Times New Roman"/>
          </w:rPr>
          <w:delText xml:space="preserve">from </w:delText>
        </w:r>
      </w:del>
      <w:r w:rsidRPr="00F41DA6">
        <w:rPr>
          <w:rFonts w:ascii="Times New Roman" w:hAnsi="Times New Roman" w:cs="Times New Roman"/>
        </w:rPr>
        <w:t>prospective cohort studies.</w:t>
      </w:r>
      <w:r w:rsidRPr="00F41DA6">
        <w:rPr>
          <w:rFonts w:ascii="Times New Roman" w:hAnsi="Times New Roman" w:cs="Times New Roman"/>
        </w:rPr>
        <w:fldChar w:fldCharType="begin" w:fldLock="1"/>
      </w:r>
      <w:r w:rsidRPr="00F41DA6">
        <w:rPr>
          <w:rFonts w:ascii="Times New Roman" w:hAnsi="Times New Roman" w:cs="Times New Roman"/>
        </w:rPr>
        <w:instrText>ADDIN CSL_CITATION {"citationItems":[{"id":"ITEM-1","itemData":{"DOI":"10.1056/NEJM199312093292401","ISBN":"0028-4793","ISSN":"0028-4793","PMID":"8179653","abstract":"BACKGROUND: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Medicine","id":"ITEM-1","issue":"24","issued":{"date-parts":[["1993"]]},"page":"1753-9","title":"An association between air pollution and mortality in six U.S. cities.","type":"article-journal","volume":"329"},"uris":["http://www.mendeley.com/documents/?uuid=e1ea4bb9-92c7-4b5c-ba00-fe8a5e599f10"]},{"id":"ITEM-2","itemData":{"DOI":"joc11435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D","non-dropping-particle":"","parse-names":false,"suffix":""}],"container-title":"JAMA","id":"ITEM-2","issue":"9","issued":{"date-parts":[["2002"]]},"page":"1132-1141","title":"Lung cancer, cardiopulmonary mortality, and long-term exposure to fine particulate air pollution","type":"article-journal","volume":"287"},"uris":["http://www.mendeley.com/documents/?uuid=b31c15ae-69f4-47a3-a0ec-5ab841e98c2f"]},{"id":"ITEM-3","itemData":{"DOI":"10.1080/10473289.2006.10464485","ISSN":"21622906","abstract":"Abstract Efforts to understand and mitigate the health effects of particulate matter (PM) air pollution have a rich and interesting history. This review focuses on six substantial lines of research that have been pursued since 1997 that have helped elucidate our understanding about the effects of PM on human health. There has been substantial progress in the evaluation of PM health effects at different time-scales of exposure and in the exploration of the shape of the concentration-response function. There has also been emerging evidence of PM-related cardiovascular health effects and growing knowledge regarding interconnected general pathophysiological pathways that link PM exposure with cardiopulmonary morbidity and mortality. Despite important gaps in scientific knowledge and continued reasons for some skepticism, a comprehensive evaluation of the research findings provides persuasive evidence that exposure to fine particulate air pollution has adverse effects on cardiopulmonary health. Although much of this research has been motivated by environmental public health policy, these results have important scientific, medical, and public health implications that are broader than debates over legally mandated air quality standards.\\nAbstract Efforts to understand and mitigate the health effects of particulate matter (PM) air pollution have a rich and interesting history. This review focuses on six substantial lines of research that have been pursued since 1997 that have helped elucidate our understanding about the effects of PM on human health. There has been substantial progress in the evaluation of PM health effects at different time-scales of exposure and in the exploration of the shape of the concentration-response function. There has also been emerging evidence of PM-related cardiovascular health effects and growing knowledge regarding interconnected general pathophysiological pathways that link PM exposure with cardiopulmonary morbidity and mortality. Despite important gaps in scientific knowledge and continued reasons for some skepticism, a comprehensive evaluation of the research findings provides persuasive evidence that exposure to fine particulate air pollution has adverse effects on cardiopulmonary health. Although much of this research has been motivated by environmental public health policy, these results have important scientific, medical, and public health implications that are broader than debates over legally mandated air quality standards.","author":[{"dropping-particle":"","family":"Pope","given":"C. Arden","non-dropping-particle":"","parse-names":false,"suffix":""},{"dropping-particle":"","family":"Dockery","given":"Douglas W.","non-dropping-particle":"","parse-names":false,"suffix":""}],"container-title":"Journal of the Air and Waste Management Association","id":"ITEM-3","issued":{"date-parts":[["2006"]]},"title":"Health effects of fine particulate air pollution: lines that connect","type":"article-journal"},"uris":["http://www.mendeley.com/documents/?uuid=d6b54e7e-2052-44d1-b659-c9cdcd9ff8ce"]},{"id":"ITEM-4","itemData":{"DOI":"10.1161/CIR.0b013e3181dbece1","ISSN":"00097322","abstract":"In 2004, the first American Heart Association scientific statement on \"Air Pollution and Cardiovascular Disease\" concluded that exposure to particulate matter (PM) air pollution contributes to cardiovascular morbidity and mortality. In the interim, numerous studies have expanded our understanding of this association and further elucidated the physiological and molecular mechanisms involved. The main objective of this updated American Heart Association scientific statement is to provide a comprehensive review of the new evidence linking PM exposure with cardiovascular disease, with a specific focus on highlighting the clinical implications for researchers and healthcare providers. The writing group also sought to provide expert consensus opinions on many aspects of the current state of science and updated suggestions for areas of future research. On the basis of the findings of this review, several new conclusions were reached, including the following: Exposure to PM &lt;2.5 microm in diameter (PM(2.5)) over a few hours to weeks can trigger cardiovascular disease-related mortality and nonfatal events; longer-term exposure (eg, a few years) increases the risk for cardiovascular mortality to an even greater extent than exposures over a few days and reduces life expectancy within more highly exposed segments of the population by several months to a few years; reductions in PM levels are associated with decreases in cardiovascular mortality within a time frame as short as a few years; and many credible pathological mechanisms have been elucidated that lend biological plausibility to these findings. It is the opinion of the writing group that the overall evidence is consistent with a causal relationship between PM(2.5) exposure and cardiovascular morbidity and mortality. This body of evidence has grown and been strengthened substantially since the first American Heart Association scientific statement was published. Finally, PM(2.5) exposure is deemed a modifiable factor that contributes to cardiovascular morbidity and mortality.","author":[{"dropping-particle":"","family":"Brook","given":"Robert D.","non-dropping-particle":"","parse-names":false,"suffix":""},{"dropping-particle":"","family":"Rajagopalan","given":"Sanjay","non-dropping-particle":"","parse-names":false,"suffix":""},{"dropping-particle":"","family":"Pope","given":"C. Arden","non-dropping-particle":"","parse-names":false,"suffix":""},{"dropping-particle":"","family":"Brook","given":"Jeffrey R.","non-dropping-particle":"","parse-names":false,"suffix":""},{"dropping-particle":"","family":"Bhatnagar","given":"Aruni","non-dropping-particle":"","parse-names":false,"suffix":""},{"dropping-particle":"V.","family":"Diez-Roux","given":"Ana","non-dropping-particle":"","parse-names":false,"suffix":""},{"dropping-particle":"","family":"Holguin","given":"Fernando","non-dropping-particle":"","parse-names":false,"suffix":""},{"dropping-particle":"","family":"Hong","given":"Yuling","non-dropping-particle":"","parse-names":false,"suffix":""},{"dropping-particle":"V.","family":"Luepker","given":"Russell","non-dropping-particle":"","parse-names":false,"suffix":""},{"dropping-particle":"","family":"Mittleman","given":"Murray A.","non-dropping-particle":"","parse-names":false,"suffix":""},{"dropping-particle":"","family":"Peters","given":"Annette","non-dropping-particle":"","parse-names":false,"suffix":""},{"dropping-particle":"","family":"Siscovick","given":"David","non-dropping-particle":"","parse-names":false,"suffix":""},{"dropping-particle":"","family":"Smith","given":"Sidney C.","non-dropping-particle":"","parse-names":false,"suffix":""},{"dropping-particle":"","family":"Whitsel","given":"Laurie","non-dropping-particle":"","parse-names":false,"suffix":""},{"dropping-particle":"","family":"Kaufman","given":"Joel D.","non-dropping-particle":"","parse-names":false,"suffix":""}],"container-title":"Circulation","id":"ITEM-4","issued":{"date-parts":[["2010"]]},"title":"Particulate matter air pollution and cardiovascular disease: an update to the scientific statement from the american heart association","type":"article"},"uris":["http://www.mendeley.com/documents/?uuid=630154a0-5463-46b4-b037-9e5e20a326fc"]},{"id":"ITEM-5","itemData":{"DOI":"10.1073/pnas.1803222115","ISSN":"0027-8424","abstract":" Exposure to ambient fine particulate matter (PM 2.5 ) is a major global health concern. Quantitative estimates of attributable mortality are based on disease-specific hazard ratio models that incorporate risk information from multiple PM 2.5 sources (outdoor and indoor air pollution from use of solid fuels and secondhand and active smoking), requiring assumptions about equivalent exposure and toxicity. We relax these contentious assumptions by constructing a PM 2.5 -mortality hazard ratio function based only on cohort studies of outdoor air pollution that covers the global exposure range. We modeled the shape of the association between PM 2.5 and nonaccidental mortality using data from 41 cohorts from 16 countries—the Global Exposure Mortality Model (GEMM). We then constructed GEMMs for five specific causes of death examined by the global burden of disease (GBD). The GEMM predicts 8.9 million [95% confidence interval (CI): 7.5–10.3] deaths in 2015, a figure 30% larger than that predicted by the sum of deaths among the five specific causes (6.9; 95% CI: 4.9–8.5) and 120% larger than the risk function used in the GBD (4.0; 95% CI: 3.3–4.8). Differences between the GEMM and GBD risk functions are larger for a 20% reduction in concentrations, with the GEMM predicting 220% higher excess deaths. These results suggest that PM 2.5 exposure may be related to additional causes of death than the five considered by the GBD and that incorporation of risk information from other, nonoutdoor, particle sources leads to underestimation of disease burden, especially at higher concentrations. ","author":[{"dropping-particle":"","family":"Burnett","given":"Richard","non-dropping-particle":"","parse-names":false,"suffix":""},{"dropping-particle":"","family":"Chen","given":"Hong","non-dropping-particle":"","parse-names":false,"suffix":""},{"dropping-particle":"","family":"Szyszkowicz","given":"Mieczysław","non-dropping-particle":"","parse-names":false,"suffix":""},{"dropping-particle":"","family":"Fann","given":"Neal","non-dropping-particle":"","parse-names":false,"suffix":""},{"dropping-particle":"","family":"Hubbell","given":"Bryan","non-dropping-particle":"","parse-names":false,"suffix":""},{"dropping-particle":"","family":"Pope","given":"C. Arden","non-dropping-particle":"","parse-names":false,"suffix":""},{"dropping-particle":"","family":"Apte","given":"Joshua S.","non-dropping-particle":"","parse-names":false,"suffix":""},{"dropping-particle":"","family":"Brauer","given":"Michael","non-dropping-particle":"","parse-names":false,"suffix":""},{"dropping-particle":"","family":"Cohen","given":"Aaron","non-dropping-particle":"","parse-names":false,"suffix":""},{"dropping-particle":"","family":"Weichenthal","given":"Scott","non-dropping-particle":"","parse-names":false,"suffix":""},{"dropping-particle":"","family":"Coggins","given":"Jay","non-dropping-particle":"","parse-names":false,"suffix":""},{"dropping-particle":"","family":"Di","given":"Qian","non-dropping-particle":"","parse-names":false,"suffix":""},{"dropping-particle":"","family":"Brunekreef","given":"Bert","non-dropping-particle":"","parse-names":false,"suffix":""},{"dropping-particle":"","family":"Frostad","given":"Joseph","non-dropping-particle":"","parse-names":false,"suffix":""},{"dropping-particle":"","family":"Lim","given":"Stephen S.","non-dropping-particle":"","parse-names":false,"suffix":""},{"dropping-particle":"","family":"Kan","given":"Haidong","non-dropping-particle":"","parse-names":false,"suffix":""},{"dropping-particle":"","family":"Walker","given":"Katherine D.","non-dropping-particle":"","parse-names":false,"suffix":""},{"dropping-particle":"","family":"Thurston","given":"George D.","non-dropping-particle":"","parse-names":false,"suffix":""},{"dropping-particle":"","family":"Hayes","given":"Richard B.","non-dropping-particle":"","parse-names":false,"suffix":""},{"dropping-particle":"","family":"Lim","given":"Chris C.","non-dropping-particle":"","parse-names":false,"suffix":""},{"dropping-particle":"","family":"Turner","given":"Michelle C.","non-dropping-particle":"","parse-names":false,"suffix":""},{"dropping-particle":"","family":"Jerrett","given":"Michael","non-dropping-particle":"","parse-names":false,"suffix":""},{"dropping-particle":"","family":"Krewski","given":"Daniel","non-dropping-particle":"","parse-names":false,"suffix":""},{"dropping-particle":"","family":"Gapstur","given":"Susan M.","non-dropping-particle":"","parse-names":false,"suffix":""},{"dropping-particle":"","family":"Diver","given":"W. Ryan","non-dropping-particle":"","parse-names":false,"suffix":""},{"dropping-particle":"","family":"Ostro","given":"Bart","non-dropping-particle":"","parse-names":false,"suffix":""},{"dropping-particle":"","family":"Goldberg","given":"Debbie","non-dropping-particle":"","parse-names":false,"suffix":""},{"dropping-particle":"","family":"Crouse","given":"Daniel L.","non-dropping-particle":"","parse-names":false,"suffix":""},{"dropping-particle":"V.","family":"Martin","given":"Randall","non-dropping-particle":"","parse-names":false,"suffix":""},{"dropping-particle":"","family":"Peters","given":"Paul","non-dropping-particle":"","parse-names":false,"suffix":""},{"dropping-particle":"","family":"Pinault","given":"Lauren","non-dropping-particle":"","parse-names":false,"suffix":""},{"dropping-particle":"","family":"Tjepkema","given":"Michael","non-dropping-particle":"","parse-names":false,"suffix":""},{"dropping-particle":"","family":"Donkelaar","given":"Aaron","non-dropping-particle":"van","parse-names":false,"suffix":""},{"dropping-particle":"","family":"Villeneuve","given":"Paul J.","non-dropping-particle":"","parse-names":false,"suffix":""},{"dropping-particle":"","family":"Miller","given":"Anthony B.","non-dropping-particle":"","parse-names":false,"suffix":""},{"dropping-particle":"","family":"Yin","given":"Peng","non-dropping-particle":"","parse-names":false,"suffix":""},{"dropping-particle":"","family":"Zhou","given":"Maigeng","non-dropping-particle":"","parse-names":false,"suffix":""},{"dropping-particle":"","family":"Wang","given":"Lijun","non-dropping-particle":"","parse-names":false,"suffix":""},{"dropping-particle":"","family":"Janssen","given":"Nicole A. H.","non-dropping-particle":"","parse-names":false,"suffix":""},{"dropping-particle":"","family":"Marra","given":"Marten","non-dropping-particle":"","parse-names":false,"suffix":""},{"dropping-particle":"","family":"Atkinson","given":"Richard W.","non-dropping-particle":"","parse-names":false,"suffix":""},{"dropping-particle":"","family":"Tsang","given":"Hilda","non-dropping-particle":"","parse-names":false,"suffix":""},{"dropping-particle":"","family":"Quoc Thach","given":"Thuan","non-dropping-particle":"","parse-names":false,"suffix":""},{"dropping-particle":"","family":"Cannon","given":"John B.","non-dropping-particle":"","parse-names":false,"suffix":""},{"dropping-particle":"","family":"Allen","given":"Ryan T.","non-dropping-particle":"","parse-names":false,"suffix":""},{"dropping-particle":"","family":"Hart","given":"Jaime E.","non-dropping-particle":"","parse-names":false,"suffix":""},{"dropping-particle":"","family":"Laden","given":"Francine","non-dropping-particle":"","parse-names":false,"suffix":""},{"dropping-particle":"","family":"Cesaroni","given":"Giulia","non-dropping-particle":"","parse-names":false,"suffix":""},{"dropping-particle":"","family":"Forastiere","given":"Francesco","non-dropping-particle":"","parse-names":false,"suffix":""},{"dropping-particle":"","family":"Weinmayr","given":"Gudrun","non-dropping-particle":"","parse-names":false,"suffix":""},{"dropping-particle":"","family":"Jaensch","given":"Andrea","non-dropping-particle":"","parse-names":false,"suffix":""},{"dropping-particle":"","family":"Nagel","given":"Gabriele","non-dropping-particle":"","parse-names":false,"suffix":""},{"dropping-particle":"","family":"Concin","given":"Hans","non-dropping-particle":"","parse-names":false,"suffix":""},{"dropping-particle":"V.","family":"Spadaro","given":"Joseph","non-dropping-particle":"","parse-names":false,"suffix":""}],"container-title":"Proceedings of the National Academy of Sciences","id":"ITEM-5","issued":{"date-parts":[["2018"]]},"title":"Global estimates of mortality associated with long-term exposure to outdoor fine particulate matter","type":"article-journal"},"uris":["http://www.mendeley.com/documents/?uuid=6acdacc1-fa6e-4e52-97af-81992a19ace2"]},{"id":"ITEM-6","itemData":{"ISSN":"1041-5505","PMID":"19627030","abstract":"We conducted an extended follow-up and spatial analysis of the American Cancer Society (ACS) Cancer Prevention Study II (CPS-II) cohort in order to further examine associations between long-term exposure to particulate air pollution and mortality in large U.S. cities. The current study sought to clarify outstanding scientific issues that arose from our earlier HEI-sponsored Reanalysis of the original ACS study data (the Particle Epidemiology Reanalysis Project). Specifically, we examined (1) how ecologic covariates at the community and neighborhood levels might confound and modify the air pollution-mortality association; (2) how spatial autocorrelation and multiple levels of data (e.g., individual and neighborhood) can be taken into account within the random effects Cox model; (3) how using land-use regression to refine measurements of air pollution exposure to the within-city (or intra-urban) scale might affect the size and significance of health effects in the Los Angeles and New York City regions; and (4) what exposure time windows may be most critical to the air pollution-mortality association. The 18 years of follow-up (extended from 7 years in the original study [Pope et al. 1995]) included vital status data for the CPS-II cohort (approximately 1.2 million participants) with multiple cause-of-death codes through December 31, 2000 and more recent exposure data from air pollution monitoring sites for the metropolitan areas. In the Nationwide Analysis, the influence of ecologic covariate data (such as education attainment, housing characteristics, and level of income; data obtained from the 1980 U.S. Census; see Ecologic Covariates sidebar on page 14) on the air pollution-mortality association were examined at the Zip Code area (ZCA) scale, the metropolitan statistical area (MSA) scale, and by the difference between each ZCA value and the MSA value (DIFF). In contrast to previous analyses that did not directly include ecologic covariates at the ZCA scale, risk estimates increased when ecologic covariates were included at all scales. The ecologic covariates exerted their greatest effect on mortality from ischemic heart disease (IHD), which was also the health outcome most strongly related with exposure to PM2.5 (particles 2.5 microm or smaller in aerodynamic diameter), sulfate (SO4(2-)), and sulfur dioxide (SO2), and the only outcome significantly associated with exposure to nitrogen dioxide (NO2). When ecologic covariates were simultaneously included…","author":[{"dropping-particle":"","family":"Krewski","given":"Daniel","non-dropping-particle":"","parse-names":false,"suffix":""},{"dropping-particle":"","family":"Jerrett","given":"Michael","non-dropping-particle":"","parse-names":false,"suffix":""},{"dropping-particle":"","family":"Burnett","given":"Richard T","non-dropping-particle":"","parse-names":false,"suffix":""},{"dropping-particle":"","family":"Ma","given":"Renjun","non-dropping-particle":"","parse-names":false,"suffix":""},{"dropping-particle":"","family":"Hughes","given":"Edward","non-dropping-particle":"","parse-names":false,"suffix":""},{"dropping-particle":"","family":"Shi","given":"Yuanli","non-dropping-particle":"","parse-names":false,"suffix":""},{"dropping-particle":"","family":"Turner","given":"Michelle C","non-dropping-particle":"","parse-names":false,"suffix":""},{"dropping-particle":"","family":"Pope","given":"C Arden","non-dropping-particle":"","parse-names":false,"suffix":""},{"dropping-particle":"","family":"Thurston","given":"George","non-dropping-particle":"","parse-names":false,"suffix":""},{"dropping-particle":"","family":"Calle","given":"Eugenia E","non-dropping-particle":"","parse-names":false,"suffix":""},{"dropping-particle":"","family":"Thun","given":"Michael J","non-dropping-particle":"","parse-names":false,"suffix":""},{"dropping-particle":"","family":"Beckerman","given":"Bernie","non-dropping-particle":"","parse-names":false,"suffix":""},{"dropping-particle":"","family":"DeLuca","given":"Pat","non-dropping-particle":"","parse-names":false,"suffix":""},{"dropping-particle":"","family":"Finkelstein","given":"Norm","non-dropping-particle":"","parse-names":false,"suffix":""},{"dropping-particle":"","family":"Ito","given":"Kaz","non-dropping-particle":"","parse-names":false,"suffix":""},{"dropping-particle":"","family":"Moore","given":"D K","non-dropping-particle":"","parse-names":false,"suffix":""},{"dropping-particle":"","family":"Newbold","given":"K Bruce","non-dropping-particle":"","parse-names":false,"suffix":""},{"dropping-particle":"","family":"Ramsay","given":"Tim","non-dropping-particle":"","parse-names":false,"suffix":""},{"dropping-particle":"","family":"Ross","given":"Zev","non-dropping-particle":"","parse-names":false,"suffix":""},{"dropping-particle":"","family":"Shin","given":"Hwashin","non-dropping-particle":"","parse-names":false,"suffix":""},{"dropping-particle":"","family":"Tempalski","given":"Barbara","non-dropping-particle":"","parse-names":false,"suffix":""}],"container-title":"Research report (Health Effects Institute)","id":"ITEM-6","issued":{"date-parts":[["2009"]]},"title":"Extended follow-up and spatial analysis of the American Cancer Society study linking particulate air pollution and mortality.","type":"article-journal"},"uris":["http://www.mendeley.com/documents/?uuid=3268173f-7ada-4a88-9959-d76a67e48893"]}],"mendeley":{"formattedCitation":"&lt;sup&gt;174–179&lt;/sup&gt;","plainTextFormattedCitation":"174–179","previouslyFormattedCitation":"&lt;sup&gt;174–179&lt;/sup&gt;"},"properties":{"noteIndex":0},"schema":"https://github.com/citation-style-language/schema/raw/master/csl-citation.json"}</w:instrText>
      </w:r>
      <w:r w:rsidRPr="00F41DA6">
        <w:rPr>
          <w:rFonts w:ascii="Times New Roman" w:hAnsi="Times New Roman" w:cs="Times New Roman"/>
        </w:rPr>
        <w:fldChar w:fldCharType="separate"/>
      </w:r>
      <w:r w:rsidRPr="00F41DA6">
        <w:rPr>
          <w:rFonts w:ascii="Times New Roman" w:hAnsi="Times New Roman" w:cs="Times New Roman"/>
          <w:vertAlign w:val="superscript"/>
        </w:rPr>
        <w:t>174–179</w:t>
      </w:r>
      <w:r w:rsidRPr="00F41DA6">
        <w:rPr>
          <w:rFonts w:ascii="Times New Roman" w:hAnsi="Times New Roman" w:cs="Times New Roman"/>
        </w:rPr>
        <w:fldChar w:fldCharType="end"/>
      </w:r>
      <w:r w:rsidRPr="00F41DA6">
        <w:rPr>
          <w:rFonts w:ascii="Times New Roman" w:hAnsi="Times New Roman" w:cs="Times New Roman"/>
        </w:rPr>
        <w:t xml:space="preserve"> </w:t>
      </w:r>
      <w:commentRangeStart w:id="3"/>
      <w:r w:rsidRPr="00F41DA6">
        <w:rPr>
          <w:rFonts w:ascii="Times New Roman" w:hAnsi="Times New Roman" w:cs="Times New Roman"/>
        </w:rPr>
        <w:t xml:space="preserve">Time series </w:t>
      </w:r>
      <w:commentRangeEnd w:id="3"/>
      <w:r w:rsidR="00262B74">
        <w:rPr>
          <w:rStyle w:val="CommentReference"/>
        </w:rPr>
        <w:commentReference w:id="3"/>
      </w:r>
      <w:r w:rsidRPr="00F41DA6">
        <w:rPr>
          <w:rFonts w:ascii="Times New Roman" w:hAnsi="Times New Roman" w:cs="Times New Roman"/>
        </w:rPr>
        <w:t xml:space="preserve">studies have </w:t>
      </w:r>
      <w:del w:id="4" w:author="Roscoe, Charlotte J" w:date="2019-08-12T16:50:00Z">
        <w:r w:rsidRPr="00F41DA6" w:rsidDel="00793E59">
          <w:rPr>
            <w:rFonts w:ascii="Times New Roman" w:hAnsi="Times New Roman" w:cs="Times New Roman"/>
          </w:rPr>
          <w:delText xml:space="preserve">also </w:delText>
        </w:r>
      </w:del>
      <w:r w:rsidRPr="00F41DA6">
        <w:rPr>
          <w:rFonts w:ascii="Times New Roman" w:hAnsi="Times New Roman" w:cs="Times New Roman"/>
        </w:rPr>
        <w:t>been used</w:t>
      </w:r>
      <w:ins w:id="5" w:author="Roscoe, Charlotte J" w:date="2019-08-12T16:50:00Z">
        <w:r w:rsidR="00793E59">
          <w:rPr>
            <w:rFonts w:ascii="Times New Roman" w:hAnsi="Times New Roman" w:cs="Times New Roman"/>
          </w:rPr>
          <w:t xml:space="preserve"> to demonstrate short-term air pollution exposure effects</w:t>
        </w:r>
      </w:ins>
      <w:r w:rsidRPr="00F41DA6">
        <w:rPr>
          <w:rFonts w:ascii="Times New Roman" w:hAnsi="Times New Roman" w:cs="Times New Roman"/>
        </w:rPr>
        <w:t xml:space="preserve">, though evidence of the effect of long-term exposure to air pollution is </w:t>
      </w:r>
      <w:del w:id="6" w:author="Roscoe, Charlotte J" w:date="2019-08-12T16:51:00Z">
        <w:r w:rsidRPr="00F41DA6" w:rsidDel="00793E59">
          <w:rPr>
            <w:rFonts w:ascii="Times New Roman" w:hAnsi="Times New Roman" w:cs="Times New Roman"/>
          </w:rPr>
          <w:delText xml:space="preserve">increasingly </w:delText>
        </w:r>
      </w:del>
      <w:ins w:id="7" w:author="Roscoe, Charlotte J" w:date="2019-08-12T16:51:00Z">
        <w:del w:id="8" w:author="Robbie Parks" w:date="2019-08-12T17:20:00Z">
          <w:r w:rsidR="00793E59" w:rsidDel="00CC4889">
            <w:rPr>
              <w:rFonts w:ascii="Times New Roman" w:hAnsi="Times New Roman" w:cs="Times New Roman"/>
            </w:rPr>
            <w:delText>often</w:delText>
          </w:r>
          <w:r w:rsidR="00793E59" w:rsidRPr="00F41DA6" w:rsidDel="00CC4889">
            <w:rPr>
              <w:rFonts w:ascii="Times New Roman" w:hAnsi="Times New Roman" w:cs="Times New Roman"/>
            </w:rPr>
            <w:delText xml:space="preserve"> </w:delText>
          </w:r>
        </w:del>
      </w:ins>
      <w:r w:rsidRPr="00F41DA6">
        <w:rPr>
          <w:rFonts w:ascii="Times New Roman" w:hAnsi="Times New Roman" w:cs="Times New Roman"/>
        </w:rPr>
        <w:t>obtained from cohort studies.</w:t>
      </w:r>
      <w:r w:rsidRPr="00F41DA6">
        <w:rPr>
          <w:rFonts w:ascii="Times New Roman" w:hAnsi="Times New Roman" w:cs="Times New Roman"/>
        </w:rPr>
        <w:fldChar w:fldCharType="begin" w:fldLock="1"/>
      </w:r>
      <w:r w:rsidRPr="00F41DA6">
        <w:rPr>
          <w:rFonts w:ascii="Times New Roman" w:hAnsi="Times New Roman" w:cs="Times New Roman"/>
        </w:rPr>
        <w:instrText>ADDIN CSL_CITATION {"citationItems":[{"id":"ITEM-1","itemData":{"DOI":"10.1093/aje/153.11.1050","ISSN":"00029262","abstract":"Epidemiologic studies are crucial to the estimation of numbers of deaths attributable to air pollution. In this paper, the authors present a framework for distinguishing estimates of attributable cases based on time-series studies from those based on cohort studies, the latter being 5-10 times larger. The authors distinguish four categories of death associated with air pollution: A) air pollution increases both the risk of underlying diseases leading to frailty and the short term risk of death among the frail; B) air pollution increases the risk of chronic diseases leading to frailty but is unrelated to timing of death; C) air pollution is unrelated to risk of chronic diseases but short term exposure increases mortality among persons who are frail; and D) neither underlying chronic disease nor the event of death is related to air pollution exposure. Time-series approaches capture deaths from categories A and C, whereas cohort studies assess cases from categories A, B, and C. In addition, years of life lost can only be derived from cohort studies, where time to death is the outcome, while in time-series studies, death is a once-only event (no dimension in time). The authors conclude that time-series analyses underestimate cases of death attributable to air pollution and that assessment of the impact of air pollution on mortality should be based on cohor t studies.","author":[{"dropping-particle":"","family":"Künzli","given":"N.","non-dropping-particle":"","parse-names":false,"suffix":""},{"dropping-particle":"","family":"Medina","given":"S.","non-dropping-particle":"","parse-names":false,"suffix":""},{"dropping-particle":"","family":"Kaiser","given":"R.","non-dropping-particle":"","parse-names":false,"suffix":""},{"dropping-particle":"","family":"Quéne","given":"P.","non-dropping-particle":"","parse-names":false,"suffix":""},{"dropping-particle":"","family":"Horak","given":"F.","non-dropping-particle":"","parse-names":false,"suffix":""},{"dropping-particle":"","family":"Studnicka","given":"M.","non-dropping-particle":"","parse-names":false,"suffix":""}],"container-title":"American Journal of Epidemiology","id":"ITEM-1","issued":{"date-parts":[["2001"]]},"title":"Assessment of deaths attributable to air pollution: should we use risk estimates based on time series or on cohort studies?","type":"article-journal"},"uris":["http://www.mendeley.com/documents/?uuid=e45cd98d-00e4-4ef5-8f3c-6c47c1ed1636"]}],"mendeley":{"formattedCitation":"&lt;sup&gt;180&lt;/sup&gt;","plainTextFormattedCitation":"180","previouslyFormattedCitation":"&lt;sup&gt;180&lt;/sup&gt;"},"properties":{"noteIndex":0},"schema":"https://github.com/citation-style-language/schema/raw/master/csl-citation.json"}</w:instrText>
      </w:r>
      <w:r w:rsidRPr="00F41DA6">
        <w:rPr>
          <w:rFonts w:ascii="Times New Roman" w:hAnsi="Times New Roman" w:cs="Times New Roman"/>
        </w:rPr>
        <w:fldChar w:fldCharType="separate"/>
      </w:r>
      <w:r w:rsidRPr="00F41DA6">
        <w:rPr>
          <w:rFonts w:ascii="Times New Roman" w:hAnsi="Times New Roman" w:cs="Times New Roman"/>
          <w:vertAlign w:val="superscript"/>
        </w:rPr>
        <w:t>180</w:t>
      </w:r>
      <w:r w:rsidRPr="00F41DA6">
        <w:rPr>
          <w:rFonts w:ascii="Times New Roman" w:hAnsi="Times New Roman" w:cs="Times New Roman"/>
        </w:rPr>
        <w:fldChar w:fldCharType="end"/>
      </w:r>
      <w:r w:rsidRPr="00F41DA6">
        <w:rPr>
          <w:rFonts w:ascii="Times New Roman" w:hAnsi="Times New Roman" w:cs="Times New Roman"/>
        </w:rPr>
        <w:t xml:space="preserve"> Whereas time series studies of air pollution pick up on mortality which is triggered by recent air pollution (e.g., dying from complications of having bronchitis during an elevated air pollution episode), cohort studies are able to attribute mortality where the decedent has died due to a long-term </w:t>
      </w:r>
      <w:ins w:id="9" w:author="Roscoe, Charlotte J" w:date="2019-08-12T16:51:00Z">
        <w:r w:rsidR="00793E59">
          <w:rPr>
            <w:rFonts w:ascii="Times New Roman" w:hAnsi="Times New Roman" w:cs="Times New Roman"/>
          </w:rPr>
          <w:t xml:space="preserve">cumulative </w:t>
        </w:r>
      </w:ins>
      <w:del w:id="10" w:author="Roscoe, Charlotte J" w:date="2019-08-12T16:41:00Z">
        <w:r w:rsidRPr="00F41DA6" w:rsidDel="00262B74">
          <w:rPr>
            <w:rFonts w:ascii="Times New Roman" w:hAnsi="Times New Roman" w:cs="Times New Roman"/>
          </w:rPr>
          <w:delText xml:space="preserve">baseline </w:delText>
        </w:r>
      </w:del>
      <w:r w:rsidRPr="00F41DA6">
        <w:rPr>
          <w:rFonts w:ascii="Times New Roman" w:hAnsi="Times New Roman" w:cs="Times New Roman"/>
        </w:rPr>
        <w:t xml:space="preserve">exposure, which is not necessarily </w:t>
      </w:r>
      <w:del w:id="11" w:author="Roscoe, Charlotte J" w:date="2019-08-12T16:44:00Z">
        <w:r w:rsidRPr="00F41DA6" w:rsidDel="00262B74">
          <w:rPr>
            <w:rFonts w:ascii="Times New Roman" w:hAnsi="Times New Roman" w:cs="Times New Roman"/>
          </w:rPr>
          <w:delText xml:space="preserve">linked to any </w:delText>
        </w:r>
      </w:del>
      <w:ins w:id="12" w:author="Roscoe, Charlotte J" w:date="2019-08-12T16:44:00Z">
        <w:r w:rsidR="00262B74">
          <w:rPr>
            <w:rFonts w:ascii="Times New Roman" w:hAnsi="Times New Roman" w:cs="Times New Roman"/>
          </w:rPr>
          <w:t xml:space="preserve">associated with </w:t>
        </w:r>
      </w:ins>
      <w:r w:rsidRPr="00F41DA6">
        <w:rPr>
          <w:rFonts w:ascii="Times New Roman" w:hAnsi="Times New Roman" w:cs="Times New Roman"/>
        </w:rPr>
        <w:t>recent elevated air pollution levels.</w:t>
      </w:r>
      <w:r w:rsidRPr="00F41DA6">
        <w:rPr>
          <w:rFonts w:ascii="Times New Roman" w:hAnsi="Times New Roman" w:cs="Times New Roman"/>
        </w:rPr>
        <w:fldChar w:fldCharType="begin" w:fldLock="1"/>
      </w:r>
      <w:r w:rsidRPr="00F41DA6">
        <w:rPr>
          <w:rFonts w:ascii="Times New Roman" w:hAnsi="Times New Roman" w:cs="Times New Roman"/>
        </w:rPr>
        <w:instrText>ADDIN CSL_CITATION {"citationItems":[{"id":"ITEM-1","itemData":{"DOI":"10.1093/aje/153.11.1050","ISSN":"00029262","abstract":"Epidemiologic studies are crucial to the estimation of numbers of deaths attributable to air pollution. In this paper, the authors present a framework for distinguishing estimates of attributable cases based on time-series studies from those based on cohort studies, the latter being 5-10 times larger. The authors distinguish four categories of death associated with air pollution: A) air pollution increases both the risk of underlying diseases leading to frailty and the short term risk of death among the frail; B) air pollution increases the risk of chronic diseases leading to frailty but is unrelated to timing of death; C) air pollution is unrelated to risk of chronic diseases but short term exposure increases mortality among persons who are frail; and D) neither underlying chronic disease nor the event of death is related to air pollution exposure. Time-series approaches capture deaths from categories A and C, whereas cohort studies assess cases from categories A, B, and C. In addition, years of life lost can only be derived from cohort studies, where time to death is the outcome, while in time-series studies, death is a once-only event (no dimension in time). The authors conclude that time-series analyses underestimate cases of death attributable to air pollution and that assessment of the impact of air pollution on mortality should be based on cohor t studies.","author":[{"dropping-particle":"","family":"Künzli","given":"N.","non-dropping-particle":"","parse-names":false,"suffix":""},{"dropping-particle":"","family":"Medina","given":"S.","non-dropping-particle":"","parse-names":false,"suffix":""},{"dropping-particle":"","family":"Kaiser","given":"R.","non-dropping-particle":"","parse-names":false,"suffix":""},{"dropping-particle":"","family":"Quéne","given":"P.","non-dropping-particle":"","parse-names":false,"suffix":""},{"dropping-particle":"","family":"Horak","given":"F.","non-dropping-particle":"","parse-names":false,"suffix":""},{"dropping-particle":"","family":"Studnicka","given":"M.","non-dropping-particle":"","parse-names":false,"suffix":""}],"container-title":"American Journal of Epidemiology","id":"ITEM-1","issued":{"date-parts":[["2001"]]},"title":"Assessment of deaths attributable to air pollution: should we use risk estimates based on time series or on cohort studies?","type":"article-journal"},"uris":["http://www.mendeley.com/documents/?uuid=e45cd98d-00e4-4ef5-8f3c-6c47c1ed1636"]}],"mendeley":{"formattedCitation":"&lt;sup&gt;180&lt;/sup&gt;","plainTextFormattedCitation":"180","previouslyFormattedCitation":"&lt;sup&gt;180&lt;/sup&gt;"},"properties":{"noteIndex":0},"schema":"https://github.com/citation-style-language/schema/raw/master/csl-citation.json"}</w:instrText>
      </w:r>
      <w:r w:rsidRPr="00F41DA6">
        <w:rPr>
          <w:rFonts w:ascii="Times New Roman" w:hAnsi="Times New Roman" w:cs="Times New Roman"/>
        </w:rPr>
        <w:fldChar w:fldCharType="separate"/>
      </w:r>
      <w:r w:rsidRPr="00F41DA6">
        <w:rPr>
          <w:rFonts w:ascii="Times New Roman" w:hAnsi="Times New Roman" w:cs="Times New Roman"/>
          <w:vertAlign w:val="superscript"/>
        </w:rPr>
        <w:t>180</w:t>
      </w:r>
      <w:r w:rsidRPr="00F41DA6">
        <w:rPr>
          <w:rFonts w:ascii="Times New Roman" w:hAnsi="Times New Roman" w:cs="Times New Roman"/>
        </w:rPr>
        <w:fldChar w:fldCharType="end"/>
      </w:r>
      <w:r w:rsidRPr="00F41DA6">
        <w:rPr>
          <w:rFonts w:ascii="Times New Roman" w:hAnsi="Times New Roman" w:cs="Times New Roman"/>
        </w:rPr>
        <w:t xml:space="preserve"> Due to this, cohort studies are</w:t>
      </w:r>
      <w:commentRangeStart w:id="13"/>
      <w:r w:rsidRPr="00F41DA6">
        <w:rPr>
          <w:rFonts w:ascii="Times New Roman" w:hAnsi="Times New Roman" w:cs="Times New Roman"/>
        </w:rPr>
        <w:t xml:space="preserve"> </w:t>
      </w:r>
      <w:del w:id="14" w:author="Roscoe, Charlotte J" w:date="2019-08-12T16:52:00Z">
        <w:r w:rsidRPr="00F41DA6" w:rsidDel="00793E59">
          <w:rPr>
            <w:rFonts w:ascii="Times New Roman" w:hAnsi="Times New Roman" w:cs="Times New Roman"/>
          </w:rPr>
          <w:delText>seen as a preferred setting for a</w:delText>
        </w:r>
      </w:del>
      <w:ins w:id="15" w:author="Roscoe, Charlotte J" w:date="2019-08-12T16:52:00Z">
        <w:r w:rsidR="00793E59">
          <w:rPr>
            <w:rFonts w:ascii="Times New Roman" w:hAnsi="Times New Roman" w:cs="Times New Roman"/>
          </w:rPr>
          <w:t>compl</w:t>
        </w:r>
      </w:ins>
      <w:ins w:id="16" w:author="Robbie Parks" w:date="2019-08-12T17:03:00Z">
        <w:r w:rsidR="00166A71">
          <w:rPr>
            <w:rFonts w:ascii="Times New Roman" w:hAnsi="Times New Roman" w:cs="Times New Roman"/>
          </w:rPr>
          <w:t>e</w:t>
        </w:r>
      </w:ins>
      <w:ins w:id="17" w:author="Roscoe, Charlotte J" w:date="2019-08-12T16:52:00Z">
        <w:del w:id="18" w:author="Robbie Parks" w:date="2019-08-12T17:03:00Z">
          <w:r w:rsidR="00793E59" w:rsidDel="00166A71">
            <w:rPr>
              <w:rFonts w:ascii="Times New Roman" w:hAnsi="Times New Roman" w:cs="Times New Roman"/>
            </w:rPr>
            <w:delText>i</w:delText>
          </w:r>
        </w:del>
        <w:r w:rsidR="00793E59">
          <w:rPr>
            <w:rFonts w:ascii="Times New Roman" w:hAnsi="Times New Roman" w:cs="Times New Roman"/>
          </w:rPr>
          <w:t>mentary to time-series studies in providing a</w:t>
        </w:r>
      </w:ins>
      <w:r w:rsidRPr="00F41DA6">
        <w:rPr>
          <w:rFonts w:ascii="Times New Roman" w:hAnsi="Times New Roman" w:cs="Times New Roman"/>
        </w:rPr>
        <w:t xml:space="preserve"> more complete assessment of the impact of air pollution on mortality.</w:t>
      </w:r>
      <w:r w:rsidRPr="00F41DA6">
        <w:rPr>
          <w:rFonts w:ascii="Times New Roman" w:hAnsi="Times New Roman" w:cs="Times New Roman"/>
        </w:rPr>
        <w:fldChar w:fldCharType="begin" w:fldLock="1"/>
      </w:r>
      <w:r w:rsidRPr="00F41DA6">
        <w:rPr>
          <w:rFonts w:ascii="Times New Roman" w:hAnsi="Times New Roman" w:cs="Times New Roman"/>
        </w:rPr>
        <w:instrText>ADDIN CSL_CITATION {"citationItems":[{"id":"ITEM-1","itemData":{"DOI":"10.1093/aje/153.11.1050","ISSN":"00029262","abstract":"Epidemiologic studies are crucial to the estimation of numbers of deaths attributable to air pollution. In this paper, the authors present a framework for distinguishing estimates of attributable cases based on time-series studies from those based on cohort studies, the latter being 5-10 times larger. The authors distinguish four categories of death associated with air pollution: A) air pollution increases both the risk of underlying diseases leading to frailty and the short term risk of death among the frail; B) air pollution increases the risk of chronic diseases leading to frailty but is unrelated to timing of death; C) air pollution is unrelated to risk of chronic diseases but short term exposure increases mortality among persons who are frail; and D) neither underlying chronic disease nor the event of death is related to air pollution exposure. Time-series approaches capture deaths from categories A and C, whereas cohort studies assess cases from categories A, B, and C. In addition, years of life lost can only be derived from cohort studies, where time to death is the outcome, while in time-series studies, death is a once-only event (no dimension in time). The authors conclude that time-series analyses underestimate cases of death attributable to air pollution and that assessment of the impact of air pollution on mortality should be based on cohor t studies.","author":[{"dropping-particle":"","family":"Künzli","given":"N.","non-dropping-particle":"","parse-names":false,"suffix":""},{"dropping-particle":"","family":"Medina","given":"S.","non-dropping-particle":"","parse-names":false,"suffix":""},{"dropping-particle":"","family":"Kaiser","given":"R.","non-dropping-particle":"","parse-names":false,"suffix":""},{"dropping-particle":"","family":"Quéne","given":"P.","non-dropping-particle":"","parse-names":false,"suffix":""},{"dropping-particle":"","family":"Horak","given":"F.","non-dropping-particle":"","parse-names":false,"suffix":""},{"dropping-particle":"","family":"Studnicka","given":"M.","non-dropping-particle":"","parse-names":false,"suffix":""}],"container-title":"American Journal of Epidemiology","id":"ITEM-1","issued":{"date-parts":[["2001"]]},"title":"Assessment of deaths attributable to air pollution: should we use risk estimates based on time series or on cohort studies?","type":"article-journal"},"uris":["http://www.mendeley.com/documents/?uuid=e45cd98d-00e4-4ef5-8f3c-6c47c1ed1636"]}],"mendeley":{"formattedCitation":"&lt;sup&gt;180&lt;/sup&gt;","plainTextFormattedCitation":"180","previouslyFormattedCitation":"&lt;sup&gt;180&lt;/sup&gt;"},"properties":{"noteIndex":0},"schema":"https://github.com/citation-style-language/schema/raw/master/csl-citation.json"}</w:instrText>
      </w:r>
      <w:r w:rsidRPr="00F41DA6">
        <w:rPr>
          <w:rFonts w:ascii="Times New Roman" w:hAnsi="Times New Roman" w:cs="Times New Roman"/>
        </w:rPr>
        <w:fldChar w:fldCharType="separate"/>
      </w:r>
      <w:r w:rsidRPr="00F41DA6">
        <w:rPr>
          <w:rFonts w:ascii="Times New Roman" w:hAnsi="Times New Roman" w:cs="Times New Roman"/>
          <w:vertAlign w:val="superscript"/>
        </w:rPr>
        <w:t>180</w:t>
      </w:r>
      <w:r w:rsidRPr="00F41DA6">
        <w:rPr>
          <w:rFonts w:ascii="Times New Roman" w:hAnsi="Times New Roman" w:cs="Times New Roman"/>
        </w:rPr>
        <w:fldChar w:fldCharType="end"/>
      </w:r>
      <w:commentRangeEnd w:id="13"/>
      <w:r w:rsidR="00793E59">
        <w:rPr>
          <w:rStyle w:val="CommentReference"/>
        </w:rPr>
        <w:commentReference w:id="13"/>
      </w:r>
    </w:p>
    <w:p w14:paraId="7F9DB820" w14:textId="77777777" w:rsidR="00166A71" w:rsidRDefault="00166A71" w:rsidP="00F41DA6">
      <w:pPr>
        <w:spacing w:line="480" w:lineRule="auto"/>
        <w:jc w:val="both"/>
        <w:rPr>
          <w:ins w:id="19" w:author="Robbie Parks" w:date="2019-08-12T17:09:00Z"/>
          <w:rFonts w:ascii="Times New Roman" w:hAnsi="Times New Roman" w:cs="Times New Roman"/>
        </w:rPr>
      </w:pPr>
    </w:p>
    <w:p w14:paraId="20949CC5" w14:textId="67E2F582" w:rsidR="00F41DA6" w:rsidDel="00166A71" w:rsidRDefault="00F41DA6" w:rsidP="00F41DA6">
      <w:pPr>
        <w:spacing w:line="480" w:lineRule="auto"/>
        <w:jc w:val="both"/>
        <w:rPr>
          <w:del w:id="20" w:author="Robbie Parks" w:date="2019-08-12T17:09:00Z"/>
          <w:rFonts w:ascii="Times New Roman" w:hAnsi="Times New Roman" w:cs="Times New Roman"/>
        </w:rPr>
      </w:pPr>
    </w:p>
    <w:p w14:paraId="7F88708D" w14:textId="0F59A16E" w:rsidR="00F41DA6" w:rsidRPr="00F41DA6" w:rsidRDefault="00F41DA6" w:rsidP="00F41DA6">
      <w:pPr>
        <w:spacing w:line="480" w:lineRule="auto"/>
        <w:jc w:val="both"/>
        <w:rPr>
          <w:rFonts w:ascii="Times New Roman" w:hAnsi="Times New Roman" w:cs="Times New Roman"/>
        </w:rPr>
      </w:pPr>
      <w:del w:id="21" w:author="Robbie Parks" w:date="2019-08-12T17:09:00Z">
        <w:r w:rsidRPr="00F41DA6" w:rsidDel="00166A71">
          <w:rPr>
            <w:rFonts w:ascii="Times New Roman" w:hAnsi="Times New Roman" w:cs="Times New Roman"/>
          </w:rPr>
          <w:delText xml:space="preserve">By design, </w:delText>
        </w:r>
      </w:del>
      <w:del w:id="22" w:author="Robbie Parks" w:date="2019-08-12T17:23:00Z">
        <w:r w:rsidRPr="00F41DA6" w:rsidDel="00F21A61">
          <w:rPr>
            <w:rFonts w:ascii="Times New Roman" w:hAnsi="Times New Roman" w:cs="Times New Roman"/>
          </w:rPr>
          <w:delText xml:space="preserve">cohort studies </w:delText>
        </w:r>
      </w:del>
      <w:del w:id="23" w:author="Robbie Parks" w:date="2019-08-12T17:08:00Z">
        <w:r w:rsidRPr="00F41DA6" w:rsidDel="00166A71">
          <w:rPr>
            <w:rFonts w:ascii="Times New Roman" w:hAnsi="Times New Roman" w:cs="Times New Roman"/>
          </w:rPr>
          <w:delText xml:space="preserve">infer causal effect </w:delText>
        </w:r>
      </w:del>
      <w:del w:id="24" w:author="Robbie Parks" w:date="2019-08-12T17:09:00Z">
        <w:r w:rsidRPr="00F41DA6" w:rsidDel="00166A71">
          <w:rPr>
            <w:rFonts w:ascii="Times New Roman" w:hAnsi="Times New Roman" w:cs="Times New Roman"/>
          </w:rPr>
          <w:delText xml:space="preserve">from variation in space in exposure among participants </w:delText>
        </w:r>
      </w:del>
      <w:del w:id="25" w:author="Robbie Parks" w:date="2019-08-12T17:23:00Z">
        <w:r w:rsidRPr="00F41DA6" w:rsidDel="00F21A61">
          <w:rPr>
            <w:rFonts w:ascii="Times New Roman" w:hAnsi="Times New Roman" w:cs="Times New Roman"/>
          </w:rPr>
          <w:delText xml:space="preserve">at baseline. This would be similar for a study of temperature, with some crucial differences. For example, </w:delText>
        </w:r>
      </w:del>
      <w:ins w:id="26" w:author="Robbie Parks" w:date="2019-08-12T17:23:00Z">
        <w:r w:rsidR="00F21A61">
          <w:rPr>
            <w:rFonts w:ascii="Times New Roman" w:hAnsi="Times New Roman" w:cs="Times New Roman"/>
          </w:rPr>
          <w:t>T</w:t>
        </w:r>
      </w:ins>
      <w:del w:id="27" w:author="Robbie Parks" w:date="2019-08-12T17:23:00Z">
        <w:r w:rsidRPr="00F41DA6" w:rsidDel="00F21A61">
          <w:rPr>
            <w:rFonts w:ascii="Times New Roman" w:hAnsi="Times New Roman" w:cs="Times New Roman"/>
          </w:rPr>
          <w:delText>t</w:delText>
        </w:r>
      </w:del>
      <w:r w:rsidRPr="00F41DA6">
        <w:rPr>
          <w:rFonts w:ascii="Times New Roman" w:hAnsi="Times New Roman" w:cs="Times New Roman"/>
        </w:rPr>
        <w:t>hough air pollution’s deleterious cumulative effects are well-recognised,</w:t>
      </w:r>
      <w:r w:rsidRPr="00F41DA6">
        <w:rPr>
          <w:rFonts w:ascii="Times New Roman" w:hAnsi="Times New Roman" w:cs="Times New Roman"/>
        </w:rPr>
        <w:fldChar w:fldCharType="begin" w:fldLock="1"/>
      </w:r>
      <w:r w:rsidRPr="00F41DA6">
        <w:rPr>
          <w:rFonts w:ascii="Times New Roman" w:hAnsi="Times New Roman" w:cs="Times New Roman"/>
        </w:rPr>
        <w:instrText>ADDIN CSL_CITATION {"citationItems":[{"id":"ITEM-1","itemData":{"DOI":"10.1056/NEJM199312093292401","ISBN":"0028-4793","ISSN":"0028-4793","PMID":"8179653","abstract":"BACKGROUND: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Medicine","id":"ITEM-1","issue":"24","issued":{"date-parts":[["1993"]]},"page":"1753-9","title":"An association between air pollution and mortality in six U.S. cities.","type":"article-journal","volume":"329"},"uris":["http://www.mendeley.com/documents/?uuid=e1ea4bb9-92c7-4b5c-ba00-fe8a5e599f10"]},{"id":"ITEM-2","itemData":{"DOI":"joc11435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D","non-dropping-particle":"","parse-names":false,"suffix":""}],"container-title":"JAMA","id":"ITEM-2","issue":"9","issued":{"date-parts":[["2002"]]},"page":"1132-1141","title":"Lung cancer, cardiopulmonary mortality, and long-term exposure to fine particulate air pollution","type":"article-journal","volume":"287"},"uris":["http://www.mendeley.com/documents/?uuid=b31c15ae-69f4-47a3-a0ec-5ab841e98c2f"]},{"id":"ITEM-3","itemData":{"DOI":"10.1080/10473289.2006.10464485","ISSN":"21622906","abstract":"Abstract Efforts to understand and mitigate the health effects of particulate matter (PM) air pollution have a rich and interesting history. This review focuses on six substantial lines of research that have been pursued since 1997 that have helped elucidate our understanding about the effects of PM on human health. There has been substantial progress in the evaluation of PM health effects at different time-scales of exposure and in the exploration of the shape of the concentration-response function. There has also been emerging evidence of PM-related cardiovascular health effects and growing knowledge regarding interconnected general pathophysiological pathways that link PM exposure with cardiopulmonary morbidity and mortality. Despite important gaps in scientific knowledge and continued reasons for some skepticism, a comprehensive evaluation of the research findings provides persuasive evidence that exposure to fine particulate air pollution has adverse effects on cardiopulmonary health. Although much of this research has been motivated by environmental public health policy, these results have important scientific, medical, and public health implications that are broader than debates over legally mandated air quality standards.\\nAbstract Efforts to understand and mitigate the health effects of particulate matter (PM) air pollution have a rich and interesting history. This review focuses on six substantial lines of research that have been pursued since 1997 that have helped elucidate our understanding about the effects of PM on human health. There has been substantial progress in the evaluation of PM health effects at different time-scales of exposure and in the exploration of the shape of the concentration-response function. There has also been emerging evidence of PM-related cardiovascular health effects and growing knowledge regarding interconnected general pathophysiological pathways that link PM exposure with cardiopulmonary morbidity and mortality. Despite important gaps in scientific knowledge and continued reasons for some skepticism, a comprehensive evaluation of the research findings provides persuasive evidence that exposure to fine particulate air pollution has adverse effects on cardiopulmonary health. Although much of this research has been motivated by environmental public health policy, these results have important scientific, medical, and public health implications that are broader than debates over legally mandated air quality standards.","author":[{"dropping-particle":"","family":"Pope","given":"C. Arden","non-dropping-particle":"","parse-names":false,"suffix":""},{"dropping-particle":"","family":"Dockery","given":"Douglas W.","non-dropping-particle":"","parse-names":false,"suffix":""}],"container-title":"Journal of the Air and Waste Management Association","id":"ITEM-3","issued":{"date-parts":[["2006"]]},"title":"Health effects of fine particulate air pollution: lines that connect","type":"article-journal"},"uris":["http://www.mendeley.com/documents/?uuid=d6b54e7e-2052-44d1-b659-c9cdcd9ff8ce"]},{"id":"ITEM-4","itemData":{"DOI":"10.1161/CIR.0b013e3181dbece1","ISSN":"00097322","abstract":"In 2004, the first American Heart Association scientific statement on \"Air Pollution and Cardiovascular Disease\" concluded that exposure to particulate matter (PM) air pollution contributes to cardiovascular morbidity and mortality. In the interim, numerous studies have expanded our understanding of this association and further elucidated the physiological and molecular mechanisms involved. The main objective of this updated American Heart Association scientific statement is to provide a comprehensive review of the new evidence linking PM exposure with cardiovascular disease, with a specific focus on highlighting the clinical implications for researchers and healthcare providers. The writing group also sought to provide expert consensus opinions on many aspects of the current state of science and updated suggestions for areas of future research. On the basis of the findings of this review, several new conclusions were reached, including the following: Exposure to PM &lt;2.5 microm in diameter (PM(2.5)) over a few hours to weeks can trigger cardiovascular disease-related mortality and nonfatal events; longer-term exposure (eg, a few years) increases the risk for cardiovascular mortality to an even greater extent than exposures over a few days and reduces life expectancy within more highly exposed segments of the population by several months to a few years; reductions in PM levels are associated with decreases in cardiovascular mortality within a time frame as short as a few years; and many credible pathological mechanisms have been elucidated that lend biological plausibility to these findings. It is the opinion of the writing group that the overall evidence is consistent with a causal relationship between PM(2.5) exposure and cardiovascular morbidity and mortality. This body of evidence has grown and been strengthened substantially since the first American Heart Association scientific statement was published. Finally, PM(2.5) exposure is deemed a modifiable factor that contributes to cardiovascular morbidity and mortality.","author":[{"dropping-particle":"","family":"Brook","given":"Robert D.","non-dropping-particle":"","parse-names":false,"suffix":""},{"dropping-particle":"","family":"Rajagopalan","given":"Sanjay","non-dropping-particle":"","parse-names":false,"suffix":""},{"dropping-particle":"","family":"Pope","given":"C. Arden","non-dropping-particle":"","parse-names":false,"suffix":""},{"dropping-particle":"","family":"Brook","given":"Jeffrey R.","non-dropping-particle":"","parse-names":false,"suffix":""},{"dropping-particle":"","family":"Bhatnagar","given":"Aruni","non-dropping-particle":"","parse-names":false,"suffix":""},{"dropping-particle":"V.","family":"Diez-Roux","given":"Ana","non-dropping-particle":"","parse-names":false,"suffix":""},{"dropping-particle":"","family":"Holguin","given":"Fernando","non-dropping-particle":"","parse-names":false,"suffix":""},{"dropping-particle":"","family":"Hong","given":"Yuling","non-dropping-particle":"","parse-names":false,"suffix":""},{"dropping-particle":"V.","family":"Luepker","given":"Russell","non-dropping-particle":"","parse-names":false,"suffix":""},{"dropping-particle":"","family":"Mittleman","given":"Murray A.","non-dropping-particle":"","parse-names":false,"suffix":""},{"dropping-particle":"","family":"Peters","given":"Annette","non-dropping-particle":"","parse-names":false,"suffix":""},{"dropping-particle":"","family":"Siscovick","given":"David","non-dropping-particle":"","parse-names":false,"suffix":""},{"dropping-particle":"","family":"Smith","given":"Sidney C.","non-dropping-particle":"","parse-names":false,"suffix":""},{"dropping-particle":"","family":"Whitsel","given":"Laurie","non-dropping-particle":"","parse-names":false,"suffix":""},{"dropping-particle":"","family":"Kaufman","given":"Joel D.","non-dropping-particle":"","parse-names":false,"suffix":""}],"container-title":"Circulation","id":"ITEM-4","issued":{"date-parts":[["2010"]]},"title":"Particulate matter air pollution and cardiovascular disease: an update to the scientific statement from the american heart association","type":"article"},"uris":["http://www.mendeley.com/documents/?uuid=630154a0-5463-46b4-b037-9e5e20a326fc"]},{"id":"ITEM-5","itemData":{"DOI":"10.1073/pnas.1803222115","ISSN":"0027-8424","abstract":" Exposure to ambient fine particulate matter (PM 2.5 ) is a major global health concern. Quantitative estimates of attributable mortality are based on disease-specific hazard ratio models that incorporate risk information from multiple PM 2.5 sources (outdoor and indoor air pollution from use of solid fuels and secondhand and active smoking), requiring assumptions about equivalent exposure and toxicity. We relax these contentious assumptions by constructing a PM 2.5 -mortality hazard ratio function based only on cohort studies of outdoor air pollution that covers the global exposure range. We modeled the shape of the association between PM 2.5 and nonaccidental mortality using data from 41 cohorts from 16 countries—the Global Exposure Mortality Model (GEMM). We then constructed GEMMs for five specific causes of death examined by the global burden of disease (GBD). The GEMM predicts 8.9 million [95% confidence interval (CI): 7.5–10.3] deaths in 2015, a figure 30% larger than that predicted by the sum of deaths among the five specific causes (6.9; 95% CI: 4.9–8.5) and 120% larger than the risk function used in the GBD (4.0; 95% CI: 3.3–4.8). Differences between the GEMM and GBD risk functions are larger for a 20% reduction in concentrations, with the GEMM predicting 220% higher excess deaths. These results suggest that PM 2.5 exposure may be related to additional causes of death than the five considered by the GBD and that incorporation of risk information from other, nonoutdoor, particle sources leads to underestimation of disease burden, especially at higher concentrations. ","author":[{"dropping-particle":"","family":"Burnett","given":"Richard","non-dropping-particle":"","parse-names":false,"suffix":""},{"dropping-particle":"","family":"Chen","given":"Hong","non-dropping-particle":"","parse-names":false,"suffix":""},{"dropping-particle":"","family":"Szyszkowicz","given":"Mieczysław","non-dropping-particle":"","parse-names":false,"suffix":""},{"dropping-particle":"","family":"Fann","given":"Neal","non-dropping-particle":"","parse-names":false,"suffix":""},{"dropping-particle":"","family":"Hubbell","given":"Bryan","non-dropping-particle":"","parse-names":false,"suffix":""},{"dropping-particle":"","family":"Pope","given":"C. Arden","non-dropping-particle":"","parse-names":false,"suffix":""},{"dropping-particle":"","family":"Apte","given":"Joshua S.","non-dropping-particle":"","parse-names":false,"suffix":""},{"dropping-particle":"","family":"Brauer","given":"Michael","non-dropping-particle":"","parse-names":false,"suffix":""},{"dropping-particle":"","family":"Cohen","given":"Aaron","non-dropping-particle":"","parse-names":false,"suffix":""},{"dropping-particle":"","family":"Weichenthal","given":"Scott","non-dropping-particle":"","parse-names":false,"suffix":""},{"dropping-particle":"","family":"Coggins","given":"Jay","non-dropping-particle":"","parse-names":false,"suffix":""},{"dropping-particle":"","family":"Di","given":"Qian","non-dropping-particle":"","parse-names":false,"suffix":""},{"dropping-particle":"","family":"Brunekreef","given":"Bert","non-dropping-particle":"","parse-names":false,"suffix":""},{"dropping-particle":"","family":"Frostad","given":"Joseph","non-dropping-particle":"","parse-names":false,"suffix":""},{"dropping-particle":"","family":"Lim","given":"Stephen S.","non-dropping-particle":"","parse-names":false,"suffix":""},{"dropping-particle":"","family":"Kan","given":"Haidong","non-dropping-particle":"","parse-names":false,"suffix":""},{"dropping-particle":"","family":"Walker","given":"Katherine D.","non-dropping-particle":"","parse-names":false,"suffix":""},{"dropping-particle":"","family":"Thurston","given":"George D.","non-dropping-particle":"","parse-names":false,"suffix":""},{"dropping-particle":"","family":"Hayes","given":"Richard B.","non-dropping-particle":"","parse-names":false,"suffix":""},{"dropping-particle":"","family":"Lim","given":"Chris C.","non-dropping-particle":"","parse-names":false,"suffix":""},{"dropping-particle":"","family":"Turner","given":"Michelle C.","non-dropping-particle":"","parse-names":false,"suffix":""},{"dropping-particle":"","family":"Jerrett","given":"Michael","non-dropping-particle":"","parse-names":false,"suffix":""},{"dropping-particle":"","family":"Krewski","given":"Daniel","non-dropping-particle":"","parse-names":false,"suffix":""},{"dropping-particle":"","family":"Gapstur","given":"Susan M.","non-dropping-particle":"","parse-names":false,"suffix":""},{"dropping-particle":"","family":"Diver","given":"W. Ryan","non-dropping-particle":"","parse-names":false,"suffix":""},{"dropping-particle":"","family":"Ostro","given":"Bart","non-dropping-particle":"","parse-names":false,"suffix":""},{"dropping-particle":"","family":"Goldberg","given":"Debbie","non-dropping-particle":"","parse-names":false,"suffix":""},{"dropping-particle":"","family":"Crouse","given":"Daniel L.","non-dropping-particle":"","parse-names":false,"suffix":""},{"dropping-particle":"V.","family":"Martin","given":"Randall","non-dropping-particle":"","parse-names":false,"suffix":""},{"dropping-particle":"","family":"Peters","given":"Paul","non-dropping-particle":"","parse-names":false,"suffix":""},{"dropping-particle":"","family":"Pinault","given":"Lauren","non-dropping-particle":"","parse-names":false,"suffix":""},{"dropping-particle":"","family":"Tjepkema","given":"Michael","non-dropping-particle":"","parse-names":false,"suffix":""},{"dropping-particle":"","family":"Donkelaar","given":"Aaron","non-dropping-particle":"van","parse-names":false,"suffix":""},{"dropping-particle":"","family":"Villeneuve","given":"Paul J.","non-dropping-particle":"","parse-names":false,"suffix":""},{"dropping-particle":"","family":"Miller","given":"Anthony B.","non-dropping-particle":"","parse-names":false,"suffix":""},{"dropping-particle":"","family":"Yin","given":"Peng","non-dropping-particle":"","parse-names":false,"suffix":""},{"dropping-particle":"","family":"Zhou","given":"Maigeng","non-dropping-particle":"","parse-names":false,"suffix":""},{"dropping-particle":"","family":"Wang","given":"Lijun","non-dropping-particle":"","parse-names":false,"suffix":""},{"dropping-particle":"","family":"Janssen","given":"Nicole A. H.","non-dropping-particle":"","parse-names":false,"suffix":""},{"dropping-particle":"","family":"Marra","given":"Marten","non-dropping-particle":"","parse-names":false,"suffix":""},{"dropping-particle":"","family":"Atkinson","given":"Richard W.","non-dropping-particle":"","parse-names":false,"suffix":""},{"dropping-particle":"","family":"Tsang","given":"Hilda","non-dropping-particle":"","parse-names":false,"suffix":""},{"dropping-particle":"","family":"Quoc Thach","given":"Thuan","non-dropping-particle":"","parse-names":false,"suffix":""},{"dropping-particle":"","family":"Cannon","given":"John B.","non-dropping-particle":"","parse-names":false,"suffix":""},{"dropping-particle":"","family":"Allen","given":"Ryan T.","non-dropping-particle":"","parse-names":false,"suffix":""},{"dropping-particle":"","family":"Hart","given":"Jaime E.","non-dropping-particle":"","parse-names":false,"suffix":""},{"dropping-particle":"","family":"Laden","given":"Francine","non-dropping-particle":"","parse-names":false,"suffix":""},{"dropping-particle":"","family":"Cesaroni","given":"Giulia","non-dropping-particle":"","parse-names":false,"suffix":""},{"dropping-particle":"","family":"Forastiere","given":"Francesco","non-dropping-particle":"","parse-names":false,"suffix":""},{"dropping-particle":"","family":"Weinmayr","given":"Gudrun","non-dropping-particle":"","parse-names":false,"suffix":""},{"dropping-particle":"","family":"Jaensch","given":"Andrea","non-dropping-particle":"","parse-names":false,"suffix":""},{"dropping-particle":"","family":"Nagel","given":"Gabriele","non-dropping-particle":"","parse-names":false,"suffix":""},{"dropping-particle":"","family":"Concin","given":"Hans","non-dropping-particle":"","parse-names":false,"suffix":""},{"dropping-particle":"V.","family":"Spadaro","given":"Joseph","non-dropping-particle":"","parse-names":false,"suffix":""}],"container-title":"Proceedings of the National Academy of Sciences","id":"ITEM-5","issued":{"date-parts":[["2018"]]},"title":"Global estimates of mortality associated with long-term exposure to outdoor fine particulate matter","type":"article-journal"},"uris":["http://www.mendeley.com/documents/?uuid=6acdacc1-fa6e-4e52-97af-81992a19ace2"]},{"id":"ITEM-6","itemData":{"ISSN":"1041-5505","PMID":"19627030","abstract":"We conducted an extended follow-up and spatial analysis of the American Cancer Society (ACS) Cancer Prevention Study II (CPS-II) cohort in order to further examine associations between long-term exposure to particulate air pollution and mortality in large U.S. cities. The current study sought to clarify outstanding scientific issues that arose from our earlier HEI-sponsored Reanalysis of the original ACS study data (the Particle Epidemiology Reanalysis Project). Specifically, we examined (1) how ecologic covariates at the community and neighborhood levels might confound and modify the air pollution-mortality association; (2) how spatial autocorrelation and multiple levels of data (e.g., individual and neighborhood) can be taken into account within the random effects Cox model; (3) how using land-use regression to refine measurements of air pollution exposure to the within-city (or intra-urban) scale might affect the size and significance of health effects in the Los Angeles and New York City regions; and (4) what exposure time windows may be most critical to the air pollution-mortality association. The 18 years of follow-up (extended from 7 years in the original study [Pope et al. 1995]) included vital status data for the CPS-II cohort (approximately 1.2 million participants) with multiple cause-of-death codes through December 31, 2000 and more recent exposure data from air pollution monitoring sites for the metropolitan areas. In the Nationwide Analysis, the influence of ecologic covariate data (such as education attainment, housing characteristics, and level of income; data obtained from the 1980 U.S. Census; see Ecologic Covariates sidebar on page 14) on the air pollution-mortality association were examined at the Zip Code area (ZCA) scale, the metropolitan statistical area (MSA) scale, and by the difference between each ZCA value and the MSA value (DIFF). In contrast to previous analyses that did not directly include ecologic covariates at the ZCA scale, risk estimates increased when ecologic covariates were included at all scales. The ecologic covariates exerted their greatest effect on mortality from ischemic heart disease (IHD), which was also the health outcome most strongly related with exposure to PM2.5 (particles 2.5 microm or smaller in aerodynamic diameter), sulfate (SO4(2-)), and sulfur dioxide (SO2), and the only outcome significantly associated with exposure to nitrogen dioxide (NO2). When ecologic covariates were simultaneously included…","author":[{"dropping-particle":"","family":"Krewski","given":"Daniel","non-dropping-particle":"","parse-names":false,"suffix":""},{"dropping-particle":"","family":"Jerrett","given":"Michael","non-dropping-particle":"","parse-names":false,"suffix":""},{"dropping-particle":"","family":"Burnett","given":"Richard T","non-dropping-particle":"","parse-names":false,"suffix":""},{"dropping-particle":"","family":"Ma","given":"Renjun","non-dropping-particle":"","parse-names":false,"suffix":""},{"dropping-particle":"","family":"Hughes","given":"Edward","non-dropping-particle":"","parse-names":false,"suffix":""},{"dropping-particle":"","family":"Shi","given":"Yuanli","non-dropping-particle":"","parse-names":false,"suffix":""},{"dropping-particle":"","family":"Turner","given":"Michelle C","non-dropping-particle":"","parse-names":false,"suffix":""},{"dropping-particle":"","family":"Pope","given":"C Arden","non-dropping-particle":"","parse-names":false,"suffix":""},{"dropping-particle":"","family":"Thurston","given":"George","non-dropping-particle":"","parse-names":false,"suffix":""},{"dropping-particle":"","family":"Calle","given":"Eugenia E","non-dropping-particle":"","parse-names":false,"suffix":""},{"dropping-particle":"","family":"Thun","given":"Michael J","non-dropping-particle":"","parse-names":false,"suffix":""},{"dropping-particle":"","family":"Beckerman","given":"Bernie","non-dropping-particle":"","parse-names":false,"suffix":""},{"dropping-particle":"","family":"DeLuca","given":"Pat","non-dropping-particle":"","parse-names":false,"suffix":""},{"dropping-particle":"","family":"Finkelstein","given":"Norm","non-dropping-particle":"","parse-names":false,"suffix":""},{"dropping-particle":"","family":"Ito","given":"Kaz","non-dropping-particle":"","parse-names":false,"suffix":""},{"dropping-particle":"","family":"Moore","given":"D K","non-dropping-particle":"","parse-names":false,"suffix":""},{"dropping-particle":"","family":"Newbold","given":"K Bruce","non-dropping-particle":"","parse-names":false,"suffix":""},{"dropping-particle":"","family":"Ramsay","given":"Tim","non-dropping-particle":"","parse-names":false,"suffix":""},{"dropping-particle":"","family":"Ross","given":"Zev","non-dropping-particle":"","parse-names":false,"suffix":""},{"dropping-particle":"","family":"Shin","given":"Hwashin","non-dropping-particle":"","parse-names":false,"suffix":""},{"dropping-particle":"","family":"Tempalski","given":"Barbara","non-dropping-particle":"","parse-names":false,"suffix":""}],"container-title":"Research report (Health Effects Institute)","id":"ITEM-6","issued":{"date-parts":[["2009"]]},"title":"Extended follow-up and spatial analysis of the American Cancer Society study linking particulate air pollution and mortality.","type":"article-journal"},"uris":["http://www.mendeley.com/documents/?uuid=3268173f-7ada-4a88-9959-d76a67e48893"]}],"mendeley":{"formattedCitation":"&lt;sup&gt;174–179&lt;/sup&gt;","plainTextFormattedCitation":"174–179","previouslyFormattedCitation":"&lt;sup&gt;174–179&lt;/sup&gt;"},"properties":{"noteIndex":0},"schema":"https://github.com/citation-style-language/schema/raw/master/csl-citation.json"}</w:instrText>
      </w:r>
      <w:r w:rsidRPr="00F41DA6">
        <w:rPr>
          <w:rFonts w:ascii="Times New Roman" w:hAnsi="Times New Roman" w:cs="Times New Roman"/>
        </w:rPr>
        <w:fldChar w:fldCharType="separate"/>
      </w:r>
      <w:r w:rsidRPr="00F41DA6">
        <w:rPr>
          <w:rFonts w:ascii="Times New Roman" w:hAnsi="Times New Roman" w:cs="Times New Roman"/>
          <w:vertAlign w:val="superscript"/>
        </w:rPr>
        <w:t>174–179</w:t>
      </w:r>
      <w:r w:rsidRPr="00F41DA6">
        <w:rPr>
          <w:rFonts w:ascii="Times New Roman" w:hAnsi="Times New Roman" w:cs="Times New Roman"/>
        </w:rPr>
        <w:fldChar w:fldCharType="end"/>
      </w:r>
      <w:r w:rsidRPr="00F41DA6">
        <w:rPr>
          <w:rFonts w:ascii="Times New Roman" w:hAnsi="Times New Roman" w:cs="Times New Roman"/>
        </w:rPr>
        <w:t xml:space="preserve"> there is strong evidence that humans adapt to their local temperature, without any long-term impacts.</w:t>
      </w:r>
      <w:r w:rsidRPr="00F41DA6">
        <w:rPr>
          <w:rFonts w:ascii="Times New Roman" w:hAnsi="Times New Roman" w:cs="Times New Roman"/>
        </w:rPr>
        <w:fldChar w:fldCharType="begin" w:fldLock="1"/>
      </w:r>
      <w:r w:rsidRPr="00F41DA6">
        <w:rPr>
          <w:rFonts w:ascii="Times New Roman" w:hAnsi="Times New Roman" w:cs="Times New Roman"/>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2&lt;/sup&gt;","plainTextFormattedCitation":"2"},"properties":{"noteIndex":0},"schema":"https://github.com/citation-style-language/schema/raw/master/csl-citation.json"}</w:instrText>
      </w:r>
      <w:r w:rsidRPr="00F41DA6">
        <w:rPr>
          <w:rFonts w:ascii="Times New Roman" w:hAnsi="Times New Roman" w:cs="Times New Roman"/>
        </w:rPr>
        <w:fldChar w:fldCharType="separate"/>
      </w:r>
      <w:r w:rsidRPr="00F41DA6">
        <w:rPr>
          <w:rFonts w:ascii="Times New Roman" w:hAnsi="Times New Roman" w:cs="Times New Roman"/>
          <w:vertAlign w:val="superscript"/>
        </w:rPr>
        <w:t>2</w:t>
      </w:r>
      <w:r w:rsidRPr="00F41DA6">
        <w:rPr>
          <w:rFonts w:ascii="Times New Roman" w:hAnsi="Times New Roman" w:cs="Times New Roman"/>
        </w:rPr>
        <w:fldChar w:fldCharType="end"/>
      </w:r>
      <w:r w:rsidRPr="00F41DA6">
        <w:rPr>
          <w:rFonts w:ascii="Times New Roman" w:hAnsi="Times New Roman" w:cs="Times New Roman"/>
        </w:rPr>
        <w:t xml:space="preserve"> Since</w:t>
      </w:r>
      <w:commentRangeStart w:id="28"/>
      <w:r w:rsidRPr="00F41DA6">
        <w:rPr>
          <w:rFonts w:ascii="Times New Roman" w:hAnsi="Times New Roman" w:cs="Times New Roman"/>
        </w:rPr>
        <w:t xml:space="preserve"> short-term effects of temperature </w:t>
      </w:r>
      <w:commentRangeEnd w:id="28"/>
      <w:r w:rsidR="00793E59">
        <w:rPr>
          <w:rStyle w:val="CommentReference"/>
        </w:rPr>
        <w:commentReference w:id="28"/>
      </w:r>
      <w:r w:rsidRPr="00F41DA6">
        <w:rPr>
          <w:rFonts w:ascii="Times New Roman" w:hAnsi="Times New Roman" w:cs="Times New Roman"/>
        </w:rPr>
        <w:t xml:space="preserve">on mortality are of primary interest, time series studies </w:t>
      </w:r>
      <w:del w:id="29" w:author="Roscoe, Charlotte J" w:date="2019-08-12T17:01:00Z">
        <w:r w:rsidRPr="00F41DA6" w:rsidDel="00252993">
          <w:rPr>
            <w:rFonts w:ascii="Times New Roman" w:hAnsi="Times New Roman" w:cs="Times New Roman"/>
          </w:rPr>
          <w:delText>should be able to pick up on these</w:delText>
        </w:r>
      </w:del>
      <w:ins w:id="30" w:author="Roscoe, Charlotte J" w:date="2019-08-12T17:01:00Z">
        <w:r w:rsidR="00252993">
          <w:rPr>
            <w:rFonts w:ascii="Times New Roman" w:hAnsi="Times New Roman" w:cs="Times New Roman"/>
          </w:rPr>
          <w:t xml:space="preserve">are suited to the investigation of temperature </w:t>
        </w:r>
      </w:ins>
      <w:ins w:id="31" w:author="Roscoe, Charlotte J" w:date="2019-08-12T17:02:00Z">
        <w:r w:rsidR="00252993">
          <w:rPr>
            <w:rFonts w:ascii="Times New Roman" w:hAnsi="Times New Roman" w:cs="Times New Roman"/>
          </w:rPr>
          <w:t>anomalies</w:t>
        </w:r>
      </w:ins>
      <w:ins w:id="32" w:author="Roscoe, Charlotte J" w:date="2019-08-12T17:01:00Z">
        <w:r w:rsidR="00252993">
          <w:rPr>
            <w:rFonts w:ascii="Times New Roman" w:hAnsi="Times New Roman" w:cs="Times New Roman"/>
          </w:rPr>
          <w:t xml:space="preserve"> </w:t>
        </w:r>
      </w:ins>
      <w:ins w:id="33" w:author="Roscoe, Charlotte J" w:date="2019-08-12T17:02:00Z">
        <w:r w:rsidR="00252993">
          <w:rPr>
            <w:rFonts w:ascii="Times New Roman" w:hAnsi="Times New Roman" w:cs="Times New Roman"/>
          </w:rPr>
          <w:t>and mortality</w:t>
        </w:r>
      </w:ins>
      <w:r w:rsidRPr="00F41DA6">
        <w:rPr>
          <w:rFonts w:ascii="Times New Roman" w:hAnsi="Times New Roman" w:cs="Times New Roman"/>
        </w:rPr>
        <w:t xml:space="preserve">. I discuss potential future work </w:t>
      </w:r>
      <w:ins w:id="34" w:author="Robbie Parks" w:date="2019-08-12T17:25:00Z">
        <w:r w:rsidR="00F21A61">
          <w:rPr>
            <w:rFonts w:ascii="Times New Roman" w:hAnsi="Times New Roman" w:cs="Times New Roman"/>
          </w:rPr>
          <w:t xml:space="preserve">on </w:t>
        </w:r>
      </w:ins>
      <w:ins w:id="35" w:author="Robbie Parks" w:date="2019-08-12T17:28:00Z">
        <w:r w:rsidR="00E31BF2">
          <w:rPr>
            <w:rFonts w:ascii="Times New Roman" w:hAnsi="Times New Roman" w:cs="Times New Roman"/>
          </w:rPr>
          <w:t xml:space="preserve">cohort studies and the </w:t>
        </w:r>
      </w:ins>
      <w:ins w:id="36" w:author="Robbie Parks" w:date="2019-08-12T17:25:00Z">
        <w:r w:rsidR="00F21A61">
          <w:rPr>
            <w:rFonts w:ascii="Times New Roman" w:hAnsi="Times New Roman" w:cs="Times New Roman"/>
          </w:rPr>
          <w:t>temperature</w:t>
        </w:r>
      </w:ins>
      <w:ins w:id="37" w:author="Robbie Parks" w:date="2019-08-12T17:28:00Z">
        <w:r w:rsidR="00E31BF2">
          <w:rPr>
            <w:rFonts w:ascii="Times New Roman" w:hAnsi="Times New Roman" w:cs="Times New Roman"/>
          </w:rPr>
          <w:t>-</w:t>
        </w:r>
      </w:ins>
      <w:ins w:id="38" w:author="Robbie Parks" w:date="2019-08-12T17:25:00Z">
        <w:r w:rsidR="00F21A61">
          <w:rPr>
            <w:rFonts w:ascii="Times New Roman" w:hAnsi="Times New Roman" w:cs="Times New Roman"/>
          </w:rPr>
          <w:t xml:space="preserve">mortality </w:t>
        </w:r>
      </w:ins>
      <w:ins w:id="39" w:author="Robbie Parks" w:date="2019-08-12T17:28:00Z">
        <w:r w:rsidR="00E31BF2">
          <w:rPr>
            <w:rFonts w:ascii="Times New Roman" w:hAnsi="Times New Roman" w:cs="Times New Roman"/>
          </w:rPr>
          <w:t>relationship</w:t>
        </w:r>
      </w:ins>
      <w:del w:id="40" w:author="Robbie Parks" w:date="2019-08-12T17:25:00Z">
        <w:r w:rsidRPr="00F41DA6" w:rsidDel="00F21A61">
          <w:rPr>
            <w:rFonts w:ascii="Times New Roman" w:hAnsi="Times New Roman" w:cs="Times New Roman"/>
          </w:rPr>
          <w:delText>in this tranche</w:delText>
        </w:r>
      </w:del>
      <w:r w:rsidRPr="00F41DA6">
        <w:rPr>
          <w:rFonts w:ascii="Times New Roman" w:hAnsi="Times New Roman" w:cs="Times New Roman"/>
        </w:rPr>
        <w:t xml:space="preserve"> in Section </w:t>
      </w:r>
      <w:r w:rsidRPr="00F41DA6">
        <w:rPr>
          <w:rFonts w:ascii="Times New Roman" w:hAnsi="Times New Roman" w:cs="Times New Roman"/>
        </w:rPr>
        <w:fldChar w:fldCharType="begin"/>
      </w:r>
      <w:r w:rsidRPr="00F41DA6">
        <w:rPr>
          <w:rFonts w:ascii="Times New Roman" w:hAnsi="Times New Roman" w:cs="Times New Roman"/>
        </w:rPr>
        <w:instrText xml:space="preserve"> REF _Ref16519969 \r \h  \* MERGEFORMAT </w:instrText>
      </w:r>
      <w:r w:rsidRPr="00F41DA6">
        <w:rPr>
          <w:rFonts w:ascii="Times New Roman" w:hAnsi="Times New Roman" w:cs="Times New Roman"/>
        </w:rPr>
      </w:r>
      <w:r w:rsidRPr="00F41DA6">
        <w:rPr>
          <w:rFonts w:ascii="Times New Roman" w:hAnsi="Times New Roman" w:cs="Times New Roman"/>
        </w:rPr>
        <w:fldChar w:fldCharType="separate"/>
      </w:r>
      <w:r w:rsidRPr="00F41DA6">
        <w:rPr>
          <w:rFonts w:ascii="Times New Roman" w:hAnsi="Times New Roman" w:cs="Times New Roman"/>
        </w:rPr>
        <w:t>8.4</w:t>
      </w:r>
      <w:r w:rsidRPr="00F41DA6">
        <w:rPr>
          <w:rFonts w:ascii="Times New Roman" w:hAnsi="Times New Roman" w:cs="Times New Roman"/>
        </w:rPr>
        <w:fldChar w:fldCharType="end"/>
      </w:r>
      <w:r w:rsidRPr="00F41DA6">
        <w:rPr>
          <w:rFonts w:ascii="Times New Roman" w:hAnsi="Times New Roman" w:cs="Times New Roman"/>
        </w:rPr>
        <w:t>.</w:t>
      </w:r>
    </w:p>
    <w:bookmarkEnd w:id="0"/>
    <w:p w14:paraId="11FC0568" w14:textId="77777777" w:rsidR="00C16BDD" w:rsidRDefault="00C16BDD"/>
    <w:sectPr w:rsidR="00C16BDD" w:rsidSect="00063068">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Roscoe, Charlotte J" w:date="2019-08-12T16:39:00Z" w:initials="RCJ">
    <w:p w14:paraId="5DA8A592" w14:textId="1A4BBEFA" w:rsidR="00262B74" w:rsidRDefault="00262B74">
      <w:pPr>
        <w:pStyle w:val="CommentText"/>
      </w:pPr>
      <w:r>
        <w:rPr>
          <w:rStyle w:val="CommentReference"/>
        </w:rPr>
        <w:annotationRef/>
      </w:r>
      <w:r>
        <w:t xml:space="preserve">Are time series and cohort mutually exclusive? </w:t>
      </w:r>
    </w:p>
  </w:comment>
  <w:comment w:id="13" w:author="Roscoe, Charlotte J" w:date="2019-08-12T16:52:00Z" w:initials="RCJ">
    <w:p w14:paraId="1EF37D96" w14:textId="76285575" w:rsidR="00793E59" w:rsidRDefault="00793E59">
      <w:pPr>
        <w:pStyle w:val="CommentText"/>
      </w:pPr>
      <w:r>
        <w:rPr>
          <w:rStyle w:val="CommentReference"/>
        </w:rPr>
        <w:annotationRef/>
      </w:r>
      <w:r>
        <w:t xml:space="preserve">I would use the word ‘triangulation’ / ‘pluralistic’ at some point (see paper). The idea is that different study designs all add to painting the causal picture. </w:t>
      </w:r>
    </w:p>
  </w:comment>
  <w:comment w:id="28" w:author="Roscoe, Charlotte J" w:date="2019-08-12T16:59:00Z" w:initials="RCJ">
    <w:p w14:paraId="554E013B" w14:textId="59C044C6" w:rsidR="00793E59" w:rsidRDefault="00793E59">
      <w:pPr>
        <w:pStyle w:val="CommentText"/>
      </w:pPr>
      <w:r>
        <w:rPr>
          <w:rStyle w:val="CommentReference"/>
        </w:rPr>
        <w:annotationRef/>
      </w:r>
      <w:r>
        <w:t xml:space="preserve">Short </w:t>
      </w:r>
      <w:r w:rsidR="00252993">
        <w:t xml:space="preserve">term effects of anomalies? Need to introduce the anomalies bit to make it clear why temperature is different to pollution before this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DA8A592" w15:done="0"/>
  <w15:commentEx w15:paraId="1EF37D96" w15:done="0"/>
  <w15:commentEx w15:paraId="554E013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DA8A592" w16cid:durableId="20FC1A4D"/>
  <w16cid:commentId w16cid:paraId="1EF37D96" w16cid:durableId="20FC1A4F"/>
  <w16cid:commentId w16cid:paraId="554E013B" w16cid:durableId="20FC1A5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scoe, Charlotte J">
    <w15:presenceInfo w15:providerId="AD" w15:userId="S-1-5-21-243037206-41955558-561332275-1199422"/>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DA6"/>
    <w:rsid w:val="00063068"/>
    <w:rsid w:val="00166A71"/>
    <w:rsid w:val="00252993"/>
    <w:rsid w:val="00262B74"/>
    <w:rsid w:val="00312F06"/>
    <w:rsid w:val="003F5CEE"/>
    <w:rsid w:val="00414239"/>
    <w:rsid w:val="006C495B"/>
    <w:rsid w:val="00793E59"/>
    <w:rsid w:val="008709C4"/>
    <w:rsid w:val="009B223E"/>
    <w:rsid w:val="00C16BDD"/>
    <w:rsid w:val="00CA384C"/>
    <w:rsid w:val="00CC4889"/>
    <w:rsid w:val="00E31BF2"/>
    <w:rsid w:val="00F21A61"/>
    <w:rsid w:val="00F41D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B5221"/>
  <w15:chartTrackingRefBased/>
  <w15:docId w15:val="{674F0788-D466-864B-A97F-DC9B48FBA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262B74"/>
    <w:rPr>
      <w:sz w:val="16"/>
      <w:szCs w:val="16"/>
    </w:rPr>
  </w:style>
  <w:style w:type="paragraph" w:styleId="CommentText">
    <w:name w:val="annotation text"/>
    <w:basedOn w:val="Normal"/>
    <w:link w:val="CommentTextChar"/>
    <w:uiPriority w:val="99"/>
    <w:semiHidden/>
    <w:unhideWhenUsed/>
    <w:rsid w:val="00262B74"/>
    <w:rPr>
      <w:sz w:val="20"/>
      <w:szCs w:val="20"/>
    </w:rPr>
  </w:style>
  <w:style w:type="character" w:customStyle="1" w:styleId="CommentTextChar">
    <w:name w:val="Comment Text Char"/>
    <w:basedOn w:val="DefaultParagraphFont"/>
    <w:link w:val="CommentText"/>
    <w:uiPriority w:val="99"/>
    <w:semiHidden/>
    <w:rsid w:val="00262B74"/>
    <w:rPr>
      <w:sz w:val="20"/>
      <w:szCs w:val="20"/>
    </w:rPr>
  </w:style>
  <w:style w:type="paragraph" w:styleId="CommentSubject">
    <w:name w:val="annotation subject"/>
    <w:basedOn w:val="CommentText"/>
    <w:next w:val="CommentText"/>
    <w:link w:val="CommentSubjectChar"/>
    <w:uiPriority w:val="99"/>
    <w:semiHidden/>
    <w:unhideWhenUsed/>
    <w:rsid w:val="00262B74"/>
    <w:rPr>
      <w:b/>
      <w:bCs/>
    </w:rPr>
  </w:style>
  <w:style w:type="character" w:customStyle="1" w:styleId="CommentSubjectChar">
    <w:name w:val="Comment Subject Char"/>
    <w:basedOn w:val="CommentTextChar"/>
    <w:link w:val="CommentSubject"/>
    <w:uiPriority w:val="99"/>
    <w:semiHidden/>
    <w:rsid w:val="00262B74"/>
    <w:rPr>
      <w:b/>
      <w:bCs/>
      <w:sz w:val="20"/>
      <w:szCs w:val="20"/>
    </w:rPr>
  </w:style>
  <w:style w:type="paragraph" w:styleId="BalloonText">
    <w:name w:val="Balloon Text"/>
    <w:basedOn w:val="Normal"/>
    <w:link w:val="BalloonTextChar"/>
    <w:uiPriority w:val="99"/>
    <w:semiHidden/>
    <w:unhideWhenUsed/>
    <w:rsid w:val="00262B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2B74"/>
    <w:rPr>
      <w:rFonts w:ascii="Segoe UI" w:hAnsi="Segoe UI" w:cs="Segoe UI"/>
      <w:sz w:val="18"/>
      <w:szCs w:val="18"/>
    </w:rPr>
  </w:style>
  <w:style w:type="character" w:styleId="Hyperlink">
    <w:name w:val="Hyperlink"/>
    <w:basedOn w:val="DefaultParagraphFont"/>
    <w:uiPriority w:val="99"/>
    <w:semiHidden/>
    <w:unhideWhenUsed/>
    <w:rsid w:val="00262B74"/>
    <w:rPr>
      <w:color w:val="0000FF"/>
      <w:u w:val="single"/>
    </w:rPr>
  </w:style>
  <w:style w:type="character" w:styleId="FollowedHyperlink">
    <w:name w:val="FollowedHyperlink"/>
    <w:basedOn w:val="DefaultParagraphFont"/>
    <w:uiPriority w:val="99"/>
    <w:semiHidden/>
    <w:unhideWhenUsed/>
    <w:rsid w:val="00166A7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10746</Words>
  <Characters>61254</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cp:revision>
  <dcterms:created xsi:type="dcterms:W3CDTF">2019-08-12T16:29:00Z</dcterms:created>
  <dcterms:modified xsi:type="dcterms:W3CDTF">2019-08-12T16:29:00Z</dcterms:modified>
</cp:coreProperties>
</file>