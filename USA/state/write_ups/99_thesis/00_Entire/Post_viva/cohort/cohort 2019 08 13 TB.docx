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EA7841" w14:textId="77777777" w:rsidR="00931A99" w:rsidRDefault="00931A99" w:rsidP="00931A99">
      <w:pPr>
        <w:pStyle w:val="Heading3"/>
      </w:pPr>
      <w:bookmarkStart w:id="0" w:name="_Ref16256552"/>
      <w:bookmarkStart w:id="1" w:name="_Toc16505677"/>
      <w:r>
        <w:t>Cohort studies</w:t>
      </w:r>
      <w:bookmarkEnd w:id="0"/>
      <w:bookmarkEnd w:id="1"/>
    </w:p>
    <w:p w14:paraId="7F141C0B" w14:textId="47EEF33D" w:rsidR="00931A99" w:rsidRDefault="00931A99" w:rsidP="00931A99">
      <w:pPr>
        <w:rPr>
          <w:rFonts w:cs="Times New Roman"/>
        </w:rPr>
      </w:pPr>
      <w:r w:rsidRPr="00F41DA6">
        <w:rPr>
          <w:rFonts w:cs="Times New Roman"/>
        </w:rPr>
        <w:t xml:space="preserve">In studies of health effects of </w:t>
      </w:r>
      <w:r>
        <w:rPr>
          <w:rFonts w:cs="Times New Roman"/>
        </w:rPr>
        <w:t xml:space="preserve">air </w:t>
      </w:r>
      <w:r w:rsidRPr="00F41DA6">
        <w:rPr>
          <w:rFonts w:cs="Times New Roman"/>
        </w:rPr>
        <w:t xml:space="preserve">pollution exposure in the United States, a common source of information is </w:t>
      </w:r>
      <w:r>
        <w:rPr>
          <w:rFonts w:cs="Times New Roman"/>
        </w:rPr>
        <w:t xml:space="preserve">from </w:t>
      </w:r>
      <w:r w:rsidRPr="00F41DA6">
        <w:rPr>
          <w:rFonts w:cs="Times New Roman"/>
        </w:rPr>
        <w:t>prospective cohort studies.</w:t>
      </w:r>
      <w:r w:rsidRPr="00F41DA6">
        <w:rPr>
          <w:rFonts w:cs="Times New Roman"/>
        </w:rPr>
        <w:fldChar w:fldCharType="begin" w:fldLock="1"/>
      </w:r>
      <w:r w:rsidR="00211050">
        <w:rPr>
          <w:rFonts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6&lt;/sup&gt;","plainTextFormattedCitation":"1–6","previouslyFormattedCitation":"&lt;sup&gt;174–179&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1–6</w:t>
      </w:r>
      <w:r w:rsidRPr="00F41DA6">
        <w:rPr>
          <w:rFonts w:cs="Times New Roman"/>
        </w:rPr>
        <w:fldChar w:fldCharType="end"/>
      </w:r>
      <w:r w:rsidRPr="00F41DA6">
        <w:rPr>
          <w:rFonts w:cs="Times New Roman"/>
        </w:rPr>
        <w:t xml:space="preserve"> Time series studies have </w:t>
      </w:r>
      <w:r>
        <w:rPr>
          <w:rFonts w:cs="Times New Roman"/>
        </w:rPr>
        <w:t xml:space="preserve">also </w:t>
      </w:r>
      <w:r w:rsidRPr="00F41DA6">
        <w:rPr>
          <w:rFonts w:cs="Times New Roman"/>
        </w:rPr>
        <w:t>been used</w:t>
      </w:r>
      <w:r>
        <w:rPr>
          <w:rFonts w:cs="Times New Roman"/>
        </w:rPr>
        <w:t xml:space="preserve"> to demonstrate short-term air pollution exposure effects</w:t>
      </w:r>
      <w:r w:rsidRPr="00F41DA6">
        <w:rPr>
          <w:rFonts w:cs="Times New Roman"/>
        </w:rPr>
        <w:t>, though evidence of the effect of long-term exposure to air pollution is obtained from cohort studies.</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r w:rsidRPr="00F41DA6">
        <w:rPr>
          <w:rFonts w:cs="Times New Roman"/>
        </w:rPr>
        <w:t xml:space="preserve"> Whereas time series studies of air pollution </w:t>
      </w:r>
      <w:del w:id="2" w:author="Bond, Thomas" w:date="2019-08-13T11:23:00Z">
        <w:r w:rsidRPr="00F41DA6" w:rsidDel="00E25CCC">
          <w:rPr>
            <w:rFonts w:cs="Times New Roman"/>
          </w:rPr>
          <w:delText>pick up on</w:delText>
        </w:r>
      </w:del>
      <w:ins w:id="3" w:author="Bond, Thomas" w:date="2019-08-13T11:23:00Z">
        <w:r w:rsidR="00E25CCC">
          <w:rPr>
            <w:rFonts w:cs="Times New Roman"/>
          </w:rPr>
          <w:t>detect</w:t>
        </w:r>
      </w:ins>
      <w:r w:rsidRPr="00F41DA6">
        <w:rPr>
          <w:rFonts w:cs="Times New Roman"/>
        </w:rPr>
        <w:t xml:space="preserve"> mortality which is triggered by recent air pollution (e.g., dying from complications of </w:t>
      </w:r>
      <w:del w:id="4" w:author="Bond, Thomas" w:date="2019-08-13T11:23:00Z">
        <w:r w:rsidRPr="00F41DA6" w:rsidDel="00E25CCC">
          <w:rPr>
            <w:rFonts w:cs="Times New Roman"/>
          </w:rPr>
          <w:delText xml:space="preserve">having </w:delText>
        </w:r>
      </w:del>
      <w:r w:rsidRPr="00F41DA6">
        <w:rPr>
          <w:rFonts w:cs="Times New Roman"/>
        </w:rPr>
        <w:t xml:space="preserve">bronchitis during an elevated air pollution episode), cohort studies are </w:t>
      </w:r>
      <w:r>
        <w:rPr>
          <w:rFonts w:cs="Times New Roman"/>
        </w:rPr>
        <w:t xml:space="preserve">also </w:t>
      </w:r>
      <w:r w:rsidRPr="00F41DA6">
        <w:rPr>
          <w:rFonts w:cs="Times New Roman"/>
        </w:rPr>
        <w:t xml:space="preserve">able to attribute mortality </w:t>
      </w:r>
      <w:r>
        <w:rPr>
          <w:rFonts w:cs="Times New Roman"/>
        </w:rPr>
        <w:t>of</w:t>
      </w:r>
      <w:r w:rsidRPr="00F41DA6">
        <w:rPr>
          <w:rFonts w:cs="Times New Roman"/>
        </w:rPr>
        <w:t xml:space="preserve"> the decedent </w:t>
      </w:r>
      <w:r>
        <w:rPr>
          <w:rFonts w:cs="Times New Roman"/>
        </w:rPr>
        <w:t xml:space="preserve">due </w:t>
      </w:r>
      <w:r w:rsidRPr="00F41DA6">
        <w:rPr>
          <w:rFonts w:cs="Times New Roman"/>
        </w:rPr>
        <w:t xml:space="preserve">to a long-term </w:t>
      </w:r>
      <w:r>
        <w:rPr>
          <w:rFonts w:cs="Times New Roman"/>
        </w:rPr>
        <w:t xml:space="preserve">cumulative </w:t>
      </w:r>
      <w:r w:rsidRPr="00F41DA6">
        <w:rPr>
          <w:rFonts w:cs="Times New Roman"/>
        </w:rPr>
        <w:t xml:space="preserve">exposure, which is not necessarily </w:t>
      </w:r>
      <w:r>
        <w:rPr>
          <w:rFonts w:cs="Times New Roman"/>
        </w:rPr>
        <w:t xml:space="preserve">associated with </w:t>
      </w:r>
      <w:r w:rsidRPr="00F41DA6">
        <w:rPr>
          <w:rFonts w:cs="Times New Roman"/>
        </w:rPr>
        <w:t>recent elevated air pollution levels.</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r w:rsidRPr="00F41DA6">
        <w:rPr>
          <w:rFonts w:cs="Times New Roman"/>
        </w:rPr>
        <w:t xml:space="preserve"> </w:t>
      </w:r>
      <w:r>
        <w:rPr>
          <w:rFonts w:cs="Times New Roman"/>
        </w:rPr>
        <w:t>For the association between air pollution and mortality, c</w:t>
      </w:r>
      <w:r w:rsidRPr="00F41DA6">
        <w:rPr>
          <w:rFonts w:cs="Times New Roman"/>
        </w:rPr>
        <w:t xml:space="preserve">ohort studies </w:t>
      </w:r>
      <w:r>
        <w:rPr>
          <w:rFonts w:cs="Times New Roman"/>
        </w:rPr>
        <w:t xml:space="preserve">arguably provide a more complete </w:t>
      </w:r>
      <w:r w:rsidRPr="00F41DA6">
        <w:rPr>
          <w:rFonts w:cs="Times New Roman"/>
        </w:rPr>
        <w:t xml:space="preserve">assessment </w:t>
      </w:r>
      <w:r>
        <w:rPr>
          <w:rFonts w:cs="Times New Roman"/>
        </w:rPr>
        <w:t>than time-series studies o</w:t>
      </w:r>
      <w:r w:rsidRPr="00F41DA6">
        <w:rPr>
          <w:rFonts w:cs="Times New Roman"/>
        </w:rPr>
        <w:t xml:space="preserve">f the </w:t>
      </w:r>
      <w:r>
        <w:rPr>
          <w:rFonts w:cs="Times New Roman"/>
        </w:rPr>
        <w:t xml:space="preserve">short- and long-term </w:t>
      </w:r>
      <w:r w:rsidRPr="00F41DA6">
        <w:rPr>
          <w:rFonts w:cs="Times New Roman"/>
        </w:rPr>
        <w:t>impact of air pollution on mortality.</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p>
    <w:p w14:paraId="4184C84F" w14:textId="6C141405" w:rsidR="00931A99" w:rsidRDefault="00931A99" w:rsidP="00931A99">
      <w:pPr>
        <w:rPr>
          <w:rFonts w:cs="Times New Roman"/>
        </w:rPr>
      </w:pPr>
      <w:r>
        <w:rPr>
          <w:rFonts w:cs="Times New Roman"/>
        </w:rPr>
        <w:t>T</w:t>
      </w:r>
      <w:r w:rsidRPr="00F41DA6">
        <w:rPr>
          <w:rFonts w:cs="Times New Roman"/>
        </w:rPr>
        <w:t>hough air pollution’s deleterious cumulative effects are well-recognised,</w:t>
      </w:r>
      <w:r w:rsidRPr="00F41DA6">
        <w:rPr>
          <w:rFonts w:cs="Times New Roman"/>
        </w:rPr>
        <w:fldChar w:fldCharType="begin" w:fldLock="1"/>
      </w:r>
      <w:r w:rsidR="00211050">
        <w:rPr>
          <w:rFonts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6&lt;/sup&gt;","plainTextFormattedCitation":"1–6","previouslyFormattedCitation":"&lt;sup&gt;174–179&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1–6</w:t>
      </w:r>
      <w:r w:rsidRPr="00F41DA6">
        <w:rPr>
          <w:rFonts w:cs="Times New Roman"/>
        </w:rPr>
        <w:fldChar w:fldCharType="end"/>
      </w:r>
      <w:r w:rsidRPr="00F41DA6">
        <w:rPr>
          <w:rFonts w:cs="Times New Roman"/>
        </w:rPr>
        <w:t xml:space="preserve"> there is strong evidence that humans adapt to their local temperature, without any long-term impacts.</w:t>
      </w:r>
      <w:r w:rsidRPr="00F41DA6">
        <w:rPr>
          <w:rFonts w:cs="Times New Roman"/>
        </w:rPr>
        <w:fldChar w:fldCharType="begin" w:fldLock="1"/>
      </w:r>
      <w:r w:rsidR="00211050">
        <w:rPr>
          <w:rFonts w:cs="Times New Roman"/>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lt;/sup&gt;","plainTextFormattedCitation":"8","previouslyFormattedCitation":"&lt;sup&gt;2&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8</w:t>
      </w:r>
      <w:r w:rsidRPr="00F41DA6">
        <w:rPr>
          <w:rFonts w:cs="Times New Roman"/>
        </w:rPr>
        <w:fldChar w:fldCharType="end"/>
      </w:r>
      <w:r w:rsidRPr="00F41DA6">
        <w:rPr>
          <w:rFonts w:cs="Times New Roman"/>
        </w:rPr>
        <w:t xml:space="preserve"> Since short-term effects of temperature on mortality are of primary interest, time series studies </w:t>
      </w:r>
      <w:r>
        <w:rPr>
          <w:rFonts w:cs="Times New Roman"/>
        </w:rPr>
        <w:t>are suited to the investigation of temperature and mortality</w:t>
      </w:r>
      <w:r w:rsidRPr="00F41DA6">
        <w:rPr>
          <w:rFonts w:cs="Times New Roman"/>
        </w:rPr>
        <w:t xml:space="preserve">. I discuss potential future work </w:t>
      </w:r>
      <w:r>
        <w:rPr>
          <w:rFonts w:cs="Times New Roman"/>
        </w:rPr>
        <w:t>on cohort studies and the temperature-mortality relationship</w:t>
      </w:r>
      <w:r w:rsidRPr="00F41DA6">
        <w:rPr>
          <w:rFonts w:cs="Times New Roman"/>
        </w:rPr>
        <w:t xml:space="preserve"> in Section </w:t>
      </w:r>
      <w:r w:rsidRPr="00F41DA6">
        <w:rPr>
          <w:rFonts w:cs="Times New Roman"/>
        </w:rPr>
        <w:fldChar w:fldCharType="begin"/>
      </w:r>
      <w:r w:rsidRPr="00F41DA6">
        <w:rPr>
          <w:rFonts w:cs="Times New Roman"/>
        </w:rPr>
        <w:instrText xml:space="preserve"> REF _Ref16519969 \r \h  \* MERGEFORMAT </w:instrText>
      </w:r>
      <w:r w:rsidRPr="00F41DA6">
        <w:rPr>
          <w:rFonts w:cs="Times New Roman"/>
        </w:rPr>
      </w:r>
      <w:r w:rsidRPr="00F41DA6">
        <w:rPr>
          <w:rFonts w:cs="Times New Roman"/>
        </w:rPr>
        <w:fldChar w:fldCharType="separate"/>
      </w:r>
      <w:r>
        <w:rPr>
          <w:rFonts w:cs="Times New Roman"/>
        </w:rPr>
        <w:t>8.4</w:t>
      </w:r>
      <w:r w:rsidRPr="00F41DA6">
        <w:rPr>
          <w:rFonts w:cs="Times New Roman"/>
        </w:rPr>
        <w:fldChar w:fldCharType="end"/>
      </w:r>
      <w:r w:rsidRPr="00F41DA6">
        <w:rPr>
          <w:rFonts w:cs="Times New Roman"/>
        </w:rPr>
        <w:t>.</w:t>
      </w:r>
    </w:p>
    <w:p w14:paraId="005A65E4" w14:textId="77777777" w:rsidR="00931A99" w:rsidRDefault="00931A99">
      <w:pPr>
        <w:spacing w:after="0" w:line="240" w:lineRule="auto"/>
        <w:jc w:val="left"/>
        <w:rPr>
          <w:rFonts w:cs="Times New Roman"/>
        </w:rPr>
      </w:pPr>
      <w:r>
        <w:rPr>
          <w:rFonts w:cs="Times New Roman"/>
        </w:rPr>
        <w:br w:type="page"/>
      </w:r>
    </w:p>
    <w:p w14:paraId="53FCF67B" w14:textId="77777777" w:rsidR="00931A99" w:rsidRDefault="00931A99" w:rsidP="00931A99">
      <w:pPr>
        <w:pStyle w:val="Heading2"/>
      </w:pPr>
      <w:bookmarkStart w:id="5" w:name="_Ref16172364"/>
      <w:bookmarkStart w:id="6" w:name="_Toc16505728"/>
      <w:r>
        <w:lastRenderedPageBreak/>
        <w:t>Confounders, effect modifiers and mediators</w:t>
      </w:r>
      <w:bookmarkEnd w:id="5"/>
      <w:bookmarkEnd w:id="6"/>
    </w:p>
    <w:p w14:paraId="2A88A0C1" w14:textId="77777777" w:rsidR="00931A99" w:rsidRPr="002240EC" w:rsidRDefault="00931A99" w:rsidP="00931A99">
      <w:pPr>
        <w:pStyle w:val="Heading3"/>
      </w:pPr>
      <w:bookmarkStart w:id="7" w:name="_Toc16505729"/>
      <w:r>
        <w:t>Confounders</w:t>
      </w:r>
      <w:bookmarkEnd w:id="7"/>
    </w:p>
    <w:p w14:paraId="568BDE4F" w14:textId="1B104906" w:rsidR="00931A99" w:rsidRDefault="00931A99" w:rsidP="00931A99">
      <w:r w:rsidRPr="00C46514">
        <w:t xml:space="preserve">A confounder is a variable that influences the exposure </w:t>
      </w:r>
      <w:r>
        <w:t>of interest</w:t>
      </w:r>
      <w:r w:rsidRPr="00C46514">
        <w:t xml:space="preserve"> (in my case anomalous </w:t>
      </w:r>
      <w:r>
        <w:t xml:space="preserve">monthly </w:t>
      </w:r>
      <w:r w:rsidRPr="00C46514">
        <w:t>temperature) as well as the outcome variable (in my case death rates).</w:t>
      </w:r>
      <w:r w:rsidRPr="00C46514">
        <w:fldChar w:fldCharType="begin" w:fldLock="1"/>
      </w:r>
      <w:r w:rsidR="00211050">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C46514">
        <w:fldChar w:fldCharType="separate"/>
      </w:r>
      <w:r w:rsidR="00211050" w:rsidRPr="00211050">
        <w:rPr>
          <w:noProof/>
          <w:vertAlign w:val="superscript"/>
        </w:rPr>
        <w:t>9</w:t>
      </w:r>
      <w:r w:rsidRPr="00C46514">
        <w:fldChar w:fldCharType="end"/>
      </w:r>
      <w:r w:rsidRPr="00C46514">
        <w:t xml:space="preserve"> Without adjusting for confounders in an analysis, the </w:t>
      </w:r>
      <w:del w:id="8" w:author="Bond, Thomas" w:date="2019-08-13T11:32:00Z">
        <w:r w:rsidRPr="00C46514" w:rsidDel="00E25CCC">
          <w:delText xml:space="preserve">real </w:delText>
        </w:r>
      </w:del>
      <w:ins w:id="9" w:author="Bond, Thomas" w:date="2019-08-13T11:32:00Z">
        <w:r w:rsidR="00E25CCC">
          <w:t>true causal</w:t>
        </w:r>
        <w:r w:rsidR="00E25CCC" w:rsidRPr="00C46514">
          <w:t xml:space="preserve"> </w:t>
        </w:r>
      </w:ins>
      <w:r w:rsidRPr="00C46514">
        <w:t xml:space="preserve">effect of the original exposure could </w:t>
      </w:r>
      <w:r>
        <w:t>be</w:t>
      </w:r>
      <w:r w:rsidRPr="00C46514">
        <w:t xml:space="preserve"> over- or underestimat</w:t>
      </w:r>
      <w:r>
        <w:t>ed</w:t>
      </w:r>
      <w:r w:rsidRPr="00C46514">
        <w:t>, depending on how the confounders are associated with the original exposure and the outcome.</w:t>
      </w:r>
    </w:p>
    <w:p w14:paraId="4EDC6081" w14:textId="4485A86F" w:rsidR="00931A99" w:rsidRDefault="00931A99" w:rsidP="00931A99">
      <w:r w:rsidRPr="00466E19">
        <w:fldChar w:fldCharType="begin"/>
      </w:r>
      <w:r w:rsidRPr="00AC3B0A">
        <w:instrText xml:space="preserve"> REF _Ref16091286 \h </w:instrText>
      </w:r>
      <w:r w:rsidRPr="00263D10">
        <w:instrText xml:space="preserve"> \* MERGEFORMAT </w:instrText>
      </w:r>
      <w:r w:rsidRPr="00466E19">
        <w:fldChar w:fldCharType="separate"/>
      </w:r>
      <w:r w:rsidRPr="00AF5556">
        <w:t xml:space="preserve">Figure </w:t>
      </w:r>
      <w:r w:rsidRPr="00746C0F">
        <w:rPr>
          <w:noProof/>
        </w:rPr>
        <w:t>33</w:t>
      </w:r>
      <w:r w:rsidRPr="00466E19">
        <w:fldChar w:fldCharType="end"/>
      </w:r>
      <w:r w:rsidRPr="003A40D0">
        <w:t xml:space="preserve"> </w:t>
      </w:r>
      <w:r>
        <w:t>displays a Directed Acyclic Graph (DAG) relevant to considerations in my thesis. DAGs are commonly used in the epidemiological community to identify variables which must be measured and controlled for to obtain unconfounded effect estimates.</w:t>
      </w:r>
      <w:r>
        <w:fldChar w:fldCharType="begin" w:fldLock="1"/>
      </w:r>
      <w:r w:rsidR="00211050">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10&lt;/sup&gt;","plainTextFormattedCitation":"10","previouslyFormattedCitation":"&lt;sup&gt;254&lt;/sup&gt;"},"properties":{"noteIndex":0},"schema":"https://github.com/citation-style-language/schema/raw/master/csl-citation.json"}</w:instrText>
      </w:r>
      <w:r>
        <w:fldChar w:fldCharType="separate"/>
      </w:r>
      <w:r w:rsidR="00211050" w:rsidRPr="00211050">
        <w:rPr>
          <w:noProof/>
          <w:vertAlign w:val="superscript"/>
        </w:rPr>
        <w:t>10</w:t>
      </w:r>
      <w:r>
        <w:fldChar w:fldCharType="end"/>
      </w:r>
      <w:r>
        <w:t xml:space="preserve"> In the DAG in </w:t>
      </w:r>
      <w:r w:rsidRPr="003A40D0">
        <w:fldChar w:fldCharType="begin"/>
      </w:r>
      <w:r w:rsidRPr="00466E19">
        <w:instrText xml:space="preserve"> REF _Ref16091286 \h  \* MERGEFORMAT </w:instrText>
      </w:r>
      <w:r w:rsidRPr="003A40D0">
        <w:fldChar w:fldCharType="separate"/>
      </w:r>
      <w:r w:rsidRPr="00AF5556">
        <w:t xml:space="preserve">Figure </w:t>
      </w:r>
      <w:r w:rsidRPr="00746C0F">
        <w:rPr>
          <w:noProof/>
        </w:rPr>
        <w:t>33</w:t>
      </w:r>
      <w:r w:rsidRPr="003A40D0">
        <w:fldChar w:fldCharType="end"/>
      </w:r>
      <w:r>
        <w:t xml:space="preserve">, both air pollution and temperature are exposures manifested by the physics of the atmosphere on Earth, summarised in </w:t>
      </w:r>
      <w:r w:rsidRPr="003A40D0">
        <w:fldChar w:fldCharType="begin"/>
      </w:r>
      <w:r w:rsidRPr="00466E19">
        <w:instrText xml:space="preserve"> REF _Ref16091286 \h </w:instrText>
      </w:r>
      <w:r w:rsidRPr="0036124E">
        <w:instrText xml:space="preserve"> \* MERGEFORMAT </w:instrText>
      </w:r>
      <w:r w:rsidRPr="003A40D0">
        <w:fldChar w:fldCharType="separate"/>
      </w:r>
      <w:r w:rsidRPr="00AF5556">
        <w:t xml:space="preserve">Figure </w:t>
      </w:r>
      <w:r w:rsidRPr="00746C0F">
        <w:rPr>
          <w:noProof/>
        </w:rPr>
        <w:t>33</w:t>
      </w:r>
      <w:r w:rsidRPr="003A40D0">
        <w:fldChar w:fldCharType="end"/>
      </w:r>
      <w:r>
        <w:t xml:space="preserve"> by the term ‘weather regimes’. Temperature can also affect levels of air pollution. Weather regimes are difficult to quantify, and are therefore difficult to adjust for. If appropriate adjustments cannot be made to account for the common influence of weather regimes, then the air pollution path is not fully blocked, and it should be adjusted for in my statistical model. This would be particularly relevant for cardiorespiratory diseases, of which known pathways between pollution and mortality are well-established.</w:t>
      </w:r>
    </w:p>
    <w:p w14:paraId="776F0C9A" w14:textId="1EF28CA3" w:rsidR="00931A99" w:rsidRDefault="00931A99" w:rsidP="00931A99">
      <w:r>
        <w:t xml:space="preserve">In my model, in particular in terms described in </w:t>
      </w:r>
      <w:r>
        <w:rPr>
          <w:rFonts w:cs="Calibri"/>
          <w:szCs w:val="24"/>
        </w:rPr>
        <w:t xml:space="preserve">Sections </w:t>
      </w:r>
      <w:r>
        <w:rPr>
          <w:rFonts w:cs="Calibri"/>
          <w:szCs w:val="24"/>
        </w:rPr>
        <w:fldChar w:fldCharType="begin"/>
      </w:r>
      <w:r>
        <w:rPr>
          <w:rFonts w:cs="Calibri"/>
          <w:szCs w:val="24"/>
        </w:rPr>
        <w:instrText xml:space="preserve"> REF _Ref16435365 \r \h </w:instrText>
      </w:r>
      <w:r>
        <w:rPr>
          <w:rFonts w:cs="Calibri"/>
          <w:szCs w:val="24"/>
        </w:rPr>
      </w:r>
      <w:r>
        <w:rPr>
          <w:rFonts w:cs="Calibri"/>
          <w:szCs w:val="24"/>
        </w:rPr>
        <w:fldChar w:fldCharType="separate"/>
      </w:r>
      <w:r>
        <w:rPr>
          <w:rFonts w:cs="Calibri"/>
          <w:szCs w:val="24"/>
        </w:rPr>
        <w:t>5.4.2</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_Ref16435372 \r \h </w:instrText>
      </w:r>
      <w:r>
        <w:rPr>
          <w:rFonts w:cs="Calibri"/>
          <w:szCs w:val="24"/>
        </w:rPr>
      </w:r>
      <w:r>
        <w:rPr>
          <w:rFonts w:cs="Calibri"/>
          <w:szCs w:val="24"/>
        </w:rPr>
        <w:fldChar w:fldCharType="separate"/>
      </w:r>
      <w:r>
        <w:rPr>
          <w:rFonts w:cs="Calibri"/>
          <w:szCs w:val="24"/>
        </w:rPr>
        <w:t>5.4.4</w:t>
      </w:r>
      <w:r>
        <w:rPr>
          <w:rFonts w:cs="Calibri"/>
          <w:szCs w:val="24"/>
        </w:rPr>
        <w:fldChar w:fldCharType="end"/>
      </w:r>
      <w:r>
        <w:rPr>
          <w:rFonts w:cs="Calibri"/>
          <w:szCs w:val="24"/>
        </w:rPr>
        <w:t>,</w:t>
      </w:r>
      <w:r>
        <w:t xml:space="preserve"> I implicitly adjusted </w:t>
      </w:r>
      <w:ins w:id="10" w:author="Bond, Thomas" w:date="2019-08-13T11:35:00Z">
        <w:r w:rsidR="001849DE">
          <w:t xml:space="preserve">for </w:t>
        </w:r>
      </w:ins>
      <w:commentRangeStart w:id="11"/>
      <w:r>
        <w:t xml:space="preserve">any determinant </w:t>
      </w:r>
      <w:commentRangeEnd w:id="11"/>
      <w:r w:rsidR="001849DE">
        <w:rPr>
          <w:rStyle w:val="CommentReference"/>
        </w:rPr>
        <w:commentReference w:id="11"/>
      </w:r>
      <w:r>
        <w:t xml:space="preserve">of mortality that is state-, month-, or state-month specific. Therefore, anything that affects mortality and changes linearly over time is adjusted for. Beyond this, my choice of exposure, i.e., temperature anomaly, explains variation in mortality in equivalent months beyond what is already accounted for. Only factors that have the same anomaly as monthly temperature remain. However, air pollution may be one such factor. </w:t>
      </w:r>
    </w:p>
    <w:p w14:paraId="067A676B" w14:textId="7BFA3D50" w:rsidR="00931A99" w:rsidRDefault="00931A99" w:rsidP="00931A99">
      <w:r w:rsidRPr="001C0DB7">
        <w:lastRenderedPageBreak/>
        <w:t xml:space="preserve">While air pollution levels may </w:t>
      </w:r>
      <w:r>
        <w:t>affect</w:t>
      </w:r>
      <w:r w:rsidRPr="001C0DB7">
        <w:t xml:space="preserve"> the temperature-mortality relationship, I have not included this in my analysis, due to the air pollution data </w:t>
      </w:r>
      <w:r>
        <w:t xml:space="preserve">I found </w:t>
      </w:r>
      <w:r w:rsidRPr="001C0DB7">
        <w:t>only being annual data and not covering my entire study period (1980-2016). A recent study I co-authored using air pollution data to examine changes in life expectancy used data from 1999 onwards only.</w:t>
      </w:r>
      <w:r w:rsidRPr="001C0DB7">
        <w:fldChar w:fldCharType="begin" w:fldLock="1"/>
      </w:r>
      <w:r w:rsidR="00211050">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11&lt;/sup&gt;","plainTextFormattedCitation":"11","previouslyFormattedCitation":"&lt;sup&gt;224&lt;/sup&gt;"},"properties":{"noteIndex":0},"schema":"https://github.com/citation-style-language/schema/raw/master/csl-citation.json"}</w:instrText>
      </w:r>
      <w:r w:rsidRPr="001C0DB7">
        <w:fldChar w:fldCharType="separate"/>
      </w:r>
      <w:r w:rsidR="00211050" w:rsidRPr="00211050">
        <w:rPr>
          <w:noProof/>
          <w:vertAlign w:val="superscript"/>
        </w:rPr>
        <w:t>11</w:t>
      </w:r>
      <w:r w:rsidRPr="001C0DB7">
        <w:fldChar w:fldCharType="end"/>
      </w:r>
      <w:r w:rsidRPr="001C0DB7">
        <w:t xml:space="preserve"> There would be other potential meteorological exposure variables which may be relevant if the </w:t>
      </w:r>
      <w:commentRangeStart w:id="12"/>
      <w:ins w:id="13" w:author="Bond, Thomas" w:date="2019-08-13T11:43:00Z">
        <w:r w:rsidR="00AA0309">
          <w:t xml:space="preserve">temperature </w:t>
        </w:r>
      </w:ins>
      <w:ins w:id="14" w:author="Bond, Thomas" w:date="2019-08-13T11:44:00Z">
        <w:r w:rsidR="00AA0309">
          <w:sym w:font="Wingdings" w:char="F0DF"/>
        </w:r>
        <w:r w:rsidR="00AA0309">
          <w:t xml:space="preserve"> </w:t>
        </w:r>
      </w:ins>
      <w:ins w:id="15" w:author="Bond, Thomas" w:date="2019-08-13T11:43:00Z">
        <w:r w:rsidR="00AA0309">
          <w:t xml:space="preserve">weather regimes </w:t>
        </w:r>
      </w:ins>
      <w:ins w:id="16" w:author="Bond, Thomas" w:date="2019-08-13T11:44:00Z">
        <w:r w:rsidR="00AA0309">
          <w:sym w:font="Wingdings" w:char="F0E0"/>
        </w:r>
        <w:r w:rsidR="00AA0309">
          <w:t xml:space="preserve"> </w:t>
        </w:r>
      </w:ins>
      <w:ins w:id="17" w:author="Bond, Thomas" w:date="2019-08-13T11:43:00Z">
        <w:r w:rsidR="00AA0309">
          <w:t xml:space="preserve">air pollution </w:t>
        </w:r>
      </w:ins>
      <w:ins w:id="18" w:author="Bond, Thomas" w:date="2019-08-13T11:44:00Z">
        <w:r w:rsidR="00AA0309">
          <w:sym w:font="Wingdings" w:char="F0E0"/>
        </w:r>
        <w:r w:rsidR="00AA0309">
          <w:t xml:space="preserve"> </w:t>
        </w:r>
      </w:ins>
      <w:ins w:id="19" w:author="Bond, Thomas" w:date="2019-08-13T11:43:00Z">
        <w:r w:rsidR="00AA0309">
          <w:t xml:space="preserve">mortality </w:t>
        </w:r>
      </w:ins>
      <w:commentRangeEnd w:id="12"/>
      <w:ins w:id="20" w:author="Bond, Thomas" w:date="2019-08-13T11:44:00Z">
        <w:r w:rsidR="00AA0309">
          <w:rPr>
            <w:rStyle w:val="CommentReference"/>
          </w:rPr>
          <w:commentReference w:id="12"/>
        </w:r>
      </w:ins>
      <w:r w:rsidRPr="001C0DB7">
        <w:t>pathway is not fully blocked by the month stratification. These could include, for example, relative humidity, amount of sunlight, and rainfall.</w:t>
      </w:r>
    </w:p>
    <w:p w14:paraId="20DE1F42" w14:textId="77777777" w:rsidR="00931A99" w:rsidRDefault="00931A99" w:rsidP="00931A99">
      <w:pPr>
        <w:keepNext/>
      </w:pPr>
      <w:r>
        <w:rPr>
          <w:noProof/>
          <w:lang w:eastAsia="en-GB"/>
        </w:rPr>
        <w:drawing>
          <wp:inline distT="0" distB="0" distL="0" distR="0" wp14:anchorId="0C65C033" wp14:editId="368B0B6B">
            <wp:extent cx="5785945" cy="2598934"/>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8">
                      <a:extLst>
                        <a:ext uri="{28A0092B-C50C-407E-A947-70E740481C1C}">
                          <a14:useLocalDpi xmlns:a14="http://schemas.microsoft.com/office/drawing/2010/main" val="0"/>
                        </a:ext>
                      </a:extLst>
                    </a:blip>
                    <a:stretch>
                      <a:fillRect/>
                    </a:stretch>
                  </pic:blipFill>
                  <pic:spPr>
                    <a:xfrm>
                      <a:off x="0" y="0"/>
                      <a:ext cx="5804592" cy="2607310"/>
                    </a:xfrm>
                    <a:prstGeom prst="rect">
                      <a:avLst/>
                    </a:prstGeom>
                  </pic:spPr>
                </pic:pic>
              </a:graphicData>
            </a:graphic>
          </wp:inline>
        </w:drawing>
      </w:r>
    </w:p>
    <w:p w14:paraId="0461E0FA" w14:textId="142F50B8" w:rsidR="00931A99" w:rsidRDefault="00931A99" w:rsidP="00931A99">
      <w:pPr>
        <w:pStyle w:val="Caption"/>
        <w:rPr>
          <w:noProof/>
        </w:rPr>
      </w:pPr>
      <w:bookmarkStart w:id="21" w:name="_Ref16091286"/>
      <w:bookmarkStart w:id="22" w:name="_Toc16505815"/>
      <w:r w:rsidRPr="00746C0F">
        <w:rPr>
          <w:b/>
        </w:rPr>
        <w:t xml:space="preserve">Figure </w:t>
      </w:r>
      <w:r w:rsidRPr="00746C0F">
        <w:rPr>
          <w:b/>
        </w:rPr>
        <w:fldChar w:fldCharType="begin"/>
      </w:r>
      <w:r w:rsidRPr="00746C0F">
        <w:rPr>
          <w:b/>
        </w:rPr>
        <w:instrText xml:space="preserve"> SEQ Figure \* ARABIC </w:instrText>
      </w:r>
      <w:r w:rsidRPr="00746C0F">
        <w:rPr>
          <w:b/>
        </w:rPr>
        <w:fldChar w:fldCharType="separate"/>
      </w:r>
      <w:r>
        <w:rPr>
          <w:b/>
          <w:noProof/>
        </w:rPr>
        <w:t>33</w:t>
      </w:r>
      <w:r w:rsidRPr="00746C0F">
        <w:rPr>
          <w:b/>
        </w:rPr>
        <w:fldChar w:fldCharType="end"/>
      </w:r>
      <w:bookmarkEnd w:id="21"/>
      <w:r>
        <w:t xml:space="preserve">. DAG describing the potential confounding of air pollution on a study of </w:t>
      </w:r>
      <w:r>
        <w:rPr>
          <w:noProof/>
        </w:rPr>
        <w:t>tempearture and mortality.</w:t>
      </w:r>
      <w:bookmarkEnd w:id="22"/>
    </w:p>
    <w:p w14:paraId="3A007A90" w14:textId="77777777" w:rsidR="00931A99" w:rsidRPr="00642FBE" w:rsidRDefault="00931A99" w:rsidP="00931A99"/>
    <w:p w14:paraId="3F6AB271" w14:textId="77777777" w:rsidR="00931A99" w:rsidRDefault="00931A99" w:rsidP="00931A99">
      <w:pPr>
        <w:pStyle w:val="Heading3"/>
      </w:pPr>
      <w:bookmarkStart w:id="23" w:name="_Toc16505730"/>
      <w:r>
        <w:t>Effect modifiers</w:t>
      </w:r>
      <w:bookmarkEnd w:id="23"/>
    </w:p>
    <w:p w14:paraId="7B4C6181" w14:textId="7655C165" w:rsidR="00931A99" w:rsidRDefault="00931A99" w:rsidP="00931A99">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sidR="00211050">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C05AF1">
        <w:rPr>
          <w:rFonts w:cs="Times New Roman"/>
          <w:szCs w:val="24"/>
        </w:rPr>
        <w:fldChar w:fldCharType="separate"/>
      </w:r>
      <w:r w:rsidR="00211050" w:rsidRPr="00211050">
        <w:rPr>
          <w:rFonts w:cs="Times New Roman"/>
          <w:noProof/>
          <w:szCs w:val="24"/>
          <w:vertAlign w:val="superscript"/>
        </w:rPr>
        <w:t>9</w:t>
      </w:r>
      <w:r w:rsidRPr="00C05AF1">
        <w:rPr>
          <w:rFonts w:cs="Times New Roman"/>
          <w:szCs w:val="24"/>
        </w:rPr>
        <w:fldChar w:fldCharType="end"/>
      </w:r>
      <w:r>
        <w:rPr>
          <w:rFonts w:cs="Times New Roman"/>
          <w:szCs w:val="24"/>
        </w:rPr>
        <w:t xml:space="preserve"> In the model I used here for my thesis, I accounted for the potential effect modification by </w:t>
      </w:r>
      <w:r w:rsidRPr="0059443A">
        <w:rPr>
          <w:rFonts w:cs="Times New Roman"/>
          <w:szCs w:val="24"/>
        </w:rPr>
        <w:t>month</w:t>
      </w:r>
      <w:r>
        <w:rPr>
          <w:rFonts w:cs="Times New Roman"/>
          <w:szCs w:val="24"/>
        </w:rPr>
        <w:t xml:space="preserve"> (as well as defining temperature anomaly by month)</w:t>
      </w:r>
      <w:r w:rsidRPr="0059443A">
        <w:rPr>
          <w:rFonts w:cs="Times New Roman"/>
          <w:szCs w:val="24"/>
        </w:rPr>
        <w:t>,</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Pr="003F5490">
        <w:rPr>
          <w:rFonts w:cs="Times New Roman"/>
          <w:szCs w:val="24"/>
        </w:rPr>
        <w:fldChar w:fldCharType="begin"/>
      </w:r>
      <w:r w:rsidRPr="003F5490">
        <w:rPr>
          <w:rFonts w:cs="Times New Roman"/>
          <w:szCs w:val="24"/>
        </w:rPr>
        <w:instrText xml:space="preserve"> REF _Ref5574051 \h  \* MERGEFORMAT </w:instrText>
      </w:r>
      <w:r w:rsidRPr="003F5490">
        <w:rPr>
          <w:rFonts w:cs="Times New Roman"/>
          <w:szCs w:val="24"/>
        </w:rPr>
      </w:r>
      <w:r w:rsidRPr="003F5490">
        <w:rPr>
          <w:rFonts w:cs="Times New Roman"/>
          <w:szCs w:val="24"/>
        </w:rPr>
        <w:fldChar w:fldCharType="separate"/>
      </w:r>
      <w:r w:rsidRPr="00746C0F">
        <w:t xml:space="preserve">Equation </w:t>
      </w:r>
      <w:r w:rsidRPr="00746C0F">
        <w:rPr>
          <w:noProof/>
        </w:rPr>
        <w:t>4</w:t>
      </w:r>
      <w:r w:rsidRPr="003F5490">
        <w:rPr>
          <w:rFonts w:cs="Times New Roman"/>
          <w:szCs w:val="24"/>
        </w:rPr>
        <w:fldChar w:fldCharType="end"/>
      </w:r>
      <w:r>
        <w:rPr>
          <w:rFonts w:cs="Times New Roman"/>
          <w:szCs w:val="24"/>
        </w:rPr>
        <w:t xml:space="preserve"> as used in Chapters </w:t>
      </w:r>
      <w:r>
        <w:rPr>
          <w:rFonts w:cs="Times New Roman"/>
          <w:szCs w:val="24"/>
        </w:rPr>
        <w:fldChar w:fldCharType="begin"/>
      </w:r>
      <w:r>
        <w:rPr>
          <w:rFonts w:cs="Times New Roman"/>
          <w:szCs w:val="24"/>
        </w:rPr>
        <w:instrText xml:space="preserve"> REF _Ref11424842 \r \h </w:instrText>
      </w:r>
      <w:r>
        <w:rPr>
          <w:rFonts w:cs="Times New Roman"/>
          <w:szCs w:val="24"/>
        </w:rPr>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t xml:space="preserve"> and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sidRPr="009744BE">
        <w:rPr>
          <w:rFonts w:cs="Times New Roman"/>
          <w:szCs w:val="24"/>
        </w:rPr>
        <w:t>)</w:t>
      </w:r>
      <w:r>
        <w:rPr>
          <w:rFonts w:cs="Times New Roman"/>
          <w:szCs w:val="24"/>
        </w:rPr>
        <w:t xml:space="preserve"> and by state </w:t>
      </w:r>
      <w:r w:rsidRPr="00ED29BC">
        <w:rPr>
          <w:rFonts w:cs="Times New Roman"/>
          <w:szCs w:val="24"/>
        </w:rPr>
        <w:t>(</w:t>
      </w:r>
      <w:r w:rsidRPr="009844F7">
        <w:rPr>
          <w:rFonts w:cs="Times New Roman"/>
          <w:szCs w:val="24"/>
        </w:rPr>
        <w:fldChar w:fldCharType="begin"/>
      </w:r>
      <w:r w:rsidRPr="00F678DE">
        <w:rPr>
          <w:rFonts w:cs="Times New Roman"/>
          <w:szCs w:val="24"/>
        </w:rPr>
        <w:instrText xml:space="preserve"> REF _Ref5829385 \h  \* MERGEFORMAT </w:instrText>
      </w:r>
      <w:r w:rsidRPr="009844F7">
        <w:rPr>
          <w:rFonts w:cs="Times New Roman"/>
          <w:szCs w:val="24"/>
        </w:rPr>
      </w:r>
      <w:r w:rsidRPr="009844F7">
        <w:rPr>
          <w:rFonts w:cs="Times New Roman"/>
          <w:szCs w:val="24"/>
        </w:rPr>
        <w:fldChar w:fldCharType="separate"/>
      </w:r>
      <w:r w:rsidRPr="00746C0F">
        <w:t xml:space="preserve">Equation </w:t>
      </w:r>
      <w:r w:rsidRPr="00746C0F">
        <w:rPr>
          <w:noProof/>
        </w:rPr>
        <w:t>9</w:t>
      </w:r>
      <w:r w:rsidRPr="009844F7">
        <w:rPr>
          <w:rFonts w:cs="Times New Roman"/>
          <w:szCs w:val="24"/>
        </w:rPr>
        <w:fldChar w:fldCharType="end"/>
      </w:r>
      <w:r>
        <w:rPr>
          <w:rFonts w:cs="Times New Roman"/>
          <w:szCs w:val="24"/>
        </w:rPr>
        <w:t xml:space="preserve"> as used in Chapter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sidRPr="00ED29BC">
        <w:rPr>
          <w:rFonts w:cs="Times New Roman"/>
          <w:szCs w:val="24"/>
        </w:rPr>
        <w:t>)</w:t>
      </w:r>
      <w:r>
        <w:rPr>
          <w:rFonts w:cs="Times New Roman"/>
          <w:szCs w:val="24"/>
        </w:rPr>
        <w:t xml:space="preserve">, based </w:t>
      </w:r>
      <w:r>
        <w:rPr>
          <w:rFonts w:cs="Times New Roman"/>
          <w:szCs w:val="24"/>
        </w:rPr>
        <w:lastRenderedPageBreak/>
        <w:t xml:space="preserve">on previous research explained in Chapter </w:t>
      </w:r>
      <w:r>
        <w:rPr>
          <w:rFonts w:cs="Times New Roman"/>
          <w:szCs w:val="24"/>
        </w:rPr>
        <w:fldChar w:fldCharType="begin"/>
      </w:r>
      <w:r>
        <w:rPr>
          <w:rFonts w:cs="Times New Roman"/>
          <w:szCs w:val="24"/>
        </w:rPr>
        <w:instrText xml:space="preserve"> REF _Ref11424630 \r \h </w:instrText>
      </w:r>
      <w:r>
        <w:rPr>
          <w:rFonts w:cs="Times New Roman"/>
          <w:szCs w:val="24"/>
        </w:rPr>
      </w:r>
      <w:r>
        <w:rPr>
          <w:rFonts w:cs="Times New Roman"/>
          <w:szCs w:val="24"/>
        </w:rPr>
        <w:fldChar w:fldCharType="separate"/>
      </w:r>
      <w:r>
        <w:rPr>
          <w:rFonts w:cs="Times New Roman"/>
          <w:szCs w:val="24"/>
        </w:rPr>
        <w:t>2</w:t>
      </w:r>
      <w:r>
        <w:rPr>
          <w:rFonts w:cs="Times New Roman"/>
          <w:szCs w:val="24"/>
        </w:rPr>
        <w:fldChar w:fldCharType="end"/>
      </w:r>
      <w:r w:rsidRPr="00ED29BC">
        <w:rPr>
          <w:rFonts w:cs="Times New Roman"/>
          <w:szCs w:val="24"/>
        </w:rPr>
        <w:t>.</w:t>
      </w:r>
      <w:r>
        <w:rPr>
          <w:rFonts w:cs="Times New Roman"/>
          <w:szCs w:val="24"/>
        </w:rPr>
        <w:t xml:space="preserve"> In my thesis, I did not examine the effect modification by air pollution levels; rather, my results in Chapters </w:t>
      </w:r>
      <w:r>
        <w:rPr>
          <w:rFonts w:cs="Times New Roman"/>
          <w:szCs w:val="24"/>
        </w:rPr>
        <w:fldChar w:fldCharType="begin"/>
      </w:r>
      <w:r>
        <w:rPr>
          <w:rFonts w:cs="Times New Roman"/>
          <w:szCs w:val="24"/>
        </w:rPr>
        <w:instrText xml:space="preserve"> REF _Ref11424842 \r \h </w:instrText>
      </w:r>
      <w:r>
        <w:rPr>
          <w:rFonts w:cs="Times New Roman"/>
          <w:szCs w:val="24"/>
        </w:rPr>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t xml:space="preserve"> and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w:t>
      </w:r>
      <w:r>
        <w:t xml:space="preserve">Other exposures which might also modify the temperature-mortality relationship could </w:t>
      </w:r>
      <w:del w:id="24" w:author="Bond, Thomas" w:date="2019-08-13T11:47:00Z">
        <w:r w:rsidDel="00AA0309">
          <w:delText xml:space="preserve">also </w:delText>
        </w:r>
      </w:del>
      <w:r>
        <w:t>include relative humidity, amount of sunlight, and rainfall.</w:t>
      </w:r>
    </w:p>
    <w:p w14:paraId="3C458481" w14:textId="59FA1DDD" w:rsidR="00931A99" w:rsidRPr="00BE43AA" w:rsidRDefault="00931A99" w:rsidP="00931A99">
      <w:r>
        <w:t xml:space="preserve">Depending on the cause of death, additional factors may be relevant to include in further analysis, which may also modify the association between anomalous temperature and death rates. For my study of injuries in Chapter </w:t>
      </w:r>
      <w:r>
        <w:fldChar w:fldCharType="begin"/>
      </w:r>
      <w:r>
        <w:instrText xml:space="preserve"> REF _Ref11424842 \r \h </w:instrText>
      </w:r>
      <w:r>
        <w:fldChar w:fldCharType="separate"/>
      </w:r>
      <w:r>
        <w:t>6</w:t>
      </w:r>
      <w:r>
        <w:fldChar w:fldCharType="end"/>
      </w:r>
      <w:r>
        <w:t>, relevant effect modifiers could include coverage of rivers and lakes in a state, road density</w:t>
      </w:r>
      <w:r w:rsidRPr="00C50BB0">
        <w:t xml:space="preserve"> </w:t>
      </w:r>
      <w:r>
        <w:t>or availability of alcohol, alcohol consumption</w:t>
      </w:r>
      <w:ins w:id="25" w:author="Bond, Thomas" w:date="2019-08-13T11:48:00Z">
        <w:r w:rsidR="00AA0309">
          <w:t xml:space="preserve"> and</w:t>
        </w:r>
      </w:ins>
      <w:del w:id="26" w:author="Bond, Thomas" w:date="2019-08-13T11:48:00Z">
        <w:r w:rsidDel="00AA0309">
          <w:delText>,</w:delText>
        </w:r>
      </w:del>
      <w:r>
        <w:t xml:space="preserve"> air conditioning prevalence, as some injury deaths may be more or less likely depending on the presence of these state characteristics. For my study of cardiorespiratory diseases and cancers in Chapter </w:t>
      </w:r>
      <w:r>
        <w:fldChar w:fldCharType="begin"/>
      </w:r>
      <w:r>
        <w:instrText xml:space="preserve"> REF _Ref10375439 \r \h </w:instrText>
      </w:r>
      <w:r>
        <w:fldChar w:fldCharType="separate"/>
      </w:r>
      <w:r>
        <w:t>7</w:t>
      </w:r>
      <w:r>
        <w:fldChar w:fldCharType="end"/>
      </w:r>
      <w:r>
        <w:t>, relevant effect modifiers could include air conditioning use, obesity prevalence, as well as hospital access.</w:t>
      </w:r>
    </w:p>
    <w:p w14:paraId="51F91F68" w14:textId="77777777" w:rsidR="00931A99" w:rsidRPr="00724C7D" w:rsidRDefault="00931A99" w:rsidP="00931A99">
      <w:pPr>
        <w:pStyle w:val="Heading3"/>
      </w:pPr>
      <w:bookmarkStart w:id="27" w:name="_Toc16505731"/>
      <w:r>
        <w:t>Mediators</w:t>
      </w:r>
      <w:bookmarkEnd w:id="27"/>
    </w:p>
    <w:p w14:paraId="5D36AAC0" w14:textId="47B14F45" w:rsidR="00931A99" w:rsidRDefault="00931A99" w:rsidP="00931A99">
      <w:pPr>
        <w:rPr>
          <w:rFonts w:cs="Times New Roman"/>
          <w:szCs w:val="24"/>
        </w:rPr>
      </w:pPr>
      <w:r w:rsidRPr="00777480">
        <w:t>A mediator is a variable along a causal pathway between the exposure and the outcome.</w:t>
      </w:r>
      <w:r w:rsidRPr="00777480">
        <w:fldChar w:fldCharType="begin" w:fldLock="1"/>
      </w:r>
      <w:r w:rsidR="00211050">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777480">
        <w:fldChar w:fldCharType="separate"/>
      </w:r>
      <w:r w:rsidR="00211050" w:rsidRPr="00211050">
        <w:rPr>
          <w:noProof/>
          <w:vertAlign w:val="superscript"/>
        </w:rPr>
        <w:t>9</w:t>
      </w:r>
      <w:r w:rsidRPr="00777480">
        <w:fldChar w:fldCharType="end"/>
      </w:r>
      <w:r w:rsidRPr="00777480">
        <w:t xml:space="preserve"> For example, warmer temperatures may </w:t>
      </w:r>
      <w:r>
        <w:t>result in</w:t>
      </w:r>
      <w:r w:rsidRPr="00777480">
        <w:t xml:space="preserve"> people drink</w:t>
      </w:r>
      <w:r>
        <w:t>ing</w:t>
      </w:r>
      <w:r w:rsidRPr="00777480">
        <w:t xml:space="preserve"> more alcohol, </w:t>
      </w:r>
      <w:r>
        <w:t>and</w:t>
      </w:r>
      <w:r w:rsidRPr="00777480">
        <w:t xml:space="preserve"> alcohol impairs a driver’s ability to drive without getting into </w:t>
      </w:r>
      <w:r>
        <w:t xml:space="preserve">transport </w:t>
      </w:r>
      <w:r w:rsidRPr="00777480">
        <w:t xml:space="preserve">accidents. </w:t>
      </w:r>
      <w:ins w:id="28" w:author="Bond, Thomas" w:date="2019-08-13T11:52:00Z">
        <w:r w:rsidR="00AA0309">
          <w:t xml:space="preserve">Both </w:t>
        </w:r>
      </w:ins>
      <w:del w:id="29" w:author="Bond, Thomas" w:date="2019-08-13T11:52:00Z">
        <w:r w:rsidRPr="00777480" w:rsidDel="00AA0309">
          <w:delText>I</w:delText>
        </w:r>
      </w:del>
      <w:ins w:id="30" w:author="Bond, Thomas" w:date="2019-08-13T11:52:00Z">
        <w:r w:rsidR="00AA0309">
          <w:t>i</w:t>
        </w:r>
      </w:ins>
      <w:r w:rsidRPr="00777480">
        <w:t xml:space="preserve">ncreases in temperature and </w:t>
      </w:r>
      <w:ins w:id="31" w:author="Bond, Thomas" w:date="2019-08-13T11:52:00Z">
        <w:r w:rsidR="00AA0309">
          <w:t xml:space="preserve">increases in </w:t>
        </w:r>
      </w:ins>
      <w:r w:rsidRPr="00777480">
        <w:t xml:space="preserve">alcohol levels in a driver’s blood </w:t>
      </w:r>
      <w:del w:id="32" w:author="Bond, Thomas" w:date="2019-08-13T11:52:00Z">
        <w:r w:rsidRPr="00777480" w:rsidDel="00AA0309">
          <w:delText xml:space="preserve">both </w:delText>
        </w:r>
      </w:del>
      <w:r w:rsidRPr="00777480">
        <w:t xml:space="preserve">increase the chances of dying, but increases in temperature </w:t>
      </w:r>
      <w:ins w:id="33" w:author="Bond, Thomas" w:date="2019-08-13T11:54:00Z">
        <w:r w:rsidR="00C0515B">
          <w:t xml:space="preserve">may </w:t>
        </w:r>
      </w:ins>
      <w:r w:rsidRPr="00777480">
        <w:t xml:space="preserve">also </w:t>
      </w:r>
      <w:del w:id="34" w:author="Bond, Thomas" w:date="2019-08-13T11:54:00Z">
        <w:r w:rsidRPr="00777480" w:rsidDel="00C0515B">
          <w:delText xml:space="preserve">affect </w:delText>
        </w:r>
      </w:del>
      <w:ins w:id="35" w:author="Bond, Thomas" w:date="2019-08-13T11:54:00Z">
        <w:r w:rsidR="00C0515B">
          <w:t>increase</w:t>
        </w:r>
        <w:r w:rsidR="00C0515B" w:rsidRPr="00777480">
          <w:t xml:space="preserve"> </w:t>
        </w:r>
      </w:ins>
      <w:r w:rsidRPr="00777480">
        <w:t>the potential for the population to drink alcohol.</w:t>
      </w:r>
      <w:r>
        <w:t xml:space="preserve"> </w:t>
      </w:r>
    </w:p>
    <w:p w14:paraId="15417D04" w14:textId="3D7B4C8D" w:rsidR="00931A99" w:rsidRDefault="00931A99" w:rsidP="00931A99">
      <w:r w:rsidRPr="001C0DB7">
        <w:t>The fact that some potential mediators are not included in the model</w:t>
      </w:r>
      <w:del w:id="36" w:author="Bond, Thomas" w:date="2019-08-13T11:54:00Z">
        <w:r w:rsidRPr="001C0DB7" w:rsidDel="00C0515B">
          <w:delText>,</w:delText>
        </w:r>
      </w:del>
      <w:r w:rsidRPr="001C0DB7">
        <w:t xml:space="preserve"> suggests that care is required when proposing mechanisms of causation between temperature and mortality for </w:t>
      </w:r>
      <w:r w:rsidRPr="001C0DB7">
        <w:lastRenderedPageBreak/>
        <w:t xml:space="preserve">various causes of death. The causality mechanism may be direct, i.e., temperature directly affects mortality, or it may be indirect, i.e., temperature affects another exposure or variable, which in turn affects mortality. Whichever of the two it may be, the predictive value of the work is not reduced. Rather, further exploration of the mechanisms behind the association </w:t>
      </w:r>
      <w:del w:id="37" w:author="Bond, Thomas" w:date="2019-08-13T11:55:00Z">
        <w:r w:rsidRPr="001C0DB7" w:rsidDel="00C0515B">
          <w:delText>is required</w:delText>
        </w:r>
      </w:del>
      <w:ins w:id="38" w:author="Bond, Thomas" w:date="2019-08-13T11:55:00Z">
        <w:r w:rsidR="00C0515B">
          <w:t>would be valuable</w:t>
        </w:r>
      </w:ins>
      <w:bookmarkStart w:id="39" w:name="_GoBack"/>
      <w:bookmarkEnd w:id="39"/>
      <w:r w:rsidRPr="001C0DB7">
        <w:t>.</w:t>
      </w:r>
    </w:p>
    <w:p w14:paraId="5BB67915" w14:textId="77777777" w:rsidR="00D97BAA" w:rsidRDefault="00D97BAA">
      <w:pPr>
        <w:spacing w:after="0" w:line="240" w:lineRule="auto"/>
        <w:jc w:val="left"/>
        <w:rPr>
          <w:b/>
        </w:rPr>
      </w:pPr>
      <w:r>
        <w:rPr>
          <w:b/>
        </w:rPr>
        <w:br w:type="page"/>
      </w:r>
    </w:p>
    <w:p w14:paraId="01F47D02" w14:textId="6DF14379" w:rsidR="00211050" w:rsidRPr="00211050" w:rsidRDefault="00211050" w:rsidP="00931A99">
      <w:pPr>
        <w:rPr>
          <w:b/>
        </w:rPr>
      </w:pPr>
      <w:r>
        <w:rPr>
          <w:b/>
        </w:rPr>
        <w:lastRenderedPageBreak/>
        <w:t>Works cited</w:t>
      </w:r>
    </w:p>
    <w:p w14:paraId="703BCDB4" w14:textId="3A484A62"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fldChar w:fldCharType="begin" w:fldLock="1"/>
      </w:r>
      <w:r>
        <w:instrText xml:space="preserve">ADDIN Mendeley Bibliography CSL_BIBLIOGRAPHY </w:instrText>
      </w:r>
      <w:r>
        <w:fldChar w:fldCharType="separate"/>
      </w:r>
      <w:r w:rsidRPr="00211050">
        <w:rPr>
          <w:rFonts w:cs="Times New Roman"/>
          <w:noProof/>
          <w:lang w:val="en-US"/>
        </w:rPr>
        <w:t>1.</w:t>
      </w:r>
      <w:r w:rsidRPr="00211050">
        <w:rPr>
          <w:rFonts w:cs="Times New Roman"/>
          <w:noProof/>
          <w:lang w:val="en-US"/>
        </w:rPr>
        <w:tab/>
        <w:t xml:space="preserve">Dockery, D. W. </w:t>
      </w:r>
      <w:r w:rsidRPr="00211050">
        <w:rPr>
          <w:rFonts w:cs="Times New Roman"/>
          <w:i/>
          <w:iCs/>
          <w:noProof/>
          <w:lang w:val="en-US"/>
        </w:rPr>
        <w:t>et al.</w:t>
      </w:r>
      <w:r w:rsidRPr="00211050">
        <w:rPr>
          <w:rFonts w:cs="Times New Roman"/>
          <w:noProof/>
          <w:lang w:val="en-US"/>
        </w:rPr>
        <w:t xml:space="preserve"> An association between air pollution and mortality in six U.S. cities. </w:t>
      </w:r>
      <w:r w:rsidRPr="00211050">
        <w:rPr>
          <w:rFonts w:cs="Times New Roman"/>
          <w:i/>
          <w:iCs/>
          <w:noProof/>
          <w:lang w:val="en-US"/>
        </w:rPr>
        <w:t>N. Engl. J. Med.</w:t>
      </w:r>
      <w:r w:rsidRPr="00211050">
        <w:rPr>
          <w:rFonts w:cs="Times New Roman"/>
          <w:noProof/>
          <w:lang w:val="en-US"/>
        </w:rPr>
        <w:t xml:space="preserve"> </w:t>
      </w:r>
      <w:r w:rsidRPr="00211050">
        <w:rPr>
          <w:rFonts w:cs="Times New Roman"/>
          <w:b/>
          <w:bCs/>
          <w:noProof/>
          <w:lang w:val="en-US"/>
        </w:rPr>
        <w:t>329</w:t>
      </w:r>
      <w:r w:rsidRPr="00211050">
        <w:rPr>
          <w:rFonts w:cs="Times New Roman"/>
          <w:noProof/>
          <w:lang w:val="en-US"/>
        </w:rPr>
        <w:t>, 1753–9 (1993).</w:t>
      </w:r>
    </w:p>
    <w:p w14:paraId="414F5778"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2.</w:t>
      </w:r>
      <w:r w:rsidRPr="00211050">
        <w:rPr>
          <w:rFonts w:cs="Times New Roman"/>
          <w:noProof/>
          <w:lang w:val="en-US"/>
        </w:rPr>
        <w:tab/>
        <w:t xml:space="preserve">Pope, C. A. </w:t>
      </w:r>
      <w:r w:rsidRPr="00211050">
        <w:rPr>
          <w:rFonts w:cs="Times New Roman"/>
          <w:i/>
          <w:iCs/>
          <w:noProof/>
          <w:lang w:val="en-US"/>
        </w:rPr>
        <w:t>et al.</w:t>
      </w:r>
      <w:r w:rsidRPr="00211050">
        <w:rPr>
          <w:rFonts w:cs="Times New Roman"/>
          <w:noProof/>
          <w:lang w:val="en-US"/>
        </w:rPr>
        <w:t xml:space="preserve"> Lung cancer, cardiopulmonary mortality, and long-term exposure to fine particulate air pollution. </w:t>
      </w:r>
      <w:r w:rsidRPr="00211050">
        <w:rPr>
          <w:rFonts w:cs="Times New Roman"/>
          <w:i/>
          <w:iCs/>
          <w:noProof/>
          <w:lang w:val="en-US"/>
        </w:rPr>
        <w:t>JAMA</w:t>
      </w:r>
      <w:r w:rsidRPr="00211050">
        <w:rPr>
          <w:rFonts w:cs="Times New Roman"/>
          <w:noProof/>
          <w:lang w:val="en-US"/>
        </w:rPr>
        <w:t xml:space="preserve"> </w:t>
      </w:r>
      <w:r w:rsidRPr="00211050">
        <w:rPr>
          <w:rFonts w:cs="Times New Roman"/>
          <w:b/>
          <w:bCs/>
          <w:noProof/>
          <w:lang w:val="en-US"/>
        </w:rPr>
        <w:t>287</w:t>
      </w:r>
      <w:r w:rsidRPr="00211050">
        <w:rPr>
          <w:rFonts w:cs="Times New Roman"/>
          <w:noProof/>
          <w:lang w:val="en-US"/>
        </w:rPr>
        <w:t>, 1132–1141 (2002).</w:t>
      </w:r>
    </w:p>
    <w:p w14:paraId="1BDB71C9"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3.</w:t>
      </w:r>
      <w:r w:rsidRPr="00211050">
        <w:rPr>
          <w:rFonts w:cs="Times New Roman"/>
          <w:noProof/>
          <w:lang w:val="en-US"/>
        </w:rPr>
        <w:tab/>
        <w:t xml:space="preserve">Pope, C. A. &amp; Dockery, D. W. Health effects of fine particulate air pollution: lines that connect. </w:t>
      </w:r>
      <w:r w:rsidRPr="00211050">
        <w:rPr>
          <w:rFonts w:cs="Times New Roman"/>
          <w:i/>
          <w:iCs/>
          <w:noProof/>
          <w:lang w:val="en-US"/>
        </w:rPr>
        <w:t>J. Air Waste Manag. Assoc.</w:t>
      </w:r>
      <w:r w:rsidRPr="00211050">
        <w:rPr>
          <w:rFonts w:cs="Times New Roman"/>
          <w:noProof/>
          <w:lang w:val="en-US"/>
        </w:rPr>
        <w:t xml:space="preserve"> (2006). doi:10.1080/10473289.2006.10464485</w:t>
      </w:r>
    </w:p>
    <w:p w14:paraId="4CA8E1AB"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4.</w:t>
      </w:r>
      <w:r w:rsidRPr="00211050">
        <w:rPr>
          <w:rFonts w:cs="Times New Roman"/>
          <w:noProof/>
          <w:lang w:val="en-US"/>
        </w:rPr>
        <w:tab/>
        <w:t xml:space="preserve">Brook, R. D. </w:t>
      </w:r>
      <w:r w:rsidRPr="00211050">
        <w:rPr>
          <w:rFonts w:cs="Times New Roman"/>
          <w:i/>
          <w:iCs/>
          <w:noProof/>
          <w:lang w:val="en-US"/>
        </w:rPr>
        <w:t>et al.</w:t>
      </w:r>
      <w:r w:rsidRPr="00211050">
        <w:rPr>
          <w:rFonts w:cs="Times New Roman"/>
          <w:noProof/>
          <w:lang w:val="en-US"/>
        </w:rPr>
        <w:t xml:space="preserve"> Particulate matter air pollution and cardiovascular disease: an update to the scientific statement from the american heart association. </w:t>
      </w:r>
      <w:r w:rsidRPr="00211050">
        <w:rPr>
          <w:rFonts w:cs="Times New Roman"/>
          <w:i/>
          <w:iCs/>
          <w:noProof/>
          <w:lang w:val="en-US"/>
        </w:rPr>
        <w:t>Circulation</w:t>
      </w:r>
      <w:r w:rsidRPr="00211050">
        <w:rPr>
          <w:rFonts w:cs="Times New Roman"/>
          <w:noProof/>
          <w:lang w:val="en-US"/>
        </w:rPr>
        <w:t xml:space="preserve"> (2010). doi:10.1161/CIR.0b013e3181dbece1</w:t>
      </w:r>
    </w:p>
    <w:p w14:paraId="05E63910"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5.</w:t>
      </w:r>
      <w:r w:rsidRPr="00211050">
        <w:rPr>
          <w:rFonts w:cs="Times New Roman"/>
          <w:noProof/>
          <w:lang w:val="en-US"/>
        </w:rPr>
        <w:tab/>
        <w:t xml:space="preserve">Burnett, R. </w:t>
      </w:r>
      <w:r w:rsidRPr="00211050">
        <w:rPr>
          <w:rFonts w:cs="Times New Roman"/>
          <w:i/>
          <w:iCs/>
          <w:noProof/>
          <w:lang w:val="en-US"/>
        </w:rPr>
        <w:t>et al.</w:t>
      </w:r>
      <w:r w:rsidRPr="00211050">
        <w:rPr>
          <w:rFonts w:cs="Times New Roman"/>
          <w:noProof/>
          <w:lang w:val="en-US"/>
        </w:rPr>
        <w:t xml:space="preserve"> Global estimates of mortality associated with long-term exposure to outdoor fine particulate matter. </w:t>
      </w:r>
      <w:r w:rsidRPr="00211050">
        <w:rPr>
          <w:rFonts w:cs="Times New Roman"/>
          <w:i/>
          <w:iCs/>
          <w:noProof/>
          <w:lang w:val="en-US"/>
        </w:rPr>
        <w:t>Proc. Natl. Acad. Sci.</w:t>
      </w:r>
      <w:r w:rsidRPr="00211050">
        <w:rPr>
          <w:rFonts w:cs="Times New Roman"/>
          <w:noProof/>
          <w:lang w:val="en-US"/>
        </w:rPr>
        <w:t xml:space="preserve"> (2018). doi:10.1073/pnas.1803222115</w:t>
      </w:r>
    </w:p>
    <w:p w14:paraId="6C27C96A"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6.</w:t>
      </w:r>
      <w:r w:rsidRPr="00211050">
        <w:rPr>
          <w:rFonts w:cs="Times New Roman"/>
          <w:noProof/>
          <w:lang w:val="en-US"/>
        </w:rPr>
        <w:tab/>
        <w:t xml:space="preserve">Krewski, D. </w:t>
      </w:r>
      <w:r w:rsidRPr="00211050">
        <w:rPr>
          <w:rFonts w:cs="Times New Roman"/>
          <w:i/>
          <w:iCs/>
          <w:noProof/>
          <w:lang w:val="en-US"/>
        </w:rPr>
        <w:t>et al.</w:t>
      </w:r>
      <w:r w:rsidRPr="00211050">
        <w:rPr>
          <w:rFonts w:cs="Times New Roman"/>
          <w:noProof/>
          <w:lang w:val="en-US"/>
        </w:rPr>
        <w:t xml:space="preserve"> Extended follow-up and spatial analysis of the American Cancer Society study linking particulate air pollution and mortality. </w:t>
      </w:r>
      <w:r w:rsidRPr="00211050">
        <w:rPr>
          <w:rFonts w:cs="Times New Roman"/>
          <w:i/>
          <w:iCs/>
          <w:noProof/>
          <w:lang w:val="en-US"/>
        </w:rPr>
        <w:t>Res. Rep. Health. Eff. Inst.</w:t>
      </w:r>
      <w:r w:rsidRPr="00211050">
        <w:rPr>
          <w:rFonts w:cs="Times New Roman"/>
          <w:noProof/>
          <w:lang w:val="en-US"/>
        </w:rPr>
        <w:t xml:space="preserve"> (2009).</w:t>
      </w:r>
    </w:p>
    <w:p w14:paraId="4D66E6F6"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7.</w:t>
      </w:r>
      <w:r w:rsidRPr="00211050">
        <w:rPr>
          <w:rFonts w:cs="Times New Roman"/>
          <w:noProof/>
          <w:lang w:val="en-US"/>
        </w:rPr>
        <w:tab/>
        <w:t xml:space="preserve">Künzli, N. </w:t>
      </w:r>
      <w:r w:rsidRPr="00211050">
        <w:rPr>
          <w:rFonts w:cs="Times New Roman"/>
          <w:i/>
          <w:iCs/>
          <w:noProof/>
          <w:lang w:val="en-US"/>
        </w:rPr>
        <w:t>et al.</w:t>
      </w:r>
      <w:r w:rsidRPr="00211050">
        <w:rPr>
          <w:rFonts w:cs="Times New Roman"/>
          <w:noProof/>
          <w:lang w:val="en-US"/>
        </w:rPr>
        <w:t xml:space="preserve"> Assessment of deaths attributable to air pollution: should we use risk estimates based on time series or on cohort studies? </w:t>
      </w:r>
      <w:r w:rsidRPr="00211050">
        <w:rPr>
          <w:rFonts w:cs="Times New Roman"/>
          <w:i/>
          <w:iCs/>
          <w:noProof/>
          <w:lang w:val="en-US"/>
        </w:rPr>
        <w:t>Am. J. Epidemiol.</w:t>
      </w:r>
      <w:r w:rsidRPr="00211050">
        <w:rPr>
          <w:rFonts w:cs="Times New Roman"/>
          <w:noProof/>
          <w:lang w:val="en-US"/>
        </w:rPr>
        <w:t xml:space="preserve"> (2001). doi:10.1093/aje/153.11.1050</w:t>
      </w:r>
    </w:p>
    <w:p w14:paraId="7FB74427"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8.</w:t>
      </w:r>
      <w:r w:rsidRPr="00211050">
        <w:rPr>
          <w:rFonts w:cs="Times New Roman"/>
          <w:noProof/>
          <w:lang w:val="en-US"/>
        </w:rPr>
        <w:tab/>
        <w:t xml:space="preserve">Gasparrini, A. </w:t>
      </w:r>
      <w:r w:rsidRPr="00211050">
        <w:rPr>
          <w:rFonts w:cs="Times New Roman"/>
          <w:i/>
          <w:iCs/>
          <w:noProof/>
          <w:lang w:val="en-US"/>
        </w:rPr>
        <w:t>et al.</w:t>
      </w:r>
      <w:r w:rsidRPr="00211050">
        <w:rPr>
          <w:rFonts w:cs="Times New Roman"/>
          <w:noProof/>
          <w:lang w:val="en-US"/>
        </w:rPr>
        <w:t xml:space="preserve"> Mortality risk attributable to high and low ambient temperature: a multicountry observational study. </w:t>
      </w:r>
      <w:r w:rsidRPr="00211050">
        <w:rPr>
          <w:rFonts w:cs="Times New Roman"/>
          <w:i/>
          <w:iCs/>
          <w:noProof/>
          <w:lang w:val="en-US"/>
        </w:rPr>
        <w:t>Lancet</w:t>
      </w:r>
      <w:r w:rsidRPr="00211050">
        <w:rPr>
          <w:rFonts w:cs="Times New Roman"/>
          <w:noProof/>
          <w:lang w:val="en-US"/>
        </w:rPr>
        <w:t xml:space="preserve"> </w:t>
      </w:r>
      <w:r w:rsidRPr="00211050">
        <w:rPr>
          <w:rFonts w:cs="Times New Roman"/>
          <w:b/>
          <w:bCs/>
          <w:noProof/>
          <w:lang w:val="en-US"/>
        </w:rPr>
        <w:t>386</w:t>
      </w:r>
      <w:r w:rsidRPr="00211050">
        <w:rPr>
          <w:rFonts w:cs="Times New Roman"/>
          <w:noProof/>
          <w:lang w:val="en-US"/>
        </w:rPr>
        <w:t>, 369–375 (2015).</w:t>
      </w:r>
    </w:p>
    <w:p w14:paraId="34BE95BD"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9.</w:t>
      </w:r>
      <w:r w:rsidRPr="00211050">
        <w:rPr>
          <w:rFonts w:cs="Times New Roman"/>
          <w:noProof/>
          <w:lang w:val="en-US"/>
        </w:rPr>
        <w:tab/>
        <w:t xml:space="preserve">Rothman, K. J., Greenland, S. &amp; Associate, T. L. L. </w:t>
      </w:r>
      <w:r w:rsidRPr="00211050">
        <w:rPr>
          <w:rFonts w:cs="Times New Roman"/>
          <w:i/>
          <w:iCs/>
          <w:noProof/>
          <w:lang w:val="en-US"/>
        </w:rPr>
        <w:t>Modern Epidemiology: 3rd Edition</w:t>
      </w:r>
      <w:r w:rsidRPr="00211050">
        <w:rPr>
          <w:rFonts w:cs="Times New Roman"/>
          <w:noProof/>
          <w:lang w:val="en-US"/>
        </w:rPr>
        <w:t xml:space="preserve">. </w:t>
      </w:r>
      <w:r w:rsidRPr="00211050">
        <w:rPr>
          <w:rFonts w:cs="Times New Roman"/>
          <w:i/>
          <w:iCs/>
          <w:noProof/>
          <w:lang w:val="en-US"/>
        </w:rPr>
        <w:t>Lippincott Williams &amp; Wilkins</w:t>
      </w:r>
      <w:r w:rsidRPr="00211050">
        <w:rPr>
          <w:rFonts w:cs="Times New Roman"/>
          <w:noProof/>
          <w:lang w:val="en-US"/>
        </w:rPr>
        <w:t xml:space="preserve"> (2014). doi:10.1002/hast.292</w:t>
      </w:r>
    </w:p>
    <w:p w14:paraId="0E833A05"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10.</w:t>
      </w:r>
      <w:r w:rsidRPr="00211050">
        <w:rPr>
          <w:rFonts w:cs="Times New Roman"/>
          <w:noProof/>
          <w:lang w:val="en-US"/>
        </w:rPr>
        <w:tab/>
        <w:t xml:space="preserve">Greenland, S., Pearl, J. &amp; Robins, J. M. Causal diagrams for epidemiologic research. </w:t>
      </w:r>
      <w:r w:rsidRPr="00211050">
        <w:rPr>
          <w:rFonts w:cs="Times New Roman"/>
          <w:i/>
          <w:iCs/>
          <w:noProof/>
          <w:lang w:val="en-US"/>
        </w:rPr>
        <w:t>Epidemiology</w:t>
      </w:r>
      <w:r w:rsidRPr="00211050">
        <w:rPr>
          <w:rFonts w:cs="Times New Roman"/>
          <w:noProof/>
          <w:lang w:val="en-US"/>
        </w:rPr>
        <w:t xml:space="preserve"> (1999). doi:10.1097/00001648-199901000-00008</w:t>
      </w:r>
    </w:p>
    <w:p w14:paraId="5B559ACC"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rPr>
      </w:pPr>
      <w:r w:rsidRPr="00211050">
        <w:rPr>
          <w:rFonts w:cs="Times New Roman"/>
          <w:noProof/>
          <w:lang w:val="en-US"/>
        </w:rPr>
        <w:t>11.</w:t>
      </w:r>
      <w:r w:rsidRPr="00211050">
        <w:rPr>
          <w:rFonts w:cs="Times New Roman"/>
          <w:noProof/>
          <w:lang w:val="en-US"/>
        </w:rPr>
        <w:tab/>
        <w:t xml:space="preserve">Bennett, J. E. </w:t>
      </w:r>
      <w:r w:rsidRPr="00211050">
        <w:rPr>
          <w:rFonts w:cs="Times New Roman"/>
          <w:i/>
          <w:iCs/>
          <w:noProof/>
          <w:lang w:val="en-US"/>
        </w:rPr>
        <w:t>et al.</w:t>
      </w:r>
      <w:r w:rsidRPr="00211050">
        <w:rPr>
          <w:rFonts w:cs="Times New Roman"/>
          <w:noProof/>
          <w:lang w:val="en-US"/>
        </w:rPr>
        <w:t xml:space="preserve"> National and county life expectancy loss from particulate matter pollution in the USA. </w:t>
      </w:r>
      <w:r w:rsidRPr="00211050">
        <w:rPr>
          <w:rFonts w:cs="Times New Roman"/>
          <w:i/>
          <w:iCs/>
          <w:noProof/>
          <w:lang w:val="en-US"/>
        </w:rPr>
        <w:t>PLOS Med.</w:t>
      </w:r>
      <w:r w:rsidRPr="00211050">
        <w:rPr>
          <w:rFonts w:cs="Times New Roman"/>
          <w:noProof/>
          <w:lang w:val="en-US"/>
        </w:rPr>
        <w:t xml:space="preserve"> (2019).</w:t>
      </w:r>
    </w:p>
    <w:p w14:paraId="44A01750" w14:textId="53E430E4" w:rsidR="00211050" w:rsidRDefault="00211050" w:rsidP="00931A99">
      <w:r>
        <w:fldChar w:fldCharType="end"/>
      </w:r>
    </w:p>
    <w:p w14:paraId="245D2A39" w14:textId="77777777" w:rsidR="00211050" w:rsidRPr="004D7428" w:rsidRDefault="00211050" w:rsidP="00931A99"/>
    <w:p w14:paraId="34BBBE12" w14:textId="77777777" w:rsidR="00931A99" w:rsidRPr="00F41DA6" w:rsidRDefault="00931A99" w:rsidP="00931A99">
      <w:pPr>
        <w:rPr>
          <w:rFonts w:cs="Times New Roman"/>
        </w:rPr>
      </w:pPr>
    </w:p>
    <w:p w14:paraId="052A8743"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Bond, Thomas" w:date="2019-08-13T11:41:00Z" w:initials="BT">
    <w:p w14:paraId="507712B3" w14:textId="7FAC8B39" w:rsidR="001849DE" w:rsidRDefault="001849DE">
      <w:pPr>
        <w:pStyle w:val="CommentText"/>
      </w:pPr>
      <w:r>
        <w:rPr>
          <w:rStyle w:val="CommentReference"/>
        </w:rPr>
        <w:annotationRef/>
      </w:r>
      <w:r>
        <w:t>presumably includes the many unmeasured determinants?</w:t>
      </w:r>
    </w:p>
  </w:comment>
  <w:comment w:id="12" w:author="Bond, Thomas" w:date="2019-08-13T11:44:00Z" w:initials="BT">
    <w:p w14:paraId="4A0F28F6" w14:textId="0D9F9034" w:rsidR="00AA0309" w:rsidRDefault="00AA0309">
      <w:pPr>
        <w:pStyle w:val="CommentText"/>
      </w:pPr>
      <w:r>
        <w:rPr>
          <w:rStyle w:val="CommentReference"/>
        </w:rPr>
        <w:annotationRef/>
      </w:r>
      <w:r>
        <w:t>is this the pathway you mean?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07712B3" w15:done="0"/>
  <w15:commentEx w15:paraId="4A0F28F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ond, Thomas">
    <w15:presenceInfo w15:providerId="AD" w15:userId="S-1-5-21-243037206-41955558-561332275-8373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A99"/>
    <w:rsid w:val="00063068"/>
    <w:rsid w:val="001849DE"/>
    <w:rsid w:val="00211050"/>
    <w:rsid w:val="006C495B"/>
    <w:rsid w:val="00931A99"/>
    <w:rsid w:val="009B223E"/>
    <w:rsid w:val="00AA0309"/>
    <w:rsid w:val="00C0515B"/>
    <w:rsid w:val="00C16BDD"/>
    <w:rsid w:val="00D97BAA"/>
    <w:rsid w:val="00E25C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47F9"/>
  <w15:chartTrackingRefBased/>
  <w15:docId w15:val="{3D5DCD78-7FA2-AC46-8B09-F375FA82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A99"/>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931A99"/>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31A99"/>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931A99"/>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931A99"/>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99"/>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931A99"/>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931A99"/>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931A99"/>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931A99"/>
    <w:pPr>
      <w:spacing w:after="0" w:line="240" w:lineRule="auto"/>
    </w:pPr>
    <w:rPr>
      <w:iCs/>
      <w:szCs w:val="18"/>
    </w:rPr>
  </w:style>
  <w:style w:type="paragraph" w:styleId="BalloonText">
    <w:name w:val="Balloon Text"/>
    <w:basedOn w:val="Normal"/>
    <w:link w:val="BalloonTextChar"/>
    <w:uiPriority w:val="99"/>
    <w:semiHidden/>
    <w:unhideWhenUsed/>
    <w:rsid w:val="00931A99"/>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931A99"/>
    <w:rPr>
      <w:rFonts w:ascii="Times New Roman" w:eastAsiaTheme="minorEastAsia" w:hAnsi="Times New Roman" w:cs="Times New Roman"/>
      <w:sz w:val="18"/>
      <w:szCs w:val="18"/>
      <w:lang w:eastAsia="zh-CN"/>
    </w:rPr>
  </w:style>
  <w:style w:type="character" w:styleId="CommentReference">
    <w:name w:val="annotation reference"/>
    <w:basedOn w:val="DefaultParagraphFont"/>
    <w:uiPriority w:val="99"/>
    <w:semiHidden/>
    <w:unhideWhenUsed/>
    <w:rsid w:val="001849DE"/>
    <w:rPr>
      <w:sz w:val="16"/>
      <w:szCs w:val="16"/>
    </w:rPr>
  </w:style>
  <w:style w:type="paragraph" w:styleId="CommentText">
    <w:name w:val="annotation text"/>
    <w:basedOn w:val="Normal"/>
    <w:link w:val="CommentTextChar"/>
    <w:uiPriority w:val="99"/>
    <w:semiHidden/>
    <w:unhideWhenUsed/>
    <w:rsid w:val="001849DE"/>
    <w:pPr>
      <w:spacing w:line="240" w:lineRule="auto"/>
    </w:pPr>
    <w:rPr>
      <w:sz w:val="20"/>
      <w:szCs w:val="20"/>
    </w:rPr>
  </w:style>
  <w:style w:type="character" w:customStyle="1" w:styleId="CommentTextChar">
    <w:name w:val="Comment Text Char"/>
    <w:basedOn w:val="DefaultParagraphFont"/>
    <w:link w:val="CommentText"/>
    <w:uiPriority w:val="99"/>
    <w:semiHidden/>
    <w:rsid w:val="001849DE"/>
    <w:rPr>
      <w:rFonts w:ascii="Times New Roman" w:eastAsiaTheme="minorEastAsia"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1849DE"/>
    <w:rPr>
      <w:b/>
      <w:bCs/>
    </w:rPr>
  </w:style>
  <w:style w:type="character" w:customStyle="1" w:styleId="CommentSubjectChar">
    <w:name w:val="Comment Subject Char"/>
    <w:basedOn w:val="CommentTextChar"/>
    <w:link w:val="CommentSubject"/>
    <w:uiPriority w:val="99"/>
    <w:semiHidden/>
    <w:rsid w:val="001849DE"/>
    <w:rPr>
      <w:rFonts w:ascii="Times New Roman" w:eastAsiaTheme="minorEastAsia" w:hAnsi="Times New Roman"/>
      <w:b/>
      <w:bCs/>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457C7-C9C5-471F-98DB-61D5C7083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BCD6DB6C.dotm</Template>
  <TotalTime>37</TotalTime>
  <Pages>6</Pages>
  <Words>13320</Words>
  <Characters>75926</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Bond, Thomas</cp:lastModifiedBy>
  <cp:revision>4</cp:revision>
  <cp:lastPrinted>2019-08-13T00:19:00Z</cp:lastPrinted>
  <dcterms:created xsi:type="dcterms:W3CDTF">2019-08-13T00:18:00Z</dcterms:created>
  <dcterms:modified xsi:type="dcterms:W3CDTF">2019-08-13T10:55:00Z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