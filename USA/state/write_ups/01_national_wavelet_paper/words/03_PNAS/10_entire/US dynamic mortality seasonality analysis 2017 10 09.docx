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8B57734" w:rsidR="000210D1" w:rsidRDefault="005C2851" w:rsidP="00C33FFB">
      <w:pPr>
        <w:spacing w:after="0" w:line="480" w:lineRule="auto"/>
        <w:jc w:val="both"/>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 xml:space="preserve">Main title: </w:t>
      </w:r>
      <w:r w:rsidR="000210D1" w:rsidRPr="001677FD">
        <w:rPr>
          <w:rFonts w:ascii="Times New Roman" w:hAnsi="Times New Roman"/>
          <w:b/>
          <w:color w:val="000000" w:themeColor="text1"/>
          <w:sz w:val="24"/>
          <w:szCs w:val="24"/>
        </w:rPr>
        <w:t xml:space="preserve">Seasonal dynamics of mortality in the </w:t>
      </w:r>
      <w:del w:id="1" w:author="Ezzati, Majid" w:date="2017-10-01T22:29:00Z">
        <w:r w:rsidR="000210D1" w:rsidRPr="001677FD" w:rsidDel="00386081">
          <w:rPr>
            <w:rFonts w:ascii="Times New Roman" w:hAnsi="Times New Roman"/>
            <w:b/>
            <w:color w:val="000000" w:themeColor="text1"/>
            <w:sz w:val="24"/>
            <w:szCs w:val="24"/>
          </w:rPr>
          <w:delText>United States</w:delText>
        </w:r>
      </w:del>
      <w:ins w:id="2" w:author="Ezzati, Majid" w:date="2017-10-01T22:29:00Z">
        <w:r w:rsidR="00386081">
          <w:rPr>
            <w:rFonts w:ascii="Times New Roman" w:hAnsi="Times New Roman"/>
            <w:b/>
            <w:color w:val="000000" w:themeColor="text1"/>
            <w:sz w:val="24"/>
            <w:szCs w:val="24"/>
          </w:rPr>
          <w:t>USA</w:t>
        </w:r>
      </w:ins>
      <w:r w:rsidR="000210D1" w:rsidRPr="001677FD">
        <w:rPr>
          <w:rFonts w:ascii="Times New Roman" w:hAnsi="Times New Roman"/>
          <w:b/>
          <w:color w:val="000000" w:themeColor="text1"/>
          <w:sz w:val="24"/>
          <w:szCs w:val="24"/>
        </w:rPr>
        <w:t xml:space="preserve"> from 1982 to 2013</w:t>
      </w:r>
      <w:commentRangeEnd w:id="0"/>
      <w:r w:rsidR="00386081">
        <w:rPr>
          <w:rStyle w:val="CommentReference"/>
          <w:rFonts w:asciiTheme="minorHAnsi" w:eastAsiaTheme="minorHAnsi" w:hAnsiTheme="minorHAnsi" w:cstheme="minorBidi"/>
        </w:rPr>
        <w:commentReference w:id="0"/>
      </w:r>
    </w:p>
    <w:p w14:paraId="05291D94" w14:textId="2F56EE72" w:rsidR="005C2851" w:rsidRDefault="005C2851"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Short title: </w:t>
      </w:r>
      <w:r w:rsidRPr="001677FD">
        <w:rPr>
          <w:rFonts w:ascii="Times New Roman" w:hAnsi="Times New Roman"/>
          <w:b/>
          <w:color w:val="000000" w:themeColor="text1"/>
          <w:sz w:val="24"/>
          <w:szCs w:val="24"/>
        </w:rPr>
        <w:t xml:space="preserve">Seasonal dynamics of mortality in the </w:t>
      </w:r>
      <w:ins w:id="3" w:author="Ezzati, Majid" w:date="2017-10-01T22:29:00Z">
        <w:r w:rsidR="00386081">
          <w:rPr>
            <w:rFonts w:ascii="Times New Roman" w:hAnsi="Times New Roman"/>
            <w:b/>
            <w:color w:val="000000" w:themeColor="text1"/>
            <w:sz w:val="24"/>
            <w:szCs w:val="24"/>
          </w:rPr>
          <w:t xml:space="preserve">USA </w:t>
        </w:r>
      </w:ins>
      <w:del w:id="4" w:author="Majid" w:date="2017-09-27T10:16:00Z">
        <w:r w:rsidDel="006C41B5">
          <w:rPr>
            <w:rFonts w:ascii="Times New Roman" w:hAnsi="Times New Roman"/>
            <w:b/>
            <w:color w:val="000000" w:themeColor="text1"/>
            <w:sz w:val="24"/>
            <w:szCs w:val="24"/>
          </w:rPr>
          <w:delText>US</w:delText>
        </w:r>
        <w:r w:rsidR="007E30DC" w:rsidDel="006C41B5">
          <w:rPr>
            <w:rFonts w:ascii="Times New Roman" w:hAnsi="Times New Roman"/>
            <w:b/>
            <w:color w:val="000000" w:themeColor="text1"/>
            <w:sz w:val="24"/>
            <w:szCs w:val="24"/>
          </w:rPr>
          <w:delText xml:space="preserve"> from 1982 to 2013</w:delText>
        </w:r>
      </w:del>
    </w:p>
    <w:p w14:paraId="4E3F7259" w14:textId="7A10933D"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04E8ADF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r w:rsidR="001D0F84">
        <w:rPr>
          <w:rFonts w:ascii="Times New Roman" w:hAnsi="Times New Roman"/>
          <w:color w:val="000000" w:themeColor="text1"/>
          <w:sz w:val="24"/>
          <w:szCs w:val="24"/>
        </w:rPr>
        <w:t>, W2 1PG</w:t>
      </w:r>
    </w:p>
    <w:p w14:paraId="2DC243DD" w14:textId="673FE5E3"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r w:rsidR="00B461EC">
        <w:rPr>
          <w:rFonts w:ascii="Times New Roman" w:hAnsi="Times New Roman"/>
          <w:color w:val="000000" w:themeColor="text1"/>
          <w:sz w:val="24"/>
          <w:szCs w:val="24"/>
        </w:rPr>
        <w:t>, W2 1PG</w:t>
      </w:r>
      <w:bookmarkStart w:id="5" w:name="_GoBack"/>
      <w:bookmarkEnd w:id="5"/>
    </w:p>
    <w:p w14:paraId="10B23175" w14:textId="0A00D24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r w:rsidR="00AF552B">
        <w:rPr>
          <w:rFonts w:ascii="Times New Roman" w:hAnsi="Times New Roman"/>
          <w:color w:val="000000" w:themeColor="text1"/>
          <w:sz w:val="24"/>
          <w:szCs w:val="24"/>
        </w:rPr>
        <w:t>, W2 1PG</w:t>
      </w:r>
    </w:p>
    <w:p w14:paraId="1F200383" w14:textId="20D2FACF"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00A43C02">
        <w:rPr>
          <w:rFonts w:ascii="Times New Roman" w:hAnsi="Times New Roman"/>
          <w:color w:val="000000" w:themeColor="text1"/>
          <w:sz w:val="24"/>
          <w:szCs w:val="24"/>
        </w:rPr>
        <w:t xml:space="preserve">, </w:t>
      </w:r>
      <w:r w:rsidR="00A43C02" w:rsidRPr="00A43C02">
        <w:rPr>
          <w:rFonts w:ascii="Times New Roman" w:hAnsi="Times New Roman"/>
          <w:color w:val="000000" w:themeColor="text1"/>
          <w:sz w:val="24"/>
          <w:szCs w:val="24"/>
        </w:rPr>
        <w:t>WA 98121</w:t>
      </w:r>
    </w:p>
    <w:p w14:paraId="015BDC3A" w14:textId="3C1C551E" w:rsidR="00C57CDC" w:rsidRDefault="000210D1" w:rsidP="00A53CD7">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00A53CD7">
        <w:rPr>
          <w:rFonts w:ascii="Times New Roman" w:hAnsi="Times New Roman"/>
          <w:color w:val="000000" w:themeColor="text1"/>
          <w:sz w:val="24"/>
          <w:szCs w:val="24"/>
        </w:rPr>
        <w:t xml:space="preserve">, </w:t>
      </w:r>
      <w:r w:rsidR="00A53CD7" w:rsidRPr="00A53CD7">
        <w:rPr>
          <w:rFonts w:ascii="Times New Roman" w:hAnsi="Times New Roman"/>
          <w:color w:val="000000" w:themeColor="text1"/>
          <w:sz w:val="24"/>
          <w:szCs w:val="24"/>
        </w:rPr>
        <w:t>W7 2AZ</w:t>
      </w:r>
    </w:p>
    <w:p w14:paraId="4D8E15DD" w14:textId="77777777" w:rsidR="004873B6" w:rsidRDefault="004873B6" w:rsidP="00A53CD7">
      <w:pPr>
        <w:spacing w:after="0" w:line="480" w:lineRule="auto"/>
        <w:jc w:val="both"/>
        <w:rPr>
          <w:rFonts w:ascii="Times New Roman" w:hAnsi="Times New Roman"/>
          <w:color w:val="000000" w:themeColor="text1"/>
          <w:sz w:val="24"/>
          <w:szCs w:val="24"/>
        </w:rPr>
      </w:pPr>
    </w:p>
    <w:p w14:paraId="0AC26D98" w14:textId="57422D22" w:rsidR="00C57CDC" w:rsidRDefault="00C57CDC" w:rsidP="00C57CDC">
      <w:pPr>
        <w:spacing w:after="0" w:line="480" w:lineRule="auto"/>
        <w:jc w:val="both"/>
        <w:rPr>
          <w:rFonts w:ascii="Times New Roman" w:hAnsi="Times New Roman"/>
          <w:color w:val="000000" w:themeColor="text1"/>
          <w:sz w:val="24"/>
          <w:szCs w:val="24"/>
        </w:rPr>
      </w:pPr>
      <w:r w:rsidRPr="00C57CDC">
        <w:rPr>
          <w:rFonts w:ascii="Times New Roman" w:hAnsi="Times New Roman"/>
          <w:b/>
          <w:color w:val="000000" w:themeColor="text1"/>
          <w:sz w:val="24"/>
          <w:szCs w:val="24"/>
        </w:rPr>
        <w:t>*</w:t>
      </w:r>
      <w:r>
        <w:rPr>
          <w:rFonts w:ascii="Times New Roman" w:hAnsi="Times New Roman"/>
          <w:b/>
          <w:color w:val="000000" w:themeColor="text1"/>
          <w:sz w:val="24"/>
          <w:szCs w:val="24"/>
        </w:rPr>
        <w:t xml:space="preserve">  </w:t>
      </w:r>
      <w:r w:rsidR="00320003">
        <w:rPr>
          <w:rFonts w:ascii="Times New Roman" w:hAnsi="Times New Roman"/>
          <w:color w:val="000000" w:themeColor="text1"/>
          <w:sz w:val="24"/>
          <w:szCs w:val="24"/>
        </w:rPr>
        <w:t>Corresponding author:</w:t>
      </w:r>
      <w:r w:rsidR="00320003">
        <w:rPr>
          <w:rFonts w:ascii="Times New Roman" w:hAnsi="Times New Roman"/>
          <w:color w:val="000000" w:themeColor="text1"/>
          <w:sz w:val="24"/>
          <w:szCs w:val="24"/>
        </w:rPr>
        <w:tab/>
      </w:r>
      <w:r w:rsidR="00E71D20" w:rsidRPr="00E71D20">
        <w:rPr>
          <w:rFonts w:ascii="Times New Roman" w:hAnsi="Times New Roman"/>
          <w:color w:val="000000" w:themeColor="text1"/>
          <w:sz w:val="24"/>
          <w:szCs w:val="24"/>
        </w:rPr>
        <w:t>majid.ezzati@imperial.ac.uk</w:t>
      </w:r>
    </w:p>
    <w:p w14:paraId="20CA5D2D" w14:textId="77F347C1" w:rsidR="00E71D20" w:rsidRPr="00AB3E0F" w:rsidRDefault="00E71D20" w:rsidP="00E71D20">
      <w:pPr>
        <w:spacing w:after="0" w:line="48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Pr="00E71D20">
        <w:rPr>
          <w:rFonts w:ascii="Times New Roman" w:hAnsi="Times New Roman"/>
          <w:color w:val="000000" w:themeColor="text1"/>
          <w:sz w:val="24"/>
          <w:szCs w:val="24"/>
        </w:rPr>
        <w:t xml:space="preserve">+44 </w:t>
      </w:r>
      <w:del w:id="6" w:author="Majid" w:date="2017-09-27T10:16:00Z">
        <w:r w:rsidRPr="00E71D20" w:rsidDel="006C41B5">
          <w:rPr>
            <w:rFonts w:ascii="Times New Roman" w:hAnsi="Times New Roman"/>
            <w:color w:val="000000" w:themeColor="text1"/>
            <w:sz w:val="24"/>
            <w:szCs w:val="24"/>
          </w:rPr>
          <w:delText>(0)</w:delText>
        </w:r>
      </w:del>
      <w:r w:rsidRPr="00E71D20">
        <w:rPr>
          <w:rFonts w:ascii="Times New Roman" w:hAnsi="Times New Roman"/>
          <w:color w:val="000000" w:themeColor="text1"/>
          <w:sz w:val="24"/>
          <w:szCs w:val="24"/>
        </w:rPr>
        <w:t>20 7594 0767</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p>
    <w:p w14:paraId="0E654970" w14:textId="77777777" w:rsidR="00E71D20" w:rsidRDefault="00E71D20" w:rsidP="00E71D20">
      <w:pPr>
        <w:spacing w:after="0" w:line="480" w:lineRule="auto"/>
        <w:jc w:val="both"/>
        <w:outlineLvl w:val="0"/>
        <w:rPr>
          <w:rFonts w:ascii="Times New Roman" w:hAnsi="Times New Roman"/>
          <w:b/>
          <w:color w:val="000000" w:themeColor="text1"/>
          <w:sz w:val="24"/>
          <w:szCs w:val="24"/>
        </w:rPr>
      </w:pPr>
    </w:p>
    <w:p w14:paraId="5EE99706" w14:textId="4253B5EB" w:rsidR="004873B6" w:rsidRDefault="004873B6" w:rsidP="00E71D20">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Classification</w:t>
      </w:r>
    </w:p>
    <w:p w14:paraId="10A2E641" w14:textId="082EBCCB" w:rsidR="004873B6" w:rsidRPr="004873B6" w:rsidRDefault="004873B6" w:rsidP="00E71D20">
      <w:pPr>
        <w:spacing w:after="0" w:line="480" w:lineRule="auto"/>
        <w:jc w:val="both"/>
        <w:outlineLvl w:val="0"/>
        <w:rPr>
          <w:rFonts w:ascii="Times New Roman" w:hAnsi="Times New Roman"/>
          <w:color w:val="000000" w:themeColor="text1"/>
          <w:sz w:val="24"/>
          <w:szCs w:val="24"/>
        </w:rPr>
      </w:pPr>
      <w:commentRangeStart w:id="7"/>
      <w:r w:rsidRPr="004873B6">
        <w:rPr>
          <w:rFonts w:ascii="Times New Roman" w:hAnsi="Times New Roman"/>
          <w:color w:val="000000" w:themeColor="text1"/>
          <w:sz w:val="24"/>
          <w:szCs w:val="24"/>
        </w:rPr>
        <w:t>Biological Sciences:</w:t>
      </w: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Medical Sciences</w:t>
      </w:r>
    </w:p>
    <w:p w14:paraId="266A6389" w14:textId="040D7019" w:rsidR="00E71D20" w:rsidRPr="007F2345" w:rsidRDefault="004873B6" w:rsidP="00E71D20">
      <w:pPr>
        <w:spacing w:after="0" w:line="480" w:lineRule="auto"/>
        <w:jc w:val="both"/>
        <w:outlineLvl w:val="0"/>
        <w:rPr>
          <w:rFonts w:ascii="Times New Roman" w:hAnsi="Times New Roman"/>
          <w:color w:val="000000" w:themeColor="text1"/>
          <w:sz w:val="24"/>
          <w:szCs w:val="24"/>
        </w:rPr>
      </w:pPr>
      <w:r w:rsidRPr="004873B6">
        <w:rPr>
          <w:rFonts w:ascii="Times New Roman" w:hAnsi="Times New Roman"/>
          <w:color w:val="000000" w:themeColor="text1"/>
          <w:sz w:val="24"/>
          <w:szCs w:val="24"/>
        </w:rPr>
        <w:t>Social Sciences</w:t>
      </w:r>
      <w:r w:rsidR="00E71D20" w:rsidRPr="004873B6">
        <w:rPr>
          <w:rFonts w:ascii="Times New Roman" w:hAnsi="Times New Roman"/>
          <w:color w:val="000000" w:themeColor="text1"/>
          <w:sz w:val="24"/>
          <w:szCs w:val="24"/>
        </w:rPr>
        <w: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E71D20">
        <w:rPr>
          <w:rFonts w:ascii="Times New Roman" w:hAnsi="Times New Roman"/>
          <w:b/>
          <w:color w:val="000000" w:themeColor="text1"/>
          <w:sz w:val="24"/>
          <w:szCs w:val="24"/>
        </w:rPr>
        <w:t xml:space="preserve"> </w:t>
      </w:r>
      <w:r w:rsidR="00E71D20">
        <w:rPr>
          <w:rFonts w:ascii="Times New Roman" w:hAnsi="Times New Roman"/>
          <w:color w:val="000000" w:themeColor="text1"/>
          <w:sz w:val="24"/>
          <w:szCs w:val="24"/>
        </w:rPr>
        <w:t>Social Sciences</w:t>
      </w:r>
      <w:commentRangeEnd w:id="7"/>
      <w:r w:rsidR="006C41B5">
        <w:rPr>
          <w:rStyle w:val="CommentReference"/>
          <w:rFonts w:asciiTheme="minorHAnsi" w:eastAsiaTheme="minorHAnsi" w:hAnsiTheme="minorHAnsi" w:cstheme="minorBidi"/>
        </w:rPr>
        <w:commentReference w:id="7"/>
      </w:r>
    </w:p>
    <w:p w14:paraId="339F68DF" w14:textId="77777777" w:rsidR="00AB3E0F" w:rsidRPr="00AB3E0F" w:rsidRDefault="00AB3E0F" w:rsidP="00AB3E0F">
      <w:pPr>
        <w:spacing w:after="0" w:line="480" w:lineRule="auto"/>
        <w:jc w:val="both"/>
        <w:outlineLvl w:val="0"/>
        <w:rPr>
          <w:rFonts w:ascii="Times New Roman" w:hAnsi="Times New Roman"/>
          <w:color w:val="000000" w:themeColor="text1"/>
          <w:sz w:val="24"/>
          <w:szCs w:val="24"/>
        </w:rPr>
      </w:pPr>
    </w:p>
    <w:p w14:paraId="559F193F" w14:textId="77777777" w:rsidR="000171E9" w:rsidRDefault="00C57CDC" w:rsidP="00A53CD7">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Key</w:t>
      </w:r>
      <w:r w:rsidR="00AB3E0F">
        <w:rPr>
          <w:rFonts w:ascii="Times New Roman" w:hAnsi="Times New Roman"/>
          <w:b/>
          <w:color w:val="000000" w:themeColor="text1"/>
          <w:sz w:val="24"/>
          <w:szCs w:val="24"/>
        </w:rPr>
        <w:t xml:space="preserve"> words</w:t>
      </w:r>
    </w:p>
    <w:p w14:paraId="2A33804C" w14:textId="4EB16BC2" w:rsidR="000210D1" w:rsidRPr="00A679A4" w:rsidRDefault="00B86D7A" w:rsidP="00A53CD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Seasonality</w:t>
      </w:r>
      <w:r w:rsidR="000171E9">
        <w:rPr>
          <w:rFonts w:ascii="Times New Roman" w:hAnsi="Times New Roman"/>
          <w:color w:val="000000" w:themeColor="text1"/>
          <w:sz w:val="24"/>
          <w:szCs w:val="24"/>
        </w:rPr>
        <w:t>,</w:t>
      </w:r>
      <w:r w:rsidR="00325BCE">
        <w:rPr>
          <w:rFonts w:ascii="Times New Roman" w:hAnsi="Times New Roman"/>
          <w:color w:val="000000" w:themeColor="text1"/>
          <w:sz w:val="24"/>
          <w:szCs w:val="24"/>
        </w:rPr>
        <w:t xml:space="preserve"> seasonal, seasonal dynamics,</w:t>
      </w:r>
      <w:r w:rsidR="000171E9">
        <w:rPr>
          <w:rFonts w:ascii="Times New Roman" w:hAnsi="Times New Roman"/>
          <w:color w:val="000000" w:themeColor="text1"/>
          <w:sz w:val="24"/>
          <w:szCs w:val="24"/>
        </w:rPr>
        <w:t xml:space="preserve"> </w:t>
      </w:r>
      <w:r w:rsidR="006445F8">
        <w:rPr>
          <w:rFonts w:ascii="Times New Roman" w:hAnsi="Times New Roman"/>
          <w:color w:val="000000" w:themeColor="text1"/>
          <w:sz w:val="24"/>
          <w:szCs w:val="24"/>
        </w:rPr>
        <w:t>mortality</w:t>
      </w:r>
      <w:r>
        <w:rPr>
          <w:rFonts w:ascii="Times New Roman" w:hAnsi="Times New Roman"/>
          <w:color w:val="000000" w:themeColor="text1"/>
          <w:sz w:val="24"/>
          <w:szCs w:val="24"/>
        </w:rPr>
        <w:t xml:space="preserve">, </w:t>
      </w:r>
      <w:r w:rsidR="00325BCE">
        <w:rPr>
          <w:rFonts w:ascii="Times New Roman" w:hAnsi="Times New Roman"/>
          <w:color w:val="000000" w:themeColor="text1"/>
          <w:sz w:val="24"/>
          <w:szCs w:val="24"/>
        </w:rPr>
        <w:t xml:space="preserve">death rates, </w:t>
      </w:r>
      <w:r>
        <w:rPr>
          <w:rFonts w:ascii="Times New Roman" w:hAnsi="Times New Roman"/>
          <w:color w:val="000000" w:themeColor="text1"/>
          <w:sz w:val="24"/>
          <w:szCs w:val="24"/>
        </w:rPr>
        <w:t>wavelet</w:t>
      </w:r>
      <w:r w:rsidR="00357AC1">
        <w:rPr>
          <w:rFonts w:ascii="Times New Roman" w:hAnsi="Times New Roman"/>
          <w:color w:val="000000" w:themeColor="text1"/>
          <w:sz w:val="24"/>
          <w:szCs w:val="24"/>
        </w:rPr>
        <w:t xml:space="preserve"> analysis</w:t>
      </w:r>
      <w:r w:rsidR="000210D1" w:rsidRPr="001677FD">
        <w:rPr>
          <w:rFonts w:ascii="Times New Roman" w:hAnsi="Times New Roman"/>
          <w:b/>
          <w:color w:val="000000" w:themeColor="text1"/>
          <w:sz w:val="24"/>
          <w:szCs w:val="24"/>
        </w:rPr>
        <w:br w:type="page"/>
      </w:r>
    </w:p>
    <w:p w14:paraId="0D79FC31" w14:textId="312BBAD4" w:rsidR="004A5074" w:rsidRDefault="00A6117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Abstract</w:t>
      </w:r>
    </w:p>
    <w:p w14:paraId="46341449" w14:textId="5CE90062" w:rsidR="00773692" w:rsidRPr="00773692" w:rsidRDefault="00773692" w:rsidP="00773692">
      <w:pPr>
        <w:spacing w:after="0" w:line="480" w:lineRule="auto"/>
        <w:jc w:val="both"/>
        <w:rPr>
          <w:rFonts w:ascii="Times New Roman" w:hAnsi="Times New Roman"/>
          <w:color w:val="000000" w:themeColor="text1"/>
          <w:sz w:val="24"/>
          <w:szCs w:val="24"/>
        </w:rPr>
      </w:pPr>
      <w:r w:rsidRPr="00773692">
        <w:rPr>
          <w:rFonts w:ascii="Times New Roman" w:hAnsi="Times New Roman"/>
          <w:color w:val="000000" w:themeColor="text1"/>
          <w:sz w:val="24"/>
          <w:szCs w:val="24"/>
        </w:rPr>
        <w:t>It has been hypothesised that a warmer world may lower winter mortality in temperate climates.</w: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 </w:instrTex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EN.CITE.DATA </w:instrText>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separate"/>
      </w:r>
      <w:r w:rsidRPr="00773692">
        <w:rPr>
          <w:rFonts w:ascii="Times New Roman" w:hAnsi="Times New Roman"/>
          <w:noProof/>
          <w:color w:val="000000" w:themeColor="text1"/>
          <w:sz w:val="24"/>
          <w:szCs w:val="24"/>
        </w:rPr>
        <w:t>(1, 2)</w:t>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t xml:space="preserve"> There is however limited data to characterise the seasonality of mortality in relation to</w:t>
      </w:r>
      <w:r w:rsidRPr="00773692" w:rsidDel="00C57E45">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age, sex, and local climate, or to understand how it has changed over time.  Here, we use geo-coded data on deaths in the USA and wavelet analytical techniques to comprehensively analyse the seasonality of mortality by age group and sex from 1982 to 2013, nationally and in subnational climatic regions. Death rates in men and women older than 45 years exhibit statistically significant seasonality with peak in January/February and minimum in June/July. Percent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ins w:id="8" w:author="Ezzati, Majid" w:date="2017-10-01T22:16:00Z">
        <w:r w:rsidR="00421068">
          <w:rPr>
            <w:rFonts w:ascii="Times New Roman" w:hAnsi="Times New Roman"/>
            <w:color w:val="000000" w:themeColor="text1"/>
            <w:sz w:val="24"/>
            <w:szCs w:val="24"/>
          </w:rPr>
          <w:t>ed</w:t>
        </w:r>
      </w:ins>
      <w:r w:rsidRPr="00773692">
        <w:rPr>
          <w:rFonts w:ascii="Times New Roman" w:hAnsi="Times New Roman"/>
          <w:color w:val="000000" w:themeColor="text1"/>
          <w:sz w:val="24"/>
          <w:szCs w:val="24"/>
        </w:rPr>
        <w:t xml:space="preserve"> in June/July and </w:t>
      </w:r>
      <w:del w:id="9" w:author="Ezzati, Majid" w:date="2017-10-01T22:17:00Z">
        <w:r w:rsidRPr="00773692" w:rsidDel="00421068">
          <w:rPr>
            <w:rFonts w:ascii="Times New Roman" w:hAnsi="Times New Roman"/>
            <w:color w:val="000000" w:themeColor="text1"/>
            <w:sz w:val="24"/>
            <w:szCs w:val="24"/>
          </w:rPr>
          <w:delText xml:space="preserve">are </w:delText>
        </w:r>
      </w:del>
      <w:ins w:id="10" w:author="Ezzati, Majid" w:date="2017-10-01T22:17:00Z">
        <w:r w:rsidR="00421068">
          <w:rPr>
            <w:rFonts w:ascii="Times New Roman" w:hAnsi="Times New Roman"/>
            <w:color w:val="000000" w:themeColor="text1"/>
            <w:sz w:val="24"/>
            <w:szCs w:val="24"/>
          </w:rPr>
          <w:t>we</w:t>
        </w:r>
        <w:r w:rsidR="00421068" w:rsidRPr="00773692">
          <w:rPr>
            <w:rFonts w:ascii="Times New Roman" w:hAnsi="Times New Roman"/>
            <w:color w:val="000000" w:themeColor="text1"/>
            <w:sz w:val="24"/>
            <w:szCs w:val="24"/>
          </w:rPr>
          <w:t xml:space="preserve">re </w:t>
        </w:r>
      </w:ins>
      <w:r w:rsidRPr="00773692">
        <w:rPr>
          <w:rFonts w:ascii="Times New Roman" w:hAnsi="Times New Roman"/>
          <w:color w:val="000000" w:themeColor="text1"/>
          <w:sz w:val="24"/>
          <w:szCs w:val="24"/>
        </w:rPr>
        <w:t xml:space="preserve">lowest in December/January, </w:t>
      </w:r>
      <w:del w:id="11" w:author="Ezzati, Majid" w:date="2017-10-01T22:17:00Z">
        <w:r w:rsidRPr="00773692" w:rsidDel="00421068">
          <w:rPr>
            <w:rFonts w:ascii="Times New Roman" w:hAnsi="Times New Roman"/>
            <w:color w:val="000000" w:themeColor="text1"/>
            <w:sz w:val="24"/>
            <w:szCs w:val="24"/>
          </w:rPr>
          <w:delText xml:space="preserve">but </w:delText>
        </w:r>
      </w:del>
      <w:ins w:id="12" w:author="Ezzati, Majid" w:date="2017-10-01T22:17:00Z">
        <w:r w:rsidR="00421068">
          <w:rPr>
            <w:rFonts w:ascii="Times New Roman" w:hAnsi="Times New Roman"/>
            <w:color w:val="000000" w:themeColor="text1"/>
            <w:sz w:val="24"/>
            <w:szCs w:val="24"/>
          </w:rPr>
          <w:t>with</w:t>
        </w:r>
        <w:r w:rsidR="00421068" w:rsidRPr="00773692">
          <w:rPr>
            <w:rFonts w:ascii="Times New Roman" w:hAnsi="Times New Roman"/>
            <w:color w:val="000000" w:themeColor="text1"/>
            <w:sz w:val="24"/>
            <w:szCs w:val="24"/>
          </w:rPr>
          <w:t xml:space="preserve"> </w:t>
        </w:r>
      </w:ins>
      <w:r w:rsidRPr="00773692">
        <w:rPr>
          <w:rFonts w:ascii="Times New Roman" w:hAnsi="Times New Roman"/>
          <w:color w:val="000000" w:themeColor="text1"/>
          <w:sz w:val="24"/>
          <w:szCs w:val="24"/>
        </w:rPr>
        <w:t>the percent difference peak and minimum months shr</w:t>
      </w:r>
      <w:ins w:id="13" w:author="Ezzati, Majid" w:date="2017-10-01T22:17:00Z">
        <w:r w:rsidR="00421068">
          <w:rPr>
            <w:rFonts w:ascii="Times New Roman" w:hAnsi="Times New Roman"/>
            <w:color w:val="000000" w:themeColor="text1"/>
            <w:sz w:val="24"/>
            <w:szCs w:val="24"/>
          </w:rPr>
          <w:t>i</w:t>
        </w:r>
      </w:ins>
      <w:del w:id="14" w:author="Ezzati, Majid" w:date="2017-10-01T22:17:00Z">
        <w:r w:rsidRPr="00773692" w:rsidDel="00421068">
          <w:rPr>
            <w:rFonts w:ascii="Times New Roman" w:hAnsi="Times New Roman"/>
            <w:color w:val="000000" w:themeColor="text1"/>
            <w:sz w:val="24"/>
            <w:szCs w:val="24"/>
          </w:rPr>
          <w:delText>a</w:delText>
        </w:r>
      </w:del>
      <w:r w:rsidRPr="00773692">
        <w:rPr>
          <w:rFonts w:ascii="Times New Roman" w:hAnsi="Times New Roman"/>
          <w:color w:val="000000" w:themeColor="text1"/>
          <w:sz w:val="24"/>
          <w:szCs w:val="24"/>
        </w:rPr>
        <w:t>nk</w:t>
      </w:r>
      <w:ins w:id="15" w:author="Ezzati, Majid" w:date="2017-10-01T22:17:00Z">
        <w:r w:rsidR="00421068">
          <w:rPr>
            <w:rFonts w:ascii="Times New Roman" w:hAnsi="Times New Roman"/>
            <w:color w:val="000000" w:themeColor="text1"/>
            <w:sz w:val="24"/>
            <w:szCs w:val="24"/>
          </w:rPr>
          <w:t>ing</w:t>
        </w:r>
      </w:ins>
      <w:r w:rsidRPr="00773692">
        <w:rPr>
          <w:rFonts w:ascii="Times New Roman" w:hAnsi="Times New Roman"/>
          <w:color w:val="000000" w:themeColor="text1"/>
          <w:sz w:val="24"/>
          <w:szCs w:val="24"/>
        </w:rPr>
        <w:t xml:space="preserve"> over time. </w:t>
      </w:r>
      <w:del w:id="16" w:author="Ezzati, Majid" w:date="2017-10-01T22:17:00Z">
        <w:r w:rsidRPr="00773692" w:rsidDel="00421068">
          <w:rPr>
            <w:rFonts w:ascii="Times New Roman" w:hAnsi="Times New Roman"/>
            <w:color w:val="000000" w:themeColor="text1"/>
            <w:sz w:val="24"/>
            <w:szCs w:val="24"/>
          </w:rPr>
          <w:delText xml:space="preserve"> </w:delText>
        </w:r>
      </w:del>
      <w:moveToRangeStart w:id="17" w:author="Ezzati, Majid" w:date="2017-10-01T22:17:00Z" w:name="move494659605"/>
      <w:moveTo w:id="18" w:author="Ezzati, Majid" w:date="2017-10-01T22:17:00Z">
        <w:r w:rsidR="00421068" w:rsidRPr="00773692">
          <w:rPr>
            <w:rFonts w:ascii="Times New Roman" w:hAnsi="Times New Roman"/>
            <w:color w:val="000000" w:themeColor="text1"/>
            <w:sz w:val="24"/>
            <w:szCs w:val="24"/>
          </w:rPr>
          <w:t>Currently, all parts of USA are similarly adapted to temperature seasonality, although impacts on mortality depend on age.</w:t>
        </w:r>
      </w:moveTo>
      <w:moveToRangeEnd w:id="17"/>
      <w:ins w:id="19" w:author="Ezzati, Majid" w:date="2017-10-01T22:18:00Z">
        <w:r w:rsidR="00421068">
          <w:rPr>
            <w:rFonts w:ascii="Times New Roman" w:hAnsi="Times New Roman"/>
            <w:color w:val="000000" w:themeColor="text1"/>
            <w:sz w:val="24"/>
            <w:szCs w:val="24"/>
          </w:rPr>
          <w:t xml:space="preserve"> </w:t>
        </w:r>
      </w:ins>
      <w:r w:rsidRPr="00773692">
        <w:rPr>
          <w:rFonts w:ascii="Times New Roman" w:hAnsi="Times New Roman"/>
          <w:color w:val="000000" w:themeColor="text1"/>
          <w:sz w:val="24"/>
          <w:szCs w:val="24"/>
        </w:rPr>
        <w:t xml:space="preserve">The findings allow identifying at-risk groups, plan responses </w:t>
      </w:r>
      <w:proofErr w:type="gramStart"/>
      <w:r w:rsidRPr="00773692">
        <w:rPr>
          <w:rFonts w:ascii="Times New Roman" w:hAnsi="Times New Roman"/>
          <w:color w:val="000000" w:themeColor="text1"/>
          <w:sz w:val="24"/>
          <w:szCs w:val="24"/>
        </w:rPr>
        <w:t>at the present time</w:t>
      </w:r>
      <w:proofErr w:type="gramEnd"/>
      <w:r w:rsidRPr="00773692">
        <w:rPr>
          <w:rFonts w:ascii="Times New Roman" w:hAnsi="Times New Roman"/>
          <w:color w:val="000000" w:themeColor="text1"/>
          <w:sz w:val="24"/>
          <w:szCs w:val="24"/>
        </w:rPr>
        <w:t xml:space="preserve">, and envision how changes in regional climate may influence seasonal mortality. </w:t>
      </w:r>
      <w:moveFromRangeStart w:id="20" w:author="Ezzati, Majid" w:date="2017-10-01T22:17:00Z" w:name="move494659605"/>
      <w:moveFrom w:id="21" w:author="Ezzati, Majid" w:date="2017-10-01T22:17:00Z">
        <w:r w:rsidRPr="00773692" w:rsidDel="00421068">
          <w:rPr>
            <w:rFonts w:ascii="Times New Roman" w:hAnsi="Times New Roman"/>
            <w:color w:val="000000" w:themeColor="text1"/>
            <w:sz w:val="24"/>
            <w:szCs w:val="24"/>
          </w:rPr>
          <w:t>Currently, all parts of USA are similarly adapted to temperature seasonality, although impacts on mortality depend on age.</w:t>
        </w:r>
      </w:moveFrom>
      <w:moveFromRangeEnd w:id="20"/>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60E525" w14:textId="78A5344F" w:rsidR="0067689E" w:rsidRPr="00BD7179" w:rsidRDefault="00DA178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Significance statement</w:t>
      </w:r>
    </w:p>
    <w:p w14:paraId="14CDB6EF" w14:textId="0CF6F6D4" w:rsidR="000210D1" w:rsidRDefault="00EE0CA6" w:rsidP="00C33FFB">
      <w:pPr>
        <w:spacing w:after="0" w:line="480" w:lineRule="auto"/>
        <w:jc w:val="both"/>
        <w:rPr>
          <w:rFonts w:ascii="Times New Roman" w:hAnsi="Times New Roman"/>
          <w:color w:val="000000" w:themeColor="text1"/>
          <w:sz w:val="24"/>
          <w:szCs w:val="24"/>
        </w:rPr>
      </w:pPr>
      <w:commentRangeStart w:id="22"/>
      <w:r>
        <w:rPr>
          <w:rFonts w:ascii="Times New Roman" w:hAnsi="Times New Roman"/>
          <w:color w:val="000000" w:themeColor="text1"/>
          <w:sz w:val="24"/>
          <w:szCs w:val="24"/>
        </w:rPr>
        <w:t>W</w:t>
      </w:r>
      <w:r w:rsidR="004508FE" w:rsidRPr="001677FD">
        <w:rPr>
          <w:rFonts w:ascii="Times New Roman" w:hAnsi="Times New Roman"/>
          <w:color w:val="000000" w:themeColor="text1"/>
          <w:sz w:val="24"/>
          <w:szCs w:val="24"/>
        </w:rPr>
        <w:t>e characterise</w:t>
      </w:r>
      <w:r w:rsidR="00A87EFB">
        <w:rPr>
          <w:rFonts w:ascii="Times New Roman" w:hAnsi="Times New Roman"/>
          <w:color w:val="000000" w:themeColor="text1"/>
          <w:sz w:val="24"/>
          <w:szCs w:val="24"/>
        </w:rPr>
        <w:t>d</w:t>
      </w:r>
      <w:r w:rsidR="004508FE" w:rsidRPr="001677FD">
        <w:rPr>
          <w:rFonts w:ascii="Times New Roman" w:hAnsi="Times New Roman"/>
          <w:color w:val="000000" w:themeColor="text1"/>
          <w:sz w:val="24"/>
          <w:szCs w:val="24"/>
        </w:rPr>
        <w:t xml:space="preserve"> the demographic</w:t>
      </w:r>
      <w:r w:rsidR="004508FE">
        <w:rPr>
          <w:rFonts w:ascii="Times New Roman" w:hAnsi="Times New Roman"/>
          <w:color w:val="000000" w:themeColor="text1"/>
          <w:sz w:val="24"/>
          <w:szCs w:val="24"/>
        </w:rPr>
        <w:t xml:space="preserve"> (age </w:t>
      </w:r>
      <w:r w:rsidR="002166AE">
        <w:rPr>
          <w:rFonts w:ascii="Times New Roman" w:hAnsi="Times New Roman"/>
          <w:color w:val="000000" w:themeColor="text1"/>
          <w:sz w:val="24"/>
          <w:szCs w:val="24"/>
        </w:rPr>
        <w:t xml:space="preserve">group </w:t>
      </w:r>
      <w:r w:rsidR="004508FE">
        <w:rPr>
          <w:rFonts w:ascii="Times New Roman" w:hAnsi="Times New Roman"/>
          <w:color w:val="000000" w:themeColor="text1"/>
          <w:sz w:val="24"/>
          <w:szCs w:val="24"/>
        </w:rPr>
        <w:t>and sex)</w:t>
      </w:r>
      <w:r w:rsidR="004508FE" w:rsidRPr="001677FD">
        <w:rPr>
          <w:rFonts w:ascii="Times New Roman" w:hAnsi="Times New Roman"/>
          <w:color w:val="000000" w:themeColor="text1"/>
          <w:sz w:val="24"/>
          <w:szCs w:val="24"/>
        </w:rPr>
        <w:t>, spatial</w:t>
      </w:r>
      <w:r w:rsidR="004508FE">
        <w:rPr>
          <w:rFonts w:ascii="Times New Roman" w:hAnsi="Times New Roman"/>
          <w:color w:val="000000" w:themeColor="text1"/>
          <w:sz w:val="24"/>
          <w:szCs w:val="24"/>
        </w:rPr>
        <w:t xml:space="preserve"> (climate region)</w:t>
      </w:r>
      <w:r w:rsidR="004508FE" w:rsidRPr="001677FD">
        <w:rPr>
          <w:rFonts w:ascii="Times New Roman" w:hAnsi="Times New Roman"/>
          <w:color w:val="000000" w:themeColor="text1"/>
          <w:sz w:val="24"/>
          <w:szCs w:val="24"/>
        </w:rPr>
        <w:t xml:space="preserve"> and temporal </w:t>
      </w:r>
      <w:r w:rsidR="004508FE">
        <w:rPr>
          <w:rFonts w:ascii="Times New Roman" w:hAnsi="Times New Roman"/>
          <w:color w:val="000000" w:themeColor="text1"/>
          <w:sz w:val="24"/>
          <w:szCs w:val="24"/>
        </w:rPr>
        <w:t xml:space="preserve">(multi-decade analysis) </w:t>
      </w:r>
      <w:r w:rsidR="004508FE" w:rsidRPr="001677FD">
        <w:rPr>
          <w:rFonts w:ascii="Times New Roman" w:hAnsi="Times New Roman"/>
          <w:color w:val="000000" w:themeColor="text1"/>
          <w:sz w:val="24"/>
          <w:szCs w:val="24"/>
        </w:rPr>
        <w:t>patterns of mortality seasonality in the ent</w:t>
      </w:r>
      <w:r>
        <w:rPr>
          <w:rFonts w:ascii="Times New Roman" w:hAnsi="Times New Roman"/>
          <w:color w:val="000000" w:themeColor="text1"/>
          <w:sz w:val="24"/>
          <w:szCs w:val="24"/>
        </w:rPr>
        <w:t>ire USA</w:t>
      </w:r>
      <w:r w:rsidR="00EF0C40">
        <w:rPr>
          <w:rFonts w:ascii="Times New Roman" w:hAnsi="Times New Roman"/>
          <w:color w:val="000000" w:themeColor="text1"/>
          <w:sz w:val="24"/>
          <w:szCs w:val="24"/>
        </w:rPr>
        <w:t xml:space="preserve"> by analysing </w:t>
      </w:r>
      <w:r w:rsidR="00EF0C40" w:rsidRPr="001677FD">
        <w:rPr>
          <w:rFonts w:ascii="Times New Roman" w:hAnsi="Times New Roman"/>
          <w:color w:val="000000" w:themeColor="text1"/>
          <w:sz w:val="24"/>
          <w:szCs w:val="24"/>
        </w:rPr>
        <w:t>over three dec</w:t>
      </w:r>
      <w:r w:rsidR="00EF0C40">
        <w:rPr>
          <w:rFonts w:ascii="Times New Roman" w:hAnsi="Times New Roman"/>
          <w:color w:val="000000" w:themeColor="text1"/>
          <w:sz w:val="24"/>
          <w:szCs w:val="24"/>
        </w:rPr>
        <w:t>ades of national mortality data</w:t>
      </w:r>
      <w:r>
        <w:rPr>
          <w:rFonts w:ascii="Times New Roman" w:hAnsi="Times New Roman"/>
          <w:color w:val="000000" w:themeColor="text1"/>
          <w:sz w:val="24"/>
          <w:szCs w:val="24"/>
        </w:rPr>
        <w:t>. To our knowledge, t</w:t>
      </w:r>
      <w:r w:rsidR="002166AE">
        <w:rPr>
          <w:rFonts w:ascii="Times New Roman" w:hAnsi="Times New Roman"/>
          <w:color w:val="000000" w:themeColor="text1"/>
          <w:sz w:val="24"/>
          <w:szCs w:val="24"/>
        </w:rPr>
        <w:t xml:space="preserve">he inclusion of age group, sex, geography and time has not been done in any </w:t>
      </w:r>
      <w:r w:rsidR="00A87EFB">
        <w:rPr>
          <w:rFonts w:ascii="Times New Roman" w:hAnsi="Times New Roman"/>
          <w:color w:val="000000" w:themeColor="text1"/>
          <w:sz w:val="24"/>
          <w:szCs w:val="24"/>
        </w:rPr>
        <w:t>prior analysis, and</w:t>
      </w:r>
      <w:r w:rsidR="002166AE">
        <w:rPr>
          <w:rFonts w:ascii="Times New Roman" w:hAnsi="Times New Roman"/>
          <w:color w:val="000000" w:themeColor="text1"/>
          <w:sz w:val="24"/>
          <w:szCs w:val="24"/>
        </w:rPr>
        <w:t xml:space="preserve"> </w:t>
      </w:r>
      <w:r w:rsidR="002166AE" w:rsidRPr="007E021F">
        <w:rPr>
          <w:rFonts w:ascii="Times New Roman" w:hAnsi="Times New Roman"/>
          <w:color w:val="000000" w:themeColor="text1"/>
          <w:sz w:val="24"/>
          <w:szCs w:val="24"/>
        </w:rPr>
        <w:t>allow</w:t>
      </w:r>
      <w:r w:rsidR="002166AE">
        <w:rPr>
          <w:rFonts w:ascii="Times New Roman" w:hAnsi="Times New Roman"/>
          <w:color w:val="000000" w:themeColor="text1"/>
          <w:sz w:val="24"/>
          <w:szCs w:val="24"/>
        </w:rPr>
        <w:t>s</w:t>
      </w:r>
      <w:r w:rsidR="002166AE" w:rsidRPr="007E021F">
        <w:rPr>
          <w:rFonts w:ascii="Times New Roman" w:hAnsi="Times New Roman"/>
          <w:color w:val="000000" w:themeColor="text1"/>
          <w:sz w:val="24"/>
          <w:szCs w:val="24"/>
        </w:rPr>
        <w:t xml:space="preserve"> identifying at-risk groups</w:t>
      </w:r>
      <w:r w:rsidR="001D7BA9">
        <w:rPr>
          <w:rFonts w:ascii="Times New Roman" w:hAnsi="Times New Roman"/>
          <w:color w:val="000000" w:themeColor="text1"/>
          <w:sz w:val="24"/>
          <w:szCs w:val="24"/>
        </w:rPr>
        <w:t xml:space="preserve"> and regions</w:t>
      </w:r>
      <w:r w:rsidR="002166AE" w:rsidRPr="007E021F">
        <w:rPr>
          <w:rFonts w:ascii="Times New Roman" w:hAnsi="Times New Roman"/>
          <w:color w:val="000000" w:themeColor="text1"/>
          <w:sz w:val="24"/>
          <w:szCs w:val="24"/>
        </w:rPr>
        <w:t>, plan</w:t>
      </w:r>
      <w:r w:rsidR="00A87EFB">
        <w:rPr>
          <w:rFonts w:ascii="Times New Roman" w:hAnsi="Times New Roman"/>
          <w:color w:val="000000" w:themeColor="text1"/>
          <w:sz w:val="24"/>
          <w:szCs w:val="24"/>
        </w:rPr>
        <w:t>ning</w:t>
      </w:r>
      <w:r w:rsidR="002166AE" w:rsidRPr="007E021F">
        <w:rPr>
          <w:rFonts w:ascii="Times New Roman" w:hAnsi="Times New Roman"/>
          <w:color w:val="000000" w:themeColor="text1"/>
          <w:sz w:val="24"/>
          <w:szCs w:val="24"/>
        </w:rPr>
        <w:t xml:space="preserve"> responses </w:t>
      </w:r>
      <w:proofErr w:type="gramStart"/>
      <w:r w:rsidR="002166AE" w:rsidRPr="007E021F">
        <w:rPr>
          <w:rFonts w:ascii="Times New Roman" w:hAnsi="Times New Roman"/>
          <w:color w:val="000000" w:themeColor="text1"/>
          <w:sz w:val="24"/>
          <w:szCs w:val="24"/>
        </w:rPr>
        <w:t>at the present time</w:t>
      </w:r>
      <w:proofErr w:type="gramEnd"/>
      <w:r w:rsidR="002166AE" w:rsidRPr="007E021F">
        <w:rPr>
          <w:rFonts w:ascii="Times New Roman" w:hAnsi="Times New Roman"/>
          <w:color w:val="000000" w:themeColor="text1"/>
          <w:sz w:val="24"/>
          <w:szCs w:val="24"/>
        </w:rPr>
        <w:t>, and envision</w:t>
      </w:r>
      <w:r w:rsidR="00A87EFB">
        <w:rPr>
          <w:rFonts w:ascii="Times New Roman" w:hAnsi="Times New Roman"/>
          <w:color w:val="000000" w:themeColor="text1"/>
          <w:sz w:val="24"/>
          <w:szCs w:val="24"/>
        </w:rPr>
        <w:t>ing</w:t>
      </w:r>
      <w:r w:rsidR="002166AE" w:rsidRPr="007E021F">
        <w:rPr>
          <w:rFonts w:ascii="Times New Roman" w:hAnsi="Times New Roman"/>
          <w:color w:val="000000" w:themeColor="text1"/>
          <w:sz w:val="24"/>
          <w:szCs w:val="24"/>
        </w:rPr>
        <w:t xml:space="preserve"> how changes in regional climate may influence seasonal mortality</w:t>
      </w:r>
      <w:r w:rsidR="002166A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Further we apply a novel approach, </w:t>
      </w:r>
      <w:r w:rsidRPr="001677FD">
        <w:rPr>
          <w:rFonts w:ascii="Times New Roman" w:hAnsi="Times New Roman"/>
          <w:color w:val="000000" w:themeColor="text1"/>
          <w:sz w:val="24"/>
          <w:szCs w:val="24"/>
        </w:rPr>
        <w:t>wavelet analytical techniques</w:t>
      </w:r>
      <w:r w:rsidR="002166AE">
        <w:rPr>
          <w:rFonts w:ascii="Times New Roman" w:hAnsi="Times New Roman"/>
          <w:color w:val="000000" w:themeColor="text1"/>
          <w:sz w:val="24"/>
          <w:szCs w:val="24"/>
        </w:rPr>
        <w:t xml:space="preserve"> and </w:t>
      </w:r>
      <w:r w:rsidR="002166AE" w:rsidRPr="001677FD">
        <w:rPr>
          <w:rFonts w:ascii="Times New Roman" w:hAnsi="Times New Roman"/>
          <w:sz w:val="24"/>
          <w:szCs w:val="24"/>
        </w:rPr>
        <w:t>centre of gravity analyses</w:t>
      </w:r>
      <w:r w:rsidR="002166AE">
        <w:rPr>
          <w:rFonts w:ascii="Times New Roman" w:hAnsi="Times New Roman"/>
          <w:sz w:val="24"/>
          <w:szCs w:val="24"/>
        </w:rPr>
        <w:t>,</w:t>
      </w:r>
      <w:r w:rsidRPr="001677FD">
        <w:rPr>
          <w:rFonts w:ascii="Times New Roman" w:hAnsi="Times New Roman"/>
          <w:color w:val="000000" w:themeColor="text1"/>
          <w:sz w:val="24"/>
          <w:szCs w:val="24"/>
        </w:rPr>
        <w:t xml:space="preserve"> </w:t>
      </w:r>
      <w:r w:rsidR="002166AE">
        <w:rPr>
          <w:rFonts w:ascii="Times New Roman" w:hAnsi="Times New Roman"/>
          <w:sz w:val="24"/>
          <w:szCs w:val="24"/>
        </w:rPr>
        <w:t xml:space="preserve">which allow </w:t>
      </w:r>
      <w:r w:rsidR="002166AE" w:rsidRPr="001677FD">
        <w:rPr>
          <w:rFonts w:ascii="Times New Roman" w:hAnsi="Times New Roman"/>
          <w:sz w:val="24"/>
          <w:szCs w:val="24"/>
        </w:rPr>
        <w:t>systematically identifying and char</w:t>
      </w:r>
      <w:r w:rsidR="002166AE">
        <w:rPr>
          <w:rFonts w:ascii="Times New Roman" w:hAnsi="Times New Roman"/>
          <w:sz w:val="24"/>
          <w:szCs w:val="24"/>
        </w:rPr>
        <w:t>acterising seasonality, and</w:t>
      </w:r>
      <w:r w:rsidR="002166AE" w:rsidRPr="001677FD">
        <w:rPr>
          <w:rFonts w:ascii="Times New Roman" w:hAnsi="Times New Roman"/>
          <w:sz w:val="24"/>
          <w:szCs w:val="24"/>
        </w:rPr>
        <w:t xml:space="preserve"> examining how it changes or disappears over time</w:t>
      </w:r>
      <w:commentRangeEnd w:id="22"/>
      <w:r w:rsidR="006C41B5">
        <w:rPr>
          <w:rStyle w:val="CommentReference"/>
          <w:rFonts w:asciiTheme="minorHAnsi" w:eastAsiaTheme="minorHAnsi" w:hAnsiTheme="minorHAnsi" w:cstheme="minorBidi"/>
        </w:rPr>
        <w:commentReference w:id="22"/>
      </w:r>
      <w:r w:rsidR="002166AE" w:rsidRPr="001677FD">
        <w:rPr>
          <w:rFonts w:ascii="Times New Roman" w:hAnsi="Times New Roman"/>
          <w:sz w:val="24"/>
          <w:szCs w:val="24"/>
        </w:rPr>
        <w:t>.</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commentRangeStart w:id="23"/>
      <w:r>
        <w:rPr>
          <w:rFonts w:ascii="Times New Roman" w:hAnsi="Times New Roman"/>
          <w:b/>
          <w:color w:val="000000" w:themeColor="text1"/>
          <w:sz w:val="24"/>
          <w:szCs w:val="24"/>
        </w:rPr>
        <w:lastRenderedPageBreak/>
        <w:t>Introduction</w:t>
      </w:r>
      <w:commentRangeEnd w:id="23"/>
      <w:r w:rsidR="006C41B5">
        <w:rPr>
          <w:rStyle w:val="CommentReference"/>
          <w:rFonts w:asciiTheme="minorHAnsi" w:eastAsiaTheme="minorHAnsi" w:hAnsiTheme="minorHAnsi" w:cstheme="minorBidi"/>
        </w:rPr>
        <w:commentReference w:id="23"/>
      </w:r>
    </w:p>
    <w:p w14:paraId="2E1B36AE" w14:textId="5A56B95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 </w:instrText>
      </w:r>
      <w:r w:rsid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EN.CITE.DATA </w:instrText>
      </w:r>
      <w:r w:rsidR="00773692">
        <w:rPr>
          <w:rFonts w:ascii="Times New Roman" w:hAnsi="Times New Roman"/>
          <w:color w:val="000000" w:themeColor="text1"/>
          <w:sz w:val="24"/>
          <w:szCs w:val="24"/>
        </w:rPr>
      </w:r>
      <w:r w:rsidR="00773692">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00773692">
        <w:rPr>
          <w:rFonts w:ascii="Times New Roman" w:hAnsi="Times New Roman"/>
          <w:noProof/>
          <w:color w:val="000000" w:themeColor="text1"/>
          <w:sz w:val="24"/>
          <w:szCs w:val="24"/>
        </w:rPr>
        <w:t>(1, 2)</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 xml:space="preserve">n a large country like the USA, which possesses distinct climate regions, not only do </w:t>
      </w:r>
      <w:ins w:id="24" w:author="Majid" w:date="2017-09-27T10:35:00Z">
        <w:r w:rsidR="00310C35" w:rsidRPr="001677FD">
          <w:rPr>
            <w:rFonts w:ascii="Times New Roman" w:hAnsi="Times New Roman"/>
            <w:color w:val="000000" w:themeColor="text1"/>
            <w:sz w:val="24"/>
            <w:szCs w:val="24"/>
          </w:rPr>
          <w:t xml:space="preserve">average </w:t>
        </w:r>
      </w:ins>
      <w:r w:rsidRPr="001677FD">
        <w:rPr>
          <w:rFonts w:ascii="Times New Roman" w:hAnsi="Times New Roman"/>
          <w:color w:val="000000" w:themeColor="text1"/>
          <w:sz w:val="24"/>
          <w:szCs w:val="24"/>
        </w:rPr>
        <w:t xml:space="preserve">annual </w:t>
      </w:r>
      <w:del w:id="25" w:author="Majid" w:date="2017-09-27T10:35:00Z">
        <w:r w:rsidRPr="001677FD" w:rsidDel="00310C35">
          <w:rPr>
            <w:rFonts w:ascii="Times New Roman" w:hAnsi="Times New Roman"/>
            <w:color w:val="000000" w:themeColor="text1"/>
            <w:sz w:val="24"/>
            <w:szCs w:val="24"/>
          </w:rPr>
          <w:delText xml:space="preserve">average </w:delText>
        </w:r>
      </w:del>
      <w:r w:rsidRPr="001677FD">
        <w:rPr>
          <w:rFonts w:ascii="Times New Roman" w:hAnsi="Times New Roman"/>
          <w:color w:val="000000" w:themeColor="text1"/>
          <w:sz w:val="24"/>
          <w:szCs w:val="24"/>
        </w:rPr>
        <w:t>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(11-13)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w:t>
      </w:r>
      <w:commentRangeStart w:id="26"/>
      <w:del w:id="27" w:author="Majid" w:date="2017-09-27T10:35:00Z">
        <w:r w:rsidR="004508FE" w:rsidDel="00310C35">
          <w:rPr>
            <w:rFonts w:ascii="Times New Roman" w:hAnsi="Times New Roman"/>
            <w:color w:val="000000" w:themeColor="text1"/>
            <w:sz w:val="24"/>
            <w:szCs w:val="24"/>
          </w:rPr>
          <w:delText xml:space="preserve"> (panel)</w:delText>
        </w:r>
      </w:del>
      <w:r w:rsidR="004508FE" w:rsidRPr="001677FD">
        <w:rPr>
          <w:rFonts w:ascii="Times New Roman" w:hAnsi="Times New Roman"/>
          <w:color w:val="000000" w:themeColor="text1"/>
          <w:sz w:val="24"/>
          <w:szCs w:val="24"/>
        </w:rPr>
        <w:t>.</w:t>
      </w:r>
      <w:commentRangeEnd w:id="26"/>
      <w:r w:rsidR="00310C35">
        <w:rPr>
          <w:rStyle w:val="CommentReference"/>
          <w:rFonts w:asciiTheme="minorHAnsi" w:eastAsiaTheme="minorHAnsi" w:hAnsiTheme="minorHAnsi" w:cstheme="minorBidi"/>
        </w:rPr>
        <w:commentReference w:id="26"/>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48F0B552"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6D5A246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All-cause </w:t>
      </w:r>
      <w:del w:id="28" w:author="Ezzati, Majid" w:date="2017-10-01T22:24:00Z">
        <w:r w:rsidRPr="001677FD" w:rsidDel="00421068">
          <w:rPr>
            <w:rFonts w:ascii="Times New Roman" w:hAnsi="Times New Roman"/>
            <w:sz w:val="24"/>
            <w:szCs w:val="24"/>
          </w:rPr>
          <w:delText xml:space="preserve">male </w:delText>
        </w:r>
      </w:del>
      <w:r w:rsidRPr="001677FD">
        <w:rPr>
          <w:rFonts w:ascii="Times New Roman" w:hAnsi="Times New Roman"/>
          <w:sz w:val="24"/>
          <w:szCs w:val="24"/>
        </w:rPr>
        <w:t>mortality</w:t>
      </w:r>
      <w:ins w:id="29" w:author="Ezzati, Majid" w:date="2017-10-01T22:24:00Z">
        <w:r w:rsidR="00421068">
          <w:rPr>
            <w:rFonts w:ascii="Times New Roman" w:hAnsi="Times New Roman"/>
            <w:sz w:val="24"/>
            <w:szCs w:val="24"/>
          </w:rPr>
          <w:t xml:space="preserve"> in males</w:t>
        </w:r>
      </w:ins>
      <w:r w:rsidRPr="001677FD">
        <w:rPr>
          <w:rFonts w:ascii="Times New Roman" w:hAnsi="Times New Roman"/>
          <w:sz w:val="24"/>
          <w:szCs w:val="24"/>
        </w:rPr>
        <w:t xml:space="preserve"> had a statistically significant 12-month seasonality in all age groups</w:t>
      </w:r>
      <w:ins w:id="30" w:author="Ezzati, Majid" w:date="2017-10-01T22:24:00Z">
        <w:r w:rsidR="00421068">
          <w:rPr>
            <w:rFonts w:ascii="Times New Roman" w:hAnsi="Times New Roman"/>
            <w:sz w:val="24"/>
            <w:szCs w:val="24"/>
          </w:rPr>
          <w:t>,</w:t>
        </w:r>
      </w:ins>
      <w:r w:rsidRPr="001677FD">
        <w:rPr>
          <w:rFonts w:ascii="Times New Roman" w:hAnsi="Times New Roman"/>
          <w:sz w:val="24"/>
          <w:szCs w:val="24"/>
        </w:rPr>
        <w:t xml:space="preserve"> except in ages 35-44 years, </w:t>
      </w:r>
      <w:del w:id="31" w:author="Ezzati, Majid" w:date="2017-10-01T22:24:00Z">
        <w:r w:rsidRPr="001677FD" w:rsidDel="00421068">
          <w:rPr>
            <w:rFonts w:ascii="Times New Roman" w:hAnsi="Times New Roman"/>
            <w:sz w:val="24"/>
            <w:szCs w:val="24"/>
          </w:rPr>
          <w:delText xml:space="preserve">who </w:delText>
        </w:r>
      </w:del>
      <w:ins w:id="32" w:author="Ezzati, Majid" w:date="2017-10-01T22:24:00Z">
        <w:r w:rsidR="00421068" w:rsidRPr="001677FD">
          <w:rPr>
            <w:rFonts w:ascii="Times New Roman" w:hAnsi="Times New Roman"/>
            <w:sz w:val="24"/>
            <w:szCs w:val="24"/>
          </w:rPr>
          <w:t>wh</w:t>
        </w:r>
        <w:r w:rsidR="00421068">
          <w:rPr>
            <w:rFonts w:ascii="Times New Roman" w:hAnsi="Times New Roman"/>
            <w:sz w:val="24"/>
            <w:szCs w:val="24"/>
          </w:rPr>
          <w:t>ere it</w:t>
        </w:r>
        <w:r w:rsidR="00421068" w:rsidRPr="001677FD">
          <w:rPr>
            <w:rFonts w:ascii="Times New Roman" w:hAnsi="Times New Roman"/>
            <w:sz w:val="24"/>
            <w:szCs w:val="24"/>
          </w:rPr>
          <w:t xml:space="preserve"> </w:t>
        </w:r>
      </w:ins>
      <w:r w:rsidRPr="001677FD">
        <w:rPr>
          <w:rFonts w:ascii="Times New Roman" w:hAnsi="Times New Roman"/>
          <w:sz w:val="24"/>
          <w:szCs w:val="24"/>
        </w:rPr>
        <w:t xml:space="preserve">displayed statistically significant periodicity at 6 months (Figure </w:t>
      </w:r>
      <w:r w:rsidR="00040FE5">
        <w:rPr>
          <w:rFonts w:ascii="Times New Roman" w:hAnsi="Times New Roman"/>
          <w:sz w:val="24"/>
          <w:szCs w:val="24"/>
        </w:rPr>
        <w:t>2</w:t>
      </w:r>
      <w:r w:rsidRPr="001677FD">
        <w:rPr>
          <w:rFonts w:ascii="Times New Roman" w:hAnsi="Times New Roman"/>
          <w:sz w:val="24"/>
          <w:szCs w:val="24"/>
        </w:rPr>
        <w:t xml:space="preserve">A). In females, there was no significant 12-month seasonality in ages 5 to 34 years (Figure </w:t>
      </w:r>
      <w:r w:rsidR="00040FE5">
        <w:rPr>
          <w:rFonts w:ascii="Times New Roman" w:hAnsi="Times New Roman"/>
          <w:sz w:val="24"/>
          <w:szCs w:val="24"/>
        </w:rPr>
        <w:t>2</w:t>
      </w:r>
      <w:r w:rsidRPr="001677FD">
        <w:rPr>
          <w:rFonts w:ascii="Times New Roman" w:hAnsi="Times New Roman"/>
          <w:sz w:val="24"/>
          <w:szCs w:val="24"/>
        </w:rPr>
        <w:t xml:space="preserve">B); </w:t>
      </w:r>
      <w:ins w:id="33" w:author="Ezzati, Majid" w:date="2017-10-01T22:25:00Z">
        <w:r w:rsidR="00421068">
          <w:rPr>
            <w:rFonts w:ascii="Times New Roman" w:hAnsi="Times New Roman"/>
            <w:sz w:val="24"/>
            <w:szCs w:val="24"/>
          </w:rPr>
          <w:t xml:space="preserve">however, </w:t>
        </w:r>
      </w:ins>
      <w:r w:rsidRPr="001677FD">
        <w:rPr>
          <w:rFonts w:ascii="Times New Roman" w:hAnsi="Times New Roman"/>
          <w:sz w:val="24"/>
          <w:szCs w:val="24"/>
        </w:rPr>
        <w:t xml:space="preserve">girls aged 5-14 years exhibited periodicity at 6 months for most </w:t>
      </w:r>
      <w:r w:rsidRPr="001677FD">
        <w:rPr>
          <w:rFonts w:ascii="Times New Roman" w:hAnsi="Times New Roman"/>
          <w:sz w:val="24"/>
          <w:szCs w:val="24"/>
        </w:rPr>
        <w:lastRenderedPageBreak/>
        <w:t xml:space="preserve">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6F3163B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r w:rsidR="00040FE5">
        <w:rPr>
          <w:rFonts w:ascii="Times New Roman" w:hAnsi="Times New Roman"/>
          <w:sz w:val="24"/>
          <w:szCs w:val="24"/>
        </w:rPr>
        <w:t>3</w:t>
      </w:r>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5DB588B0"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r w:rsidR="00040FE5">
        <w:rPr>
          <w:rFonts w:ascii="Times New Roman" w:hAnsi="Times New Roman"/>
          <w:sz w:val="24"/>
          <w:szCs w:val="24"/>
        </w:rPr>
        <w:t>4</w:t>
      </w:r>
      <w:r w:rsidRPr="001677FD">
        <w:rPr>
          <w:rFonts w:ascii="Times New Roman" w:hAnsi="Times New Roman"/>
          <w:sz w:val="24"/>
          <w:szCs w:val="24"/>
        </w:rPr>
        <w:t xml:space="preserve">). In contrast, the difference between peak (summer) and minimum (winter) </w:t>
      </w:r>
      <w:ins w:id="34" w:author="Ezzati, Majid" w:date="2017-10-01T22:26:00Z">
        <w:r w:rsidR="005866BD">
          <w:rPr>
            <w:rFonts w:ascii="Times New Roman" w:hAnsi="Times New Roman"/>
            <w:sz w:val="24"/>
            <w:szCs w:val="24"/>
          </w:rPr>
          <w:t xml:space="preserve">death rates </w:t>
        </w:r>
      </w:ins>
      <w:r w:rsidRPr="001677FD">
        <w:rPr>
          <w:rFonts w:ascii="Times New Roman" w:hAnsi="Times New Roman"/>
          <w:sz w:val="24"/>
          <w:szCs w:val="24"/>
        </w:rPr>
        <w:t>declined significantly in younger ages, by nearly 25 percentage points in males aged 5-14 years and 15-24</w:t>
      </w:r>
      <w:ins w:id="35" w:author="Ezzati, Majid" w:date="2017-10-01T22:26:00Z">
        <w:r w:rsidR="005866BD">
          <w:rPr>
            <w:rFonts w:ascii="Times New Roman" w:hAnsi="Times New Roman"/>
            <w:sz w:val="24"/>
            <w:szCs w:val="24"/>
          </w:rPr>
          <w:t xml:space="preserve"> </w:t>
        </w:r>
      </w:ins>
      <w:del w:id="36" w:author="Ezzati, Majid" w:date="2017-10-01T22:26:00Z">
        <w:r w:rsidRPr="001677FD" w:rsidDel="005866BD">
          <w:rPr>
            <w:rFonts w:ascii="Times New Roman" w:hAnsi="Times New Roman"/>
            <w:sz w:val="24"/>
            <w:szCs w:val="24"/>
          </w:rPr>
          <w:delText>-</w:delText>
        </w:r>
      </w:del>
      <w:r w:rsidRPr="001677FD">
        <w:rPr>
          <w:rFonts w:ascii="Times New Roman" w:hAnsi="Times New Roman"/>
          <w:sz w:val="24"/>
          <w:szCs w:val="24"/>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1FCDE89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1) are consistent with the national ones (Figure </w:t>
      </w:r>
      <w:r w:rsidR="00040FE5">
        <w:rPr>
          <w:rFonts w:ascii="Times New Roman" w:hAnsi="Times New Roman"/>
          <w:sz w:val="24"/>
          <w:szCs w:val="24"/>
        </w:rPr>
        <w:t>5</w:t>
      </w:r>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w:t>
      </w:r>
      <w:r w:rsidRPr="001677FD">
        <w:rPr>
          <w:rFonts w:ascii="Times New Roman" w:hAnsi="Times New Roman"/>
          <w:sz w:val="24"/>
          <w:szCs w:val="24"/>
        </w:rPr>
        <w:lastRenderedPageBreak/>
        <w:t xml:space="preserve">the Southeast compared with -3.8 in the Northeast). Furthermore, above 45 years of age, there is little inter-region variation in the percent seasonal difference, despite the large variation in temperature difference between the peak and minimum months (Figure </w:t>
      </w:r>
      <w:r w:rsidR="00040FE5">
        <w:rPr>
          <w:rFonts w:ascii="Times New Roman" w:hAnsi="Times New Roman"/>
          <w:sz w:val="24"/>
          <w:szCs w:val="24"/>
        </w:rPr>
        <w:t>6</w:t>
      </w:r>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(16)</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w:t>
      </w:r>
      <w:del w:id="37" w:author="Ezzati, Majid" w:date="2017-10-01T22:27:00Z">
        <w:r w:rsidRPr="001677FD" w:rsidDel="005866BD">
          <w:rPr>
            <w:rFonts w:ascii="Times New Roman" w:hAnsi="Times New Roman"/>
            <w:sz w:val="24"/>
            <w:szCs w:val="24"/>
          </w:rPr>
          <w:delText xml:space="preserve">institutionalised </w:delText>
        </w:r>
      </w:del>
      <w:ins w:id="38" w:author="Ezzati, Majid" w:date="2017-10-01T22:27:00Z">
        <w:r w:rsidR="005866BD">
          <w:rPr>
            <w:rFonts w:ascii="Times New Roman" w:hAnsi="Times New Roman"/>
            <w:sz w:val="24"/>
            <w:szCs w:val="24"/>
          </w:rPr>
          <w:t>put in place</w:t>
        </w:r>
        <w:r w:rsidR="005866BD" w:rsidRPr="001677FD">
          <w:rPr>
            <w:rFonts w:ascii="Times New Roman" w:hAnsi="Times New Roman"/>
            <w:sz w:val="24"/>
            <w:szCs w:val="24"/>
          </w:rPr>
          <w:t xml:space="preserve"> </w:t>
        </w:r>
      </w:ins>
      <w:r w:rsidRPr="001677FD">
        <w:rPr>
          <w:rFonts w:ascii="Times New Roman" w:hAnsi="Times New Roman"/>
          <w:sz w:val="24"/>
          <w:szCs w:val="24"/>
        </w:rPr>
        <w:t>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(3, 4, 6)</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437CF571" w:rsidR="000210D1" w:rsidRPr="001677FD" w:rsidRDefault="00DF62BA" w:rsidP="00C33FFB">
      <w:pPr>
        <w:spacing w:after="0" w:line="480" w:lineRule="auto"/>
        <w:jc w:val="both"/>
        <w:rPr>
          <w:rFonts w:ascii="Times New Roman" w:hAnsi="Times New Roman"/>
          <w:sz w:val="24"/>
          <w:szCs w:val="24"/>
        </w:rPr>
      </w:pPr>
      <w:moveToRangeStart w:id="39" w:author="Majid" w:date="2017-09-27T10:40:00Z" w:name="move494272180"/>
      <w:moveTo w:id="40" w:author="Majid" w:date="2017-09-27T10:40:00Z">
        <w:r w:rsidRPr="001677FD">
          <w:rPr>
            <w:rFonts w:ascii="Times New Roman" w:hAnsi="Times New Roman"/>
            <w:sz w:val="24"/>
            <w:szCs w:val="24"/>
          </w:rPr>
          <w:t xml:space="preserve">In a novel </w:t>
        </w:r>
        <w:del w:id="41" w:author="Ezzati, Majid" w:date="2017-10-01T22:28:00Z">
          <w:r w:rsidRPr="001677FD" w:rsidDel="005866BD">
            <w:rPr>
              <w:rFonts w:ascii="Times New Roman" w:hAnsi="Times New Roman"/>
              <w:sz w:val="24"/>
              <w:szCs w:val="24"/>
            </w:rPr>
            <w:delText>approach</w:delText>
          </w:r>
        </w:del>
      </w:moveTo>
      <w:ins w:id="42" w:author="Ezzati, Majid" w:date="2017-10-01T22:28:00Z">
        <w:r w:rsidR="005866BD">
          <w:rPr>
            <w:rFonts w:ascii="Times New Roman" w:hAnsi="Times New Roman"/>
            <w:sz w:val="24"/>
            <w:szCs w:val="24"/>
          </w:rPr>
          <w:t>analysis of</w:t>
        </w:r>
      </w:ins>
      <w:moveTo w:id="43" w:author="Majid" w:date="2017-09-27T10:40:00Z">
        <w:r w:rsidRPr="001677FD">
          <w:rPr>
            <w:rFonts w:ascii="Times New Roman" w:hAnsi="Times New Roman"/>
            <w:sz w:val="24"/>
            <w:szCs w:val="24"/>
          </w:rPr>
          <w:t xml:space="preserve"> </w:t>
        </w:r>
        <w:del w:id="44" w:author="Ezzati, Majid" w:date="2017-10-01T22:28:00Z">
          <w:r w:rsidRPr="001677FD" w:rsidDel="005866BD">
            <w:rPr>
              <w:rFonts w:ascii="Times New Roman" w:hAnsi="Times New Roman"/>
              <w:sz w:val="24"/>
              <w:szCs w:val="24"/>
            </w:rPr>
            <w:delText xml:space="preserve">to </w:delText>
          </w:r>
        </w:del>
        <w:r w:rsidRPr="001677FD">
          <w:rPr>
            <w:rFonts w:ascii="Times New Roman" w:hAnsi="Times New Roman"/>
            <w:sz w:val="24"/>
            <w:szCs w:val="24"/>
          </w:rPr>
          <w:t>mortality seasonality, we used wavelet and centre of gravity analyses, which allowed not only systematically identifying and characterising seasonality, but also examining how it changes or disappears over time.</w:t>
        </w:r>
      </w:moveTo>
      <w:moveToRangeEnd w:id="39"/>
      <w:ins w:id="45" w:author="Majid" w:date="2017-09-27T10:41:00Z">
        <w:r>
          <w:rPr>
            <w:rFonts w:ascii="Times New Roman" w:hAnsi="Times New Roman"/>
            <w:sz w:val="24"/>
            <w:szCs w:val="24"/>
          </w:rPr>
          <w:t xml:space="preserve"> </w:t>
        </w:r>
      </w:ins>
      <w:del w:id="46" w:author="Majid" w:date="2017-09-27T10:41:00Z">
        <w:r w:rsidR="000210D1" w:rsidRPr="001677FD" w:rsidDel="00DF62BA">
          <w:rPr>
            <w:rFonts w:ascii="Times New Roman" w:hAnsi="Times New Roman"/>
            <w:sz w:val="24"/>
            <w:szCs w:val="24"/>
          </w:rPr>
          <w:delText>The main contribution of our study is a comprehensive analysis of</w:delText>
        </w:r>
      </w:del>
      <w:ins w:id="47" w:author="Majid" w:date="2017-09-27T10:41:00Z">
        <w:r>
          <w:rPr>
            <w:rFonts w:ascii="Times New Roman" w:hAnsi="Times New Roman"/>
            <w:sz w:val="24"/>
            <w:szCs w:val="24"/>
          </w:rPr>
          <w:t>Analysing</w:t>
        </w:r>
      </w:ins>
      <w:r w:rsidR="000210D1" w:rsidRPr="001677FD">
        <w:rPr>
          <w:rFonts w:ascii="Times New Roman" w:hAnsi="Times New Roman"/>
          <w:sz w:val="24"/>
          <w:szCs w:val="24"/>
        </w:rPr>
        <w:t xml:space="preserve"> seasonality over three decades in relation to age, sex, and geography</w:t>
      </w:r>
      <w:del w:id="48" w:author="Majid" w:date="2017-09-27T10:41:00Z">
        <w:r w:rsidR="000210D1" w:rsidRPr="001677FD" w:rsidDel="00DF62BA">
          <w:rPr>
            <w:rFonts w:ascii="Times New Roman" w:hAnsi="Times New Roman"/>
            <w:sz w:val="24"/>
            <w:szCs w:val="24"/>
          </w:rPr>
          <w:delText>. Analysing by these strata</w:delText>
        </w:r>
      </w:del>
      <w:r w:rsidR="000210D1" w:rsidRPr="001677FD">
        <w:rPr>
          <w:rFonts w:ascii="Times New Roman" w:hAnsi="Times New Roman"/>
          <w:sz w:val="24"/>
          <w:szCs w:val="24"/>
        </w:rPr>
        <w:t xml:space="preserve"> allowed us to identify distinct seasonal behaviours in relation to age and sex, including the higher summer mortality in young men which has rarely been reported,</w:t>
      </w:r>
      <w:r w:rsidR="000210D1"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1677FD">
        <w:rPr>
          <w:rFonts w:ascii="Times New Roman" w:hAnsi="Times New Roman"/>
          <w:sz w:val="24"/>
          <w:szCs w:val="24"/>
        </w:rPr>
        <w:fldChar w:fldCharType="separate"/>
      </w:r>
      <w:r w:rsidR="000E3A7A">
        <w:rPr>
          <w:rFonts w:ascii="Times New Roman" w:hAnsi="Times New Roman"/>
          <w:noProof/>
          <w:sz w:val="24"/>
          <w:szCs w:val="24"/>
        </w:rPr>
        <w:t>(17)</w:t>
      </w:r>
      <w:r w:rsidR="000210D1" w:rsidRPr="001677FD">
        <w:rPr>
          <w:rFonts w:ascii="Times New Roman" w:hAnsi="Times New Roman"/>
          <w:sz w:val="24"/>
          <w:szCs w:val="24"/>
        </w:rPr>
        <w:fldChar w:fldCharType="end"/>
      </w:r>
      <w:r w:rsidR="000210D1" w:rsidRPr="001677FD">
        <w:rPr>
          <w:rFonts w:ascii="Times New Roman" w:hAnsi="Times New Roman"/>
          <w:sz w:val="24"/>
          <w:szCs w:val="24"/>
        </w:rPr>
        <w:t xml:space="preserve"> and to establish that mortality seasonality is consistent sub-nationally in terms of both timing and magnitude. </w:t>
      </w:r>
      <w:moveFromRangeStart w:id="49" w:author="Majid" w:date="2017-09-27T10:40:00Z" w:name="move494272180"/>
      <w:moveFrom w:id="50" w:author="Majid" w:date="2017-09-27T10:40:00Z">
        <w:r w:rsidR="000210D1" w:rsidRPr="001677FD" w:rsidDel="00DF62BA">
          <w:rPr>
            <w:rFonts w:ascii="Times New Roman" w:hAnsi="Times New Roman"/>
            <w:sz w:val="24"/>
            <w:szCs w:val="24"/>
          </w:rPr>
          <w:t xml:space="preserve">In a novel approach to mortality seasonality, we used wavelet and centre of gravity analyses, which allowed not only systematically identifying and characterising seasonality, but also examining how it changes or disappears over time. </w:t>
        </w:r>
      </w:moveFrom>
      <w:moveFromRangeEnd w:id="49"/>
      <w:r w:rsidR="000210D1" w:rsidRPr="001677FD">
        <w:rPr>
          <w:rFonts w:ascii="Times New Roman" w:hAnsi="Times New Roman"/>
          <w:sz w:val="24"/>
          <w:szCs w:val="24"/>
        </w:rPr>
        <w:t xml:space="preserve">Insights of this kind would not have been possible analysing data averaged over time or fixed to pre-specified frequencies. </w:t>
      </w:r>
    </w:p>
    <w:p w14:paraId="370317E5" w14:textId="77777777" w:rsidR="000210D1" w:rsidRPr="001677FD" w:rsidRDefault="000210D1" w:rsidP="00C33FFB">
      <w:pPr>
        <w:spacing w:after="0" w:line="480" w:lineRule="auto"/>
        <w:jc w:val="both"/>
        <w:outlineLvl w:val="0"/>
        <w:rPr>
          <w:rFonts w:ascii="Times New Roman" w:hAnsi="Times New Roman"/>
          <w:sz w:val="24"/>
          <w:szCs w:val="24"/>
        </w:rPr>
      </w:pPr>
    </w:p>
    <w:p w14:paraId="0CB88669" w14:textId="0E852B8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lastRenderedPageBreak/>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(19)</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del w:id="51" w:author="Ezzati, Majid" w:date="2017-10-01T22:30:00Z">
        <w:r w:rsidRPr="001677FD" w:rsidDel="002317EC">
          <w:rPr>
            <w:rFonts w:ascii="Times New Roman" w:hAnsi="Times New Roman"/>
            <w:sz w:val="24"/>
            <w:szCs w:val="24"/>
          </w:rPr>
          <w:delText xml:space="preserve"> that have public health importance or known interventions</w:delText>
        </w:r>
      </w:del>
      <w:r w:rsidRPr="001677FD">
        <w:rPr>
          <w:rFonts w:ascii="Times New Roman" w:hAnsi="Times New Roman"/>
          <w:sz w:val="24"/>
          <w:szCs w:val="24"/>
        </w:rPr>
        <w:t>.</w:t>
      </w:r>
      <w:r w:rsidRPr="001677FD" w:rsidDel="009F79BF">
        <w:rPr>
          <w:rFonts w:ascii="Times New Roman" w:hAnsi="Times New Roman"/>
          <w:sz w:val="24"/>
          <w:szCs w:val="24"/>
        </w:rPr>
        <w:t xml:space="preserve">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6CE6FDE3"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(20, 21)</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w:t>
      </w:r>
      <w:r w:rsidRPr="001677FD">
        <w:rPr>
          <w:rFonts w:ascii="Times New Roman" w:hAnsi="Times New Roman"/>
          <w:sz w:val="24"/>
          <w:szCs w:val="24"/>
        </w:rPr>
        <w:lastRenderedPageBreak/>
        <w:t xml:space="preserve">of seasonality in children under five years of age may be related to the reduction of deaths from respiratory causes, which have a strong seasonality, </w:t>
      </w:r>
      <w:del w:id="52" w:author="Ezzati, Majid" w:date="2017-10-01T22:31:00Z">
        <w:r w:rsidRPr="001677FD" w:rsidDel="002317EC">
          <w:rPr>
            <w:rFonts w:ascii="Times New Roman" w:hAnsi="Times New Roman"/>
            <w:sz w:val="24"/>
            <w:szCs w:val="24"/>
          </w:rPr>
          <w:delText>as well as</w:delText>
        </w:r>
      </w:del>
      <w:ins w:id="53" w:author="Ezzati, Majid" w:date="2017-10-01T22:31:00Z">
        <w:r w:rsidR="002317EC">
          <w:rPr>
            <w:rFonts w:ascii="Times New Roman" w:hAnsi="Times New Roman"/>
            <w:sz w:val="24"/>
            <w:szCs w:val="24"/>
          </w:rPr>
          <w:t>and the accompanying</w:t>
        </w:r>
      </w:ins>
      <w:r w:rsidRPr="001677FD">
        <w:rPr>
          <w:rFonts w:ascii="Times New Roman" w:hAnsi="Times New Roman"/>
          <w:sz w:val="24"/>
          <w:szCs w:val="24"/>
        </w:rPr>
        <w:t xml:space="preserve"> </w:t>
      </w:r>
      <w:del w:id="54" w:author="Ezzati, Majid" w:date="2017-10-01T22:31:00Z">
        <w:r w:rsidRPr="001677FD" w:rsidDel="002317EC">
          <w:rPr>
            <w:rFonts w:ascii="Times New Roman" w:hAnsi="Times New Roman"/>
            <w:sz w:val="24"/>
            <w:szCs w:val="24"/>
          </w:rPr>
          <w:delText xml:space="preserve">the </w:delText>
        </w:r>
      </w:del>
      <w:r w:rsidRPr="001677FD">
        <w:rPr>
          <w:rFonts w:ascii="Times New Roman" w:hAnsi="Times New Roman"/>
          <w:sz w:val="24"/>
          <w:szCs w:val="24"/>
        </w:rPr>
        <w:t>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(17, 20, 22, 23)</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0A6B1265"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ins w:id="55" w:author="Ezzati, Majid" w:date="2017-10-01T22:35:00Z">
        <w:r w:rsidR="005F1013">
          <w:rPr>
            <w:rFonts w:ascii="Times New Roman" w:hAnsi="Times New Roman"/>
            <w:sz w:val="24"/>
            <w:szCs w:val="24"/>
          </w:rPr>
          <w:t xml:space="preserve">of such interventions </w:t>
        </w:r>
      </w:ins>
      <w:r w:rsidRPr="001677FD">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(24)</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(4, 24, 25)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w:t>
      </w:r>
      <w:r w:rsidRPr="001677FD">
        <w:rPr>
          <w:rFonts w:ascii="Times New Roman" w:hAnsi="Times New Roman"/>
          <w:sz w:val="24"/>
          <w:szCs w:val="24"/>
        </w:rPr>
        <w:lastRenderedPageBreak/>
        <w:t>remain so as the population ages and climate change increases the within- and between-season weather variability.</w:t>
      </w:r>
    </w:p>
    <w:p w14:paraId="7AC6197F" w14:textId="77777777" w:rsidR="001C3C8D" w:rsidRDefault="001C3C8D" w:rsidP="00C33FFB">
      <w:pPr>
        <w:spacing w:after="0" w:line="480" w:lineRule="auto"/>
        <w:jc w:val="both"/>
        <w:rPr>
          <w:rFonts w:ascii="Times New Roman" w:hAnsi="Times New Roman"/>
          <w:sz w:val="24"/>
          <w:szCs w:val="24"/>
        </w:rPr>
      </w:pPr>
    </w:p>
    <w:p w14:paraId="0272D539" w14:textId="569C447C" w:rsidR="001C3C8D" w:rsidRPr="001677FD" w:rsidRDefault="001C3C8D" w:rsidP="001C3C8D">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r w:rsidR="00B35118">
        <w:rPr>
          <w:rFonts w:ascii="Times New Roman" w:hAnsi="Times New Roman"/>
          <w:b/>
          <w:color w:val="000000" w:themeColor="text1"/>
          <w:sz w:val="24"/>
          <w:szCs w:val="24"/>
        </w:rPr>
        <w:t xml:space="preserve"> and methods</w:t>
      </w:r>
    </w:p>
    <w:p w14:paraId="0A6AA182"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37C2BBBD" w14:textId="7CDE24B8"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del w:id="56" w:author="Ezzati, Majid" w:date="2017-10-01T22:35:00Z">
        <w:r w:rsidRPr="001677FD" w:rsidDel="005F1013">
          <w:rPr>
            <w:rStyle w:val="apple-style-span"/>
            <w:rFonts w:ascii="Times New Roman" w:hAnsi="Times New Roman"/>
            <w:color w:val="000000" w:themeColor="text1"/>
            <w:sz w:val="24"/>
            <w:szCs w:val="24"/>
          </w:rPr>
          <w:delText xml:space="preserve">obtained </w:delText>
        </w:r>
      </w:del>
      <w:ins w:id="57" w:author="Ezzati, Majid" w:date="2017-10-01T22:35:00Z">
        <w:r w:rsidR="005F1013">
          <w:rPr>
            <w:rStyle w:val="apple-style-span"/>
            <w:rFonts w:ascii="Times New Roman" w:hAnsi="Times New Roman"/>
            <w:color w:val="000000" w:themeColor="text1"/>
            <w:sz w:val="24"/>
            <w:szCs w:val="24"/>
          </w:rPr>
          <w:t>used</w:t>
        </w:r>
        <w:r w:rsidR="005F1013" w:rsidRPr="001677FD">
          <w:rPr>
            <w:rStyle w:val="apple-style-span"/>
            <w:rFonts w:ascii="Times New Roman" w:hAnsi="Times New Roman"/>
            <w:color w:val="000000" w:themeColor="text1"/>
            <w:sz w:val="24"/>
            <w:szCs w:val="24"/>
          </w:rPr>
          <w:t xml:space="preserve"> </w:t>
        </w:r>
      </w:ins>
      <w:r w:rsidRPr="001677FD">
        <w:rPr>
          <w:rStyle w:val="apple-style-span"/>
          <w:rFonts w:ascii="Times New Roman" w:hAnsi="Times New Roman"/>
          <w:color w:val="000000" w:themeColor="text1"/>
          <w:sz w:val="24"/>
          <w:szCs w:val="24"/>
        </w:rPr>
        <w:t xml:space="preserve">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(27)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(28)</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44A92561"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80BE217"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F0C2E22" w14:textId="401DB9FD" w:rsidR="001C3C8D" w:rsidRPr="001677FD" w:rsidRDefault="001C3C8D" w:rsidP="001C3C8D">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(29)</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015295EA"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84DD107"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3C58DB07" w14:textId="22836995" w:rsidR="001C3C8D" w:rsidRPr="001677FD"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lastRenderedPageBreak/>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r>
        <w:rPr>
          <w:rFonts w:ascii="Times New Roman" w:hAnsi="Times New Roman"/>
          <w:color w:val="000000" w:themeColor="text1"/>
          <w:sz w:val="24"/>
          <w:szCs w:val="24"/>
        </w:rPr>
        <w:t>2</w:t>
      </w:r>
      <w:r w:rsidRPr="001677FD">
        <w:rPr>
          <w:rFonts w:ascii="Times New Roman" w:hAnsi="Times New Roman"/>
          <w:color w:val="000000" w:themeColor="text1"/>
          <w:sz w:val="24"/>
          <w:szCs w:val="24"/>
        </w:rPr>
        <w:t xml:space="preserve">). Importantly, wavelet analysis </w:t>
      </w:r>
      <w:proofErr w:type="gramStart"/>
      <w:r w:rsidRPr="001677FD">
        <w:rPr>
          <w:rFonts w:ascii="Times New Roman" w:hAnsi="Times New Roman"/>
          <w:color w:val="000000" w:themeColor="text1"/>
          <w:sz w:val="24"/>
          <w:szCs w:val="24"/>
        </w:rPr>
        <w:t>is able to</w:t>
      </w:r>
      <w:proofErr w:type="gramEnd"/>
      <w:r w:rsidRPr="001677FD">
        <w:rPr>
          <w:rFonts w:ascii="Times New Roman" w:hAnsi="Times New Roman"/>
          <w:color w:val="000000" w:themeColor="text1"/>
          <w:sz w:val="24"/>
          <w:szCs w:val="24"/>
        </w:rPr>
        <w:t xml:space="preserve">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w:t>
      </w:r>
      <w:proofErr w:type="gramStart"/>
      <w:r w:rsidRPr="001677FD">
        <w:rPr>
          <w:rFonts w:ascii="Times New Roman" w:hAnsi="Times New Roman"/>
          <w:color w:val="000000" w:themeColor="text1"/>
          <w:sz w:val="24"/>
          <w:szCs w:val="24"/>
        </w:rPr>
        <w:t>so as to</w:t>
      </w:r>
      <w:proofErr w:type="gramEnd"/>
      <w:r w:rsidRPr="001677FD">
        <w:rPr>
          <w:rFonts w:ascii="Times New Roman" w:hAnsi="Times New Roman"/>
          <w:color w:val="000000" w:themeColor="text1"/>
          <w:sz w:val="24"/>
          <w:szCs w:val="24"/>
        </w:rPr>
        <w:t xml:space="preserve"> range between 1 and -1. </w:t>
      </w:r>
    </w:p>
    <w:p w14:paraId="37D7668C"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D85DBE1" w14:textId="77777777" w:rsidR="001C3C8D" w:rsidRPr="001677FD" w:rsidRDefault="001C3C8D" w:rsidP="001C3C8D">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 xml:space="preserve">Along with each circular mean, a </w:t>
      </w:r>
      <w:r w:rsidRPr="001677FD">
        <w:rPr>
          <w:rFonts w:ascii="Times New Roman" w:hAnsi="Times New Roman" w:cs="Times New Roman"/>
          <w:color w:val="000000" w:themeColor="text1"/>
          <w:sz w:val="24"/>
          <w:szCs w:val="24"/>
        </w:rPr>
        <w:lastRenderedPageBreak/>
        <w:t>95% confidence interval (CI) was calculated by using 1000 bootstrap samples. The R package CircStats (version 0.2.4) was used for this purpose.</w:t>
      </w:r>
    </w:p>
    <w:p w14:paraId="73512A77"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0BD70E5F"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lastRenderedPageBreak/>
        <w:t>References</w:t>
      </w:r>
    </w:p>
    <w:p w14:paraId="17CB209E" w14:textId="77777777" w:rsidR="000E3A7A" w:rsidRPr="000E3A7A" w:rsidRDefault="000210D1" w:rsidP="000E3A7A">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0E3A7A" w:rsidRPr="000E3A7A">
        <w:rPr>
          <w:noProof/>
        </w:rPr>
        <w:t>1.</w:t>
      </w:r>
      <w:r w:rsidR="000E3A7A" w:rsidRPr="000E3A7A">
        <w:rPr>
          <w:noProof/>
        </w:rPr>
        <w:tab/>
        <w:t xml:space="preserve">Langford IH &amp; Bentham G (1995) The potential effects of climate change on winter mortality in England and Wales. </w:t>
      </w:r>
      <w:r w:rsidR="000E3A7A" w:rsidRPr="000E3A7A">
        <w:rPr>
          <w:i/>
          <w:noProof/>
        </w:rPr>
        <w:t>Int J Biometeorol</w:t>
      </w:r>
      <w:r w:rsidR="000E3A7A" w:rsidRPr="000E3A7A">
        <w:rPr>
          <w:noProof/>
        </w:rPr>
        <w:t xml:space="preserve"> 38(3):141-147.</w:t>
      </w:r>
    </w:p>
    <w:p w14:paraId="64B9DC59" w14:textId="77777777" w:rsidR="000E3A7A" w:rsidRPr="000E3A7A" w:rsidRDefault="000E3A7A" w:rsidP="000E3A7A">
      <w:pPr>
        <w:pStyle w:val="EndNoteBibliography"/>
        <w:spacing w:after="0"/>
        <w:ind w:left="720" w:hanging="720"/>
        <w:rPr>
          <w:noProof/>
        </w:rPr>
      </w:pPr>
      <w:r w:rsidRPr="000E3A7A">
        <w:rPr>
          <w:noProof/>
        </w:rPr>
        <w:t>2.</w:t>
      </w:r>
      <w:r w:rsidRPr="000E3A7A">
        <w:rPr>
          <w:noProof/>
        </w:rPr>
        <w:tab/>
        <w:t xml:space="preserve">Martens WJ (1998) Climate change, thermal stress and mortality changes. </w:t>
      </w:r>
      <w:r w:rsidRPr="000E3A7A">
        <w:rPr>
          <w:i/>
          <w:noProof/>
        </w:rPr>
        <w:t>Soc Sci Med</w:t>
      </w:r>
      <w:r w:rsidRPr="000E3A7A">
        <w:rPr>
          <w:noProof/>
        </w:rPr>
        <w:t xml:space="preserve"> 46(3):331-344.</w:t>
      </w:r>
    </w:p>
    <w:p w14:paraId="3EAE95E3" w14:textId="77777777" w:rsidR="000E3A7A" w:rsidRPr="000E3A7A" w:rsidRDefault="000E3A7A" w:rsidP="000E3A7A">
      <w:pPr>
        <w:pStyle w:val="EndNoteBibliography"/>
        <w:spacing w:after="0"/>
        <w:ind w:left="720" w:hanging="720"/>
        <w:rPr>
          <w:noProof/>
        </w:rPr>
      </w:pPr>
      <w:r w:rsidRPr="000E3A7A">
        <w:rPr>
          <w:noProof/>
        </w:rPr>
        <w:t>3.</w:t>
      </w:r>
      <w:r w:rsidRPr="000E3A7A">
        <w:rPr>
          <w:noProof/>
        </w:rPr>
        <w:tab/>
        <w:t xml:space="preserve">McKee C (1989) Deaths in winter: can Britain learn from Europe? </w:t>
      </w:r>
      <w:r w:rsidRPr="000E3A7A">
        <w:rPr>
          <w:i/>
          <w:noProof/>
        </w:rPr>
        <w:t>European journal of epidemiology</w:t>
      </w:r>
      <w:r w:rsidRPr="000E3A7A">
        <w:rPr>
          <w:noProof/>
        </w:rPr>
        <w:t xml:space="preserve"> 5(2):178-182.</w:t>
      </w:r>
    </w:p>
    <w:p w14:paraId="289C4A56" w14:textId="77777777" w:rsidR="000E3A7A" w:rsidRPr="000E3A7A" w:rsidRDefault="000E3A7A" w:rsidP="000E3A7A">
      <w:pPr>
        <w:pStyle w:val="EndNoteBibliography"/>
        <w:spacing w:after="0"/>
        <w:ind w:left="720" w:hanging="720"/>
        <w:rPr>
          <w:noProof/>
        </w:rPr>
      </w:pPr>
      <w:r w:rsidRPr="000E3A7A">
        <w:rPr>
          <w:noProof/>
        </w:rPr>
        <w:t>4.</w:t>
      </w:r>
      <w:r w:rsidRPr="000E3A7A">
        <w:rPr>
          <w:noProof/>
        </w:rPr>
        <w:tab/>
        <w:t xml:space="preserve">Healy JD (2003) Excess winter mortality in Europe: a cross country analysis identifying key risk factors. </w:t>
      </w:r>
      <w:r w:rsidRPr="000E3A7A">
        <w:rPr>
          <w:i/>
          <w:noProof/>
        </w:rPr>
        <w:t>Journal of Epidemiology and Community Health</w:t>
      </w:r>
      <w:r w:rsidRPr="000E3A7A">
        <w:rPr>
          <w:noProof/>
        </w:rPr>
        <w:t xml:space="preserve"> 57(10):784-789.</w:t>
      </w:r>
    </w:p>
    <w:p w14:paraId="3B5D9906" w14:textId="77777777" w:rsidR="000E3A7A" w:rsidRPr="000E3A7A" w:rsidRDefault="000E3A7A" w:rsidP="000E3A7A">
      <w:pPr>
        <w:pStyle w:val="EndNoteBibliography"/>
        <w:spacing w:after="0"/>
        <w:ind w:left="720" w:hanging="720"/>
        <w:rPr>
          <w:noProof/>
        </w:rPr>
      </w:pPr>
      <w:r w:rsidRPr="000E3A7A">
        <w:rPr>
          <w:noProof/>
        </w:rPr>
        <w:t>5.</w:t>
      </w:r>
      <w:r w:rsidRPr="000E3A7A">
        <w:rPr>
          <w:noProof/>
        </w:rPr>
        <w:tab/>
        <w:t xml:space="preserve">Campbell A (2016) Excess winter mortality in England and Wales: 2015/16 (provisional) and 2014/15 (final). </w:t>
      </w:r>
      <w:r w:rsidRPr="000E3A7A">
        <w:rPr>
          <w:i/>
          <w:noProof/>
        </w:rPr>
        <w:t>Statistical bulletin, Office for National Statistics</w:t>
      </w:r>
      <w:r w:rsidRPr="000E3A7A">
        <w:rPr>
          <w:noProof/>
        </w:rPr>
        <w:t>.</w:t>
      </w:r>
    </w:p>
    <w:p w14:paraId="5CDB9BE1" w14:textId="77777777" w:rsidR="000E3A7A" w:rsidRPr="000E3A7A" w:rsidRDefault="000E3A7A" w:rsidP="000E3A7A">
      <w:pPr>
        <w:pStyle w:val="EndNoteBibliography"/>
        <w:spacing w:after="0"/>
        <w:ind w:left="720" w:hanging="720"/>
        <w:rPr>
          <w:noProof/>
        </w:rPr>
      </w:pPr>
      <w:r w:rsidRPr="000E3A7A">
        <w:rPr>
          <w:noProof/>
        </w:rPr>
        <w:t>6.</w:t>
      </w:r>
      <w:r w:rsidRPr="000E3A7A">
        <w:rPr>
          <w:noProof/>
        </w:rPr>
        <w:tab/>
        <w:t>Fowler T</w:t>
      </w:r>
      <w:r w:rsidRPr="000E3A7A">
        <w:rPr>
          <w:i/>
          <w:noProof/>
        </w:rPr>
        <w:t>, et al.</w:t>
      </w:r>
      <w:r w:rsidRPr="000E3A7A">
        <w:rPr>
          <w:noProof/>
        </w:rPr>
        <w:t xml:space="preserve"> (2015) Excess winter deaths in Europe: a multi-country descriptive analysis. </w:t>
      </w:r>
      <w:r w:rsidRPr="000E3A7A">
        <w:rPr>
          <w:i/>
          <w:noProof/>
        </w:rPr>
        <w:t>Eur J Public Health</w:t>
      </w:r>
      <w:r w:rsidRPr="000E3A7A">
        <w:rPr>
          <w:noProof/>
        </w:rPr>
        <w:t xml:space="preserve"> 25(2):339-345.</w:t>
      </w:r>
    </w:p>
    <w:p w14:paraId="59EE196C" w14:textId="77777777" w:rsidR="000E3A7A" w:rsidRPr="000E3A7A" w:rsidRDefault="000E3A7A" w:rsidP="000E3A7A">
      <w:pPr>
        <w:pStyle w:val="EndNoteBibliography"/>
        <w:spacing w:after="0"/>
        <w:ind w:left="720" w:hanging="720"/>
        <w:rPr>
          <w:noProof/>
        </w:rPr>
      </w:pPr>
      <w:r w:rsidRPr="000E3A7A">
        <w:rPr>
          <w:noProof/>
        </w:rPr>
        <w:t>7.</w:t>
      </w:r>
      <w:r w:rsidRPr="000E3A7A">
        <w:rPr>
          <w:noProof/>
        </w:rPr>
        <w:tab/>
        <w:t xml:space="preserve">Davis RE, Knappenberger PC, Michaels PJ, &amp; Novicoff WM (2004) Seasonality of climate-human mortality relationships in US cities and impacts of climate change. </w:t>
      </w:r>
      <w:r w:rsidRPr="000E3A7A">
        <w:rPr>
          <w:i/>
          <w:noProof/>
        </w:rPr>
        <w:t>Climate Research</w:t>
      </w:r>
      <w:r w:rsidRPr="000E3A7A">
        <w:rPr>
          <w:noProof/>
        </w:rPr>
        <w:t xml:space="preserve"> 26(1):61-76.</w:t>
      </w:r>
    </w:p>
    <w:p w14:paraId="5189175B" w14:textId="77777777" w:rsidR="000E3A7A" w:rsidRPr="000E3A7A" w:rsidRDefault="000E3A7A" w:rsidP="000E3A7A">
      <w:pPr>
        <w:pStyle w:val="EndNoteBibliography"/>
        <w:spacing w:after="0"/>
        <w:ind w:left="720" w:hanging="720"/>
        <w:rPr>
          <w:noProof/>
        </w:rPr>
      </w:pPr>
      <w:r w:rsidRPr="000E3A7A">
        <w:rPr>
          <w:noProof/>
        </w:rPr>
        <w:t>8.</w:t>
      </w:r>
      <w:r w:rsidRPr="000E3A7A">
        <w:rPr>
          <w:noProof/>
        </w:rPr>
        <w:tab/>
        <w:t xml:space="preserve">Medina-Ramon M &amp; Schwartz J (2007) Temperature, temperature extremes, and mortality: a study of acclimatisation and effect modification in 50 US cities. </w:t>
      </w:r>
      <w:r w:rsidRPr="000E3A7A">
        <w:rPr>
          <w:i/>
          <w:noProof/>
        </w:rPr>
        <w:t>Occupational and Environmental Medicine</w:t>
      </w:r>
      <w:r w:rsidRPr="000E3A7A">
        <w:rPr>
          <w:noProof/>
        </w:rPr>
        <w:t xml:space="preserve"> 64(12):827-833.</w:t>
      </w:r>
    </w:p>
    <w:p w14:paraId="0BDC8E2B" w14:textId="77777777" w:rsidR="000E3A7A" w:rsidRPr="000E3A7A" w:rsidRDefault="000E3A7A" w:rsidP="000E3A7A">
      <w:pPr>
        <w:pStyle w:val="EndNoteBibliography"/>
        <w:spacing w:after="0"/>
        <w:ind w:left="720" w:hanging="720"/>
        <w:rPr>
          <w:noProof/>
        </w:rPr>
      </w:pPr>
      <w:r w:rsidRPr="000E3A7A">
        <w:rPr>
          <w:noProof/>
        </w:rPr>
        <w:t>9.</w:t>
      </w:r>
      <w:r w:rsidRPr="000E3A7A">
        <w:rPr>
          <w:noProof/>
        </w:rPr>
        <w:tab/>
        <w:t xml:space="preserve">Kalkstein AJ (2013) Regional similarities in seasonal mortality across the United States: an examination of 28 metropolitan statistical areas. </w:t>
      </w:r>
      <w:r w:rsidRPr="000E3A7A">
        <w:rPr>
          <w:i/>
          <w:noProof/>
        </w:rPr>
        <w:t>PloS one</w:t>
      </w:r>
      <w:r w:rsidRPr="000E3A7A">
        <w:rPr>
          <w:noProof/>
        </w:rPr>
        <w:t xml:space="preserve"> 8(5):e63971.</w:t>
      </w:r>
    </w:p>
    <w:p w14:paraId="5EF4C638" w14:textId="77777777" w:rsidR="000E3A7A" w:rsidRPr="000E3A7A" w:rsidRDefault="000E3A7A" w:rsidP="000E3A7A">
      <w:pPr>
        <w:pStyle w:val="EndNoteBibliography"/>
        <w:spacing w:after="0"/>
        <w:ind w:left="720" w:hanging="720"/>
        <w:rPr>
          <w:noProof/>
        </w:rPr>
      </w:pPr>
      <w:r w:rsidRPr="000E3A7A">
        <w:rPr>
          <w:noProof/>
        </w:rPr>
        <w:t>10.</w:t>
      </w:r>
      <w:r w:rsidRPr="000E3A7A">
        <w:rPr>
          <w:noProof/>
        </w:rPr>
        <w:tab/>
        <w:t xml:space="preserve">Braga AL, Zanobetti A, &amp; Schwartz J (2001) The time course of weather-related deaths. </w:t>
      </w:r>
      <w:r w:rsidRPr="000E3A7A">
        <w:rPr>
          <w:i/>
          <w:noProof/>
        </w:rPr>
        <w:t>Epidemiology</w:t>
      </w:r>
      <w:r w:rsidRPr="000E3A7A">
        <w:rPr>
          <w:noProof/>
        </w:rPr>
        <w:t xml:space="preserve"> 12(6):662-667.</w:t>
      </w:r>
    </w:p>
    <w:p w14:paraId="22900CCF" w14:textId="77777777" w:rsidR="000E3A7A" w:rsidRPr="000E3A7A" w:rsidRDefault="000E3A7A" w:rsidP="000E3A7A">
      <w:pPr>
        <w:pStyle w:val="EndNoteBibliography"/>
        <w:spacing w:after="0"/>
        <w:ind w:left="720" w:hanging="720"/>
        <w:rPr>
          <w:noProof/>
        </w:rPr>
      </w:pPr>
      <w:r w:rsidRPr="000E3A7A">
        <w:rPr>
          <w:noProof/>
        </w:rPr>
        <w:t>11.</w:t>
      </w:r>
      <w:r w:rsidRPr="000E3A7A">
        <w:rPr>
          <w:noProof/>
        </w:rPr>
        <w:tab/>
        <w:t xml:space="preserve">Carson C, Hajat S, Armstrong B, &amp; Wilkinson P (2006) Declining vulnerability to temperature-related mortality in London over the 20th century. </w:t>
      </w:r>
      <w:r w:rsidRPr="000E3A7A">
        <w:rPr>
          <w:i/>
          <w:noProof/>
        </w:rPr>
        <w:t>American Journal of Epidemiology</w:t>
      </w:r>
      <w:r w:rsidRPr="000E3A7A">
        <w:rPr>
          <w:noProof/>
        </w:rPr>
        <w:t xml:space="preserve"> 164(1):77-84.</w:t>
      </w:r>
    </w:p>
    <w:p w14:paraId="518317B5" w14:textId="77777777" w:rsidR="000E3A7A" w:rsidRPr="000E3A7A" w:rsidRDefault="000E3A7A" w:rsidP="000E3A7A">
      <w:pPr>
        <w:pStyle w:val="EndNoteBibliography"/>
        <w:spacing w:after="0"/>
        <w:ind w:left="720" w:hanging="720"/>
        <w:rPr>
          <w:noProof/>
        </w:rPr>
      </w:pPr>
      <w:r w:rsidRPr="000E3A7A">
        <w:rPr>
          <w:noProof/>
        </w:rPr>
        <w:t>12.</w:t>
      </w:r>
      <w:r w:rsidRPr="000E3A7A">
        <w:rPr>
          <w:noProof/>
        </w:rPr>
        <w:tab/>
        <w:t xml:space="preserve">Sheridan SC, Kalkstein AJ, &amp; Kalkstein LS (2009) Trends in heat-related mortality in the United States, 1975-2004. </w:t>
      </w:r>
      <w:r w:rsidRPr="000E3A7A">
        <w:rPr>
          <w:i/>
          <w:noProof/>
        </w:rPr>
        <w:t>Natural Hazards</w:t>
      </w:r>
      <w:r w:rsidRPr="000E3A7A">
        <w:rPr>
          <w:noProof/>
        </w:rPr>
        <w:t xml:space="preserve"> 50(1):145-160.</w:t>
      </w:r>
    </w:p>
    <w:p w14:paraId="58701DED" w14:textId="77777777" w:rsidR="000E3A7A" w:rsidRPr="000E3A7A" w:rsidRDefault="000E3A7A" w:rsidP="000E3A7A">
      <w:pPr>
        <w:pStyle w:val="EndNoteBibliography"/>
        <w:spacing w:after="0"/>
        <w:ind w:left="720" w:hanging="720"/>
        <w:rPr>
          <w:noProof/>
        </w:rPr>
      </w:pPr>
      <w:r w:rsidRPr="000E3A7A">
        <w:rPr>
          <w:noProof/>
        </w:rPr>
        <w:t>13.</w:t>
      </w:r>
      <w:r w:rsidRPr="000E3A7A">
        <w:rPr>
          <w:noProof/>
        </w:rPr>
        <w:tab/>
        <w:t xml:space="preserve">Bobb JF, Peng RD, Bell ML, &amp; Dominici F (2014) Heat-related mortality and adaptation to heat in the United States. </w:t>
      </w:r>
      <w:r w:rsidRPr="000E3A7A">
        <w:rPr>
          <w:i/>
          <w:noProof/>
        </w:rPr>
        <w:t>Environ Health Perspect</w:t>
      </w:r>
      <w:r w:rsidRPr="000E3A7A">
        <w:rPr>
          <w:noProof/>
        </w:rPr>
        <w:t xml:space="preserve"> 122(8):811-816.</w:t>
      </w:r>
    </w:p>
    <w:p w14:paraId="489CCBD7" w14:textId="77777777" w:rsidR="000E3A7A" w:rsidRPr="000E3A7A" w:rsidRDefault="000E3A7A" w:rsidP="000E3A7A">
      <w:pPr>
        <w:pStyle w:val="EndNoteBibliography"/>
        <w:spacing w:after="0"/>
        <w:ind w:left="720" w:hanging="720"/>
        <w:rPr>
          <w:noProof/>
        </w:rPr>
      </w:pPr>
      <w:r w:rsidRPr="000E3A7A">
        <w:rPr>
          <w:noProof/>
        </w:rPr>
        <w:t>14.</w:t>
      </w:r>
      <w:r w:rsidRPr="000E3A7A">
        <w:rPr>
          <w:noProof/>
        </w:rPr>
        <w:tab/>
        <w:t xml:space="preserve">Moy CM, Seltzer GO, Rodbell DT, &amp; Anderson DM (2002) Variability of El Nino/Southern Oscillation activity at millennial timescales during the Holocene epoch. </w:t>
      </w:r>
      <w:r w:rsidRPr="000E3A7A">
        <w:rPr>
          <w:i/>
          <w:noProof/>
        </w:rPr>
        <w:t>Nature</w:t>
      </w:r>
      <w:r w:rsidRPr="000E3A7A">
        <w:rPr>
          <w:noProof/>
        </w:rPr>
        <w:t xml:space="preserve"> 420(6912):162-165.</w:t>
      </w:r>
    </w:p>
    <w:p w14:paraId="15516AB5" w14:textId="77777777" w:rsidR="000E3A7A" w:rsidRPr="000E3A7A" w:rsidRDefault="000E3A7A" w:rsidP="000E3A7A">
      <w:pPr>
        <w:pStyle w:val="EndNoteBibliography"/>
        <w:spacing w:after="0"/>
        <w:ind w:left="720" w:hanging="720"/>
        <w:rPr>
          <w:noProof/>
        </w:rPr>
      </w:pPr>
      <w:r w:rsidRPr="000E3A7A">
        <w:rPr>
          <w:noProof/>
        </w:rPr>
        <w:t>15.</w:t>
      </w:r>
      <w:r w:rsidRPr="000E3A7A">
        <w:rPr>
          <w:noProof/>
        </w:rPr>
        <w:tab/>
        <w:t xml:space="preserve">Grenfell B, Bjørnstad O, &amp; Kappey J (2001) Travelling waves and spatial hierarchies in measles epidemics. </w:t>
      </w:r>
      <w:r w:rsidRPr="000E3A7A">
        <w:rPr>
          <w:i/>
          <w:noProof/>
        </w:rPr>
        <w:t>Nature</w:t>
      </w:r>
      <w:r w:rsidRPr="000E3A7A">
        <w:rPr>
          <w:noProof/>
        </w:rPr>
        <w:t xml:space="preserve"> 414(6865):716-723.</w:t>
      </w:r>
    </w:p>
    <w:p w14:paraId="4FB46E1D" w14:textId="77777777" w:rsidR="000E3A7A" w:rsidRPr="000E3A7A" w:rsidRDefault="000E3A7A" w:rsidP="000E3A7A">
      <w:pPr>
        <w:pStyle w:val="EndNoteBibliography"/>
        <w:spacing w:after="0"/>
        <w:ind w:left="720" w:hanging="720"/>
        <w:rPr>
          <w:noProof/>
        </w:rPr>
      </w:pPr>
      <w:r w:rsidRPr="000E3A7A">
        <w:rPr>
          <w:noProof/>
        </w:rPr>
        <w:t>16.</w:t>
      </w:r>
      <w:r w:rsidRPr="000E3A7A">
        <w:rPr>
          <w:noProof/>
        </w:rPr>
        <w:tab/>
        <w:t>Kinney PL</w:t>
      </w:r>
      <w:r w:rsidRPr="000E3A7A">
        <w:rPr>
          <w:i/>
          <w:noProof/>
        </w:rPr>
        <w:t>, et al.</w:t>
      </w:r>
      <w:r w:rsidRPr="000E3A7A">
        <w:rPr>
          <w:noProof/>
        </w:rPr>
        <w:t xml:space="preserve"> (2015) Winter season mortality: will climate warming bring benefits? </w:t>
      </w:r>
      <w:r w:rsidRPr="000E3A7A">
        <w:rPr>
          <w:i/>
          <w:noProof/>
        </w:rPr>
        <w:t>Environmental Research Letters</w:t>
      </w:r>
      <w:r w:rsidRPr="000E3A7A">
        <w:rPr>
          <w:noProof/>
        </w:rPr>
        <w:t xml:space="preserve"> 10(6).</w:t>
      </w:r>
    </w:p>
    <w:p w14:paraId="11B7F652" w14:textId="77777777" w:rsidR="000E3A7A" w:rsidRPr="000E3A7A" w:rsidRDefault="000E3A7A" w:rsidP="000E3A7A">
      <w:pPr>
        <w:pStyle w:val="EndNoteBibliography"/>
        <w:spacing w:after="0"/>
        <w:ind w:left="720" w:hanging="720"/>
        <w:rPr>
          <w:noProof/>
        </w:rPr>
      </w:pPr>
      <w:r w:rsidRPr="000E3A7A">
        <w:rPr>
          <w:noProof/>
        </w:rPr>
        <w:t>17.</w:t>
      </w:r>
      <w:r w:rsidRPr="000E3A7A">
        <w:rPr>
          <w:noProof/>
        </w:rPr>
        <w:tab/>
        <w:t xml:space="preserve">Feinstein CA (2002) Seasonality of deaths in the US by age and cause. </w:t>
      </w:r>
      <w:r w:rsidRPr="000E3A7A">
        <w:rPr>
          <w:i/>
          <w:noProof/>
        </w:rPr>
        <w:t>Demographic Research</w:t>
      </w:r>
      <w:r w:rsidRPr="000E3A7A">
        <w:rPr>
          <w:noProof/>
        </w:rPr>
        <w:t xml:space="preserve"> 6(17):469-486.</w:t>
      </w:r>
    </w:p>
    <w:p w14:paraId="6E7EDD96" w14:textId="77777777" w:rsidR="000E3A7A" w:rsidRPr="000E3A7A" w:rsidRDefault="000E3A7A" w:rsidP="000E3A7A">
      <w:pPr>
        <w:pStyle w:val="EndNoteBibliography"/>
        <w:spacing w:after="0"/>
        <w:ind w:left="720" w:hanging="720"/>
        <w:rPr>
          <w:noProof/>
        </w:rPr>
      </w:pPr>
      <w:r w:rsidRPr="000E3A7A">
        <w:rPr>
          <w:noProof/>
        </w:rPr>
        <w:t>18.</w:t>
      </w:r>
      <w:r w:rsidRPr="000E3A7A">
        <w:rPr>
          <w:noProof/>
        </w:rPr>
        <w:tab/>
        <w:t xml:space="preserve">Mackenbach J, Kunst A, &amp; Looman C (1992) Seasonal variation in mortality in The Netherlands. </w:t>
      </w:r>
      <w:r w:rsidRPr="000E3A7A">
        <w:rPr>
          <w:i/>
          <w:noProof/>
        </w:rPr>
        <w:t>Journal of Epidemiology and Community Health</w:t>
      </w:r>
      <w:r w:rsidRPr="000E3A7A">
        <w:rPr>
          <w:noProof/>
        </w:rPr>
        <w:t xml:space="preserve"> 46(3):261-265.</w:t>
      </w:r>
    </w:p>
    <w:p w14:paraId="223EA46A" w14:textId="77777777" w:rsidR="000E3A7A" w:rsidRPr="000E3A7A" w:rsidRDefault="000E3A7A" w:rsidP="000E3A7A">
      <w:pPr>
        <w:pStyle w:val="EndNoteBibliography"/>
        <w:spacing w:after="0"/>
        <w:ind w:left="720" w:hanging="720"/>
        <w:rPr>
          <w:noProof/>
        </w:rPr>
      </w:pPr>
      <w:r w:rsidRPr="000E3A7A">
        <w:rPr>
          <w:noProof/>
        </w:rPr>
        <w:t>19.</w:t>
      </w:r>
      <w:r w:rsidRPr="000E3A7A">
        <w:rPr>
          <w:noProof/>
        </w:rPr>
        <w:tab/>
        <w:t xml:space="preserve">Rosenwaike I (1966) Seasonal variation of deaths in the United States, 1951–1960. </w:t>
      </w:r>
      <w:r w:rsidRPr="000E3A7A">
        <w:rPr>
          <w:i/>
          <w:noProof/>
        </w:rPr>
        <w:t>Journal of the American Statistical Association</w:t>
      </w:r>
      <w:r w:rsidRPr="000E3A7A">
        <w:rPr>
          <w:noProof/>
        </w:rPr>
        <w:t xml:space="preserve"> 61(315):706-719.</w:t>
      </w:r>
    </w:p>
    <w:p w14:paraId="1B06ADF6" w14:textId="77777777" w:rsidR="000E3A7A" w:rsidRPr="000E3A7A" w:rsidRDefault="000E3A7A" w:rsidP="000E3A7A">
      <w:pPr>
        <w:pStyle w:val="EndNoteBibliography"/>
        <w:spacing w:after="0"/>
        <w:ind w:left="720" w:hanging="720"/>
        <w:rPr>
          <w:noProof/>
        </w:rPr>
      </w:pPr>
      <w:r w:rsidRPr="000E3A7A">
        <w:rPr>
          <w:noProof/>
        </w:rPr>
        <w:t>20.</w:t>
      </w:r>
      <w:r w:rsidRPr="000E3A7A">
        <w:rPr>
          <w:noProof/>
        </w:rPr>
        <w:tab/>
        <w:t xml:space="preserve">National Center for Health Statistics (2012) Leading causes of death and numbers of deaths, by sex, race, and Hispanic origin: United States, 1980 and 2010. </w:t>
      </w:r>
      <w:r w:rsidRPr="000E3A7A">
        <w:rPr>
          <w:i/>
          <w:noProof/>
        </w:rPr>
        <w:t>National Center for Health Statistics (NCHS)</w:t>
      </w:r>
      <w:r w:rsidRPr="000E3A7A">
        <w:rPr>
          <w:noProof/>
        </w:rPr>
        <w:t>.</w:t>
      </w:r>
    </w:p>
    <w:p w14:paraId="101AF9EE" w14:textId="77777777" w:rsidR="000E3A7A" w:rsidRPr="000E3A7A" w:rsidRDefault="000E3A7A" w:rsidP="000E3A7A">
      <w:pPr>
        <w:pStyle w:val="EndNoteBibliography"/>
        <w:spacing w:after="0"/>
        <w:ind w:left="720" w:hanging="720"/>
        <w:rPr>
          <w:noProof/>
        </w:rPr>
      </w:pPr>
      <w:r w:rsidRPr="000E3A7A">
        <w:rPr>
          <w:noProof/>
        </w:rPr>
        <w:t>21.</w:t>
      </w:r>
      <w:r w:rsidRPr="000E3A7A">
        <w:rPr>
          <w:noProof/>
        </w:rPr>
        <w:tab/>
        <w:t xml:space="preserve">National Highway Traffic Safety Administration (2005) Trend and Pattern Analysis of Highway Crash Fatality By Month and Day. </w:t>
      </w:r>
      <w:r w:rsidRPr="000E3A7A">
        <w:rPr>
          <w:i/>
          <w:noProof/>
        </w:rPr>
        <w:t>National Center for Statistics and Analysis</w:t>
      </w:r>
      <w:r w:rsidRPr="000E3A7A">
        <w:rPr>
          <w:noProof/>
        </w:rPr>
        <w:t>.</w:t>
      </w:r>
    </w:p>
    <w:p w14:paraId="190D7F77" w14:textId="77777777" w:rsidR="000E3A7A" w:rsidRPr="000E3A7A" w:rsidRDefault="000E3A7A" w:rsidP="000E3A7A">
      <w:pPr>
        <w:pStyle w:val="EndNoteBibliography"/>
        <w:spacing w:after="0"/>
        <w:ind w:left="720" w:hanging="720"/>
        <w:rPr>
          <w:noProof/>
        </w:rPr>
      </w:pPr>
      <w:r w:rsidRPr="000E3A7A">
        <w:rPr>
          <w:noProof/>
        </w:rPr>
        <w:t>22.</w:t>
      </w:r>
      <w:r w:rsidRPr="000E3A7A">
        <w:rPr>
          <w:noProof/>
        </w:rPr>
        <w:tab/>
        <w:t xml:space="preserve">MacDorman MF &amp; Rosenberg HM (1993) Trends in infant mortality by cause of death and other characteristics, 1960-88. </w:t>
      </w:r>
      <w:r w:rsidRPr="000E3A7A">
        <w:rPr>
          <w:i/>
          <w:noProof/>
        </w:rPr>
        <w:t>Vital Health Stat 20</w:t>
      </w:r>
      <w:r w:rsidRPr="000E3A7A">
        <w:rPr>
          <w:noProof/>
        </w:rPr>
        <w:t xml:space="preserve"> (20):1-57.</w:t>
      </w:r>
    </w:p>
    <w:p w14:paraId="432D4010" w14:textId="77777777" w:rsidR="000E3A7A" w:rsidRPr="000E3A7A" w:rsidRDefault="000E3A7A" w:rsidP="000E3A7A">
      <w:pPr>
        <w:pStyle w:val="EndNoteBibliography"/>
        <w:spacing w:after="0"/>
        <w:ind w:left="720" w:hanging="720"/>
        <w:rPr>
          <w:noProof/>
        </w:rPr>
      </w:pPr>
      <w:r w:rsidRPr="000E3A7A">
        <w:rPr>
          <w:noProof/>
        </w:rPr>
        <w:lastRenderedPageBreak/>
        <w:t>23.</w:t>
      </w:r>
      <w:r w:rsidRPr="000E3A7A">
        <w:rPr>
          <w:noProof/>
        </w:rPr>
        <w:tab/>
        <w:t xml:space="preserve">Matthews TJ, MacDorman MF, &amp; Thoma ME (2015) Infant Mortality Statistics From the 2013 Period Linked Birth/Infant Death Data Set. </w:t>
      </w:r>
      <w:r w:rsidRPr="000E3A7A">
        <w:rPr>
          <w:i/>
          <w:noProof/>
        </w:rPr>
        <w:t>Natl Vital Stat Rep</w:t>
      </w:r>
      <w:r w:rsidRPr="000E3A7A">
        <w:rPr>
          <w:noProof/>
        </w:rPr>
        <w:t xml:space="preserve"> 64(9):1-30.</w:t>
      </w:r>
    </w:p>
    <w:p w14:paraId="1AD0CFD5" w14:textId="77777777" w:rsidR="000E3A7A" w:rsidRPr="000E3A7A" w:rsidRDefault="000E3A7A" w:rsidP="000E3A7A">
      <w:pPr>
        <w:pStyle w:val="EndNoteBibliography"/>
        <w:spacing w:after="0"/>
        <w:ind w:left="720" w:hanging="720"/>
        <w:rPr>
          <w:noProof/>
        </w:rPr>
      </w:pPr>
      <w:r w:rsidRPr="000E3A7A">
        <w:rPr>
          <w:noProof/>
        </w:rPr>
        <w:t>24.</w:t>
      </w:r>
      <w:r w:rsidRPr="000E3A7A">
        <w:rPr>
          <w:noProof/>
        </w:rPr>
        <w:tab/>
        <w:t xml:space="preserve">Public Health England (2016) The cold weather plan for England. </w:t>
      </w:r>
      <w:r w:rsidRPr="000E3A7A">
        <w:rPr>
          <w:i/>
          <w:noProof/>
        </w:rPr>
        <w:t>Public Health England</w:t>
      </w:r>
      <w:r w:rsidRPr="000E3A7A">
        <w:rPr>
          <w:noProof/>
        </w:rPr>
        <w:t>.</w:t>
      </w:r>
    </w:p>
    <w:p w14:paraId="049296E2" w14:textId="77777777" w:rsidR="000E3A7A" w:rsidRPr="000E3A7A" w:rsidRDefault="000E3A7A" w:rsidP="000E3A7A">
      <w:pPr>
        <w:pStyle w:val="EndNoteBibliography"/>
        <w:spacing w:after="0"/>
        <w:ind w:left="720" w:hanging="720"/>
        <w:rPr>
          <w:noProof/>
        </w:rPr>
      </w:pPr>
      <w:r w:rsidRPr="000E3A7A">
        <w:rPr>
          <w:noProof/>
        </w:rPr>
        <w:t>25.</w:t>
      </w:r>
      <w:r w:rsidRPr="000E3A7A">
        <w:rPr>
          <w:noProof/>
        </w:rPr>
        <w:tab/>
        <w:t xml:space="preserve">Lerchl A (1998) Changes in the seasonality of mortality in Germany from 1946 to 1995: the role of temperature. </w:t>
      </w:r>
      <w:r w:rsidRPr="000E3A7A">
        <w:rPr>
          <w:i/>
          <w:noProof/>
        </w:rPr>
        <w:t>International Journal of Biometeorology</w:t>
      </w:r>
      <w:r w:rsidRPr="000E3A7A">
        <w:rPr>
          <w:noProof/>
        </w:rPr>
        <w:t xml:space="preserve"> 42(2):84-88.</w:t>
      </w:r>
    </w:p>
    <w:p w14:paraId="1D77FD4E" w14:textId="77777777" w:rsidR="000E3A7A" w:rsidRPr="000E3A7A" w:rsidRDefault="000E3A7A" w:rsidP="000E3A7A">
      <w:pPr>
        <w:pStyle w:val="EndNoteBibliography"/>
        <w:spacing w:after="0"/>
        <w:ind w:left="720" w:hanging="720"/>
        <w:rPr>
          <w:noProof/>
        </w:rPr>
      </w:pPr>
      <w:r w:rsidRPr="000E3A7A">
        <w:rPr>
          <w:noProof/>
        </w:rPr>
        <w:t>26.</w:t>
      </w:r>
      <w:r w:rsidRPr="000E3A7A">
        <w:rPr>
          <w:noProof/>
        </w:rPr>
        <w:tab/>
        <w:t>Morris ME</w:t>
      </w:r>
      <w:r w:rsidRPr="000E3A7A">
        <w:rPr>
          <w:i/>
          <w:noProof/>
        </w:rPr>
        <w:t>, et al.</w:t>
      </w:r>
      <w:r w:rsidRPr="000E3A7A">
        <w:rPr>
          <w:noProof/>
        </w:rPr>
        <w:t xml:space="preserve"> (2013) Smart-home technologies to assist older people to live well at home. </w:t>
      </w:r>
      <w:r w:rsidRPr="000E3A7A">
        <w:rPr>
          <w:i/>
          <w:noProof/>
        </w:rPr>
        <w:t>Journal of aging science</w:t>
      </w:r>
      <w:r w:rsidRPr="000E3A7A">
        <w:rPr>
          <w:noProof/>
        </w:rPr>
        <w:t xml:space="preserve"> 1(1):1-9.</w:t>
      </w:r>
    </w:p>
    <w:p w14:paraId="1381E789" w14:textId="77777777" w:rsidR="000E3A7A" w:rsidRPr="000E3A7A" w:rsidRDefault="000E3A7A" w:rsidP="000E3A7A">
      <w:pPr>
        <w:pStyle w:val="EndNoteBibliography"/>
        <w:spacing w:after="0"/>
        <w:ind w:left="720" w:hanging="720"/>
        <w:rPr>
          <w:noProof/>
        </w:rPr>
      </w:pPr>
      <w:r w:rsidRPr="000E3A7A">
        <w:rPr>
          <w:noProof/>
        </w:rPr>
        <w:t>27.</w:t>
      </w:r>
      <w:r w:rsidRPr="000E3A7A">
        <w:rPr>
          <w:noProof/>
        </w:rPr>
        <w:tab/>
        <w:t>Ingram DD</w:t>
      </w:r>
      <w:r w:rsidRPr="000E3A7A">
        <w:rPr>
          <w:i/>
          <w:noProof/>
        </w:rPr>
        <w:t>, et al.</w:t>
      </w:r>
      <w:r w:rsidRPr="000E3A7A">
        <w:rPr>
          <w:noProof/>
        </w:rPr>
        <w:t xml:space="preserve"> (2003) United States Census 2000 population with bridged race categories. </w:t>
      </w:r>
      <w:r w:rsidRPr="000E3A7A">
        <w:rPr>
          <w:i/>
          <w:noProof/>
        </w:rPr>
        <w:t>Vital and health statistics. Series 2, Data evaluation and methods research</w:t>
      </w:r>
      <w:r w:rsidRPr="000E3A7A">
        <w:rPr>
          <w:noProof/>
        </w:rPr>
        <w:t xml:space="preserve"> (135):1-55.</w:t>
      </w:r>
    </w:p>
    <w:p w14:paraId="750CC0B9" w14:textId="77777777" w:rsidR="000E3A7A" w:rsidRPr="000E3A7A" w:rsidRDefault="000E3A7A" w:rsidP="000E3A7A">
      <w:pPr>
        <w:pStyle w:val="EndNoteBibliography"/>
        <w:spacing w:after="0"/>
        <w:ind w:left="720" w:hanging="720"/>
        <w:rPr>
          <w:noProof/>
        </w:rPr>
      </w:pPr>
      <w:r w:rsidRPr="000E3A7A">
        <w:rPr>
          <w:noProof/>
        </w:rPr>
        <w:t>28.</w:t>
      </w:r>
      <w:r w:rsidRPr="000E3A7A">
        <w:rPr>
          <w:noProof/>
        </w:rPr>
        <w:tab/>
        <w:t xml:space="preserve">Karl T &amp; Koss WJ (1984) Regional and national monthly, seasonal, and annual temperature weighted by area, 1895-1983. </w:t>
      </w:r>
      <w:r w:rsidRPr="000E3A7A">
        <w:rPr>
          <w:i/>
          <w:noProof/>
        </w:rPr>
        <w:t>National Climatic Data Center</w:t>
      </w:r>
      <w:r w:rsidRPr="000E3A7A">
        <w:rPr>
          <w:noProof/>
        </w:rPr>
        <w:t>.</w:t>
      </w:r>
    </w:p>
    <w:p w14:paraId="3D5301C5" w14:textId="77777777" w:rsidR="000E3A7A" w:rsidRPr="000E3A7A" w:rsidRDefault="000E3A7A" w:rsidP="000E3A7A">
      <w:pPr>
        <w:pStyle w:val="EndNoteBibliography"/>
        <w:spacing w:after="0"/>
        <w:ind w:left="720" w:hanging="720"/>
        <w:rPr>
          <w:noProof/>
        </w:rPr>
      </w:pPr>
      <w:r w:rsidRPr="000E3A7A">
        <w:rPr>
          <w:noProof/>
        </w:rPr>
        <w:t>29.</w:t>
      </w:r>
      <w:r w:rsidRPr="000E3A7A">
        <w:rPr>
          <w:noProof/>
        </w:rPr>
        <w:tab/>
        <w:t>Dee DP</w:t>
      </w:r>
      <w:r w:rsidRPr="000E3A7A">
        <w:rPr>
          <w:i/>
          <w:noProof/>
        </w:rPr>
        <w:t>, et al.</w:t>
      </w:r>
      <w:r w:rsidRPr="000E3A7A">
        <w:rPr>
          <w:noProof/>
        </w:rPr>
        <w:t xml:space="preserve"> (2011) The ERA-Interim reanalysis: configuration and performance of the data assimilation system. </w:t>
      </w:r>
      <w:r w:rsidRPr="000E3A7A">
        <w:rPr>
          <w:i/>
          <w:noProof/>
        </w:rPr>
        <w:t>Quarterly Journal of the Royal Meteorological Society</w:t>
      </w:r>
      <w:r w:rsidRPr="000E3A7A">
        <w:rPr>
          <w:noProof/>
        </w:rPr>
        <w:t xml:space="preserve"> 137(656):553-597.</w:t>
      </w:r>
    </w:p>
    <w:p w14:paraId="626C6C76" w14:textId="77777777" w:rsidR="000E3A7A" w:rsidRPr="000E3A7A" w:rsidRDefault="000E3A7A" w:rsidP="000E3A7A">
      <w:pPr>
        <w:pStyle w:val="EndNoteBibliography"/>
        <w:ind w:left="720" w:hanging="720"/>
        <w:rPr>
          <w:noProof/>
        </w:rPr>
      </w:pPr>
      <w:r w:rsidRPr="000E3A7A">
        <w:rPr>
          <w:noProof/>
        </w:rPr>
        <w:t>30.</w:t>
      </w:r>
      <w:r w:rsidRPr="000E3A7A">
        <w:rPr>
          <w:noProof/>
        </w:rPr>
        <w:tab/>
        <w:t>Cazelles B</w:t>
      </w:r>
      <w:r w:rsidRPr="000E3A7A">
        <w:rPr>
          <w:i/>
          <w:noProof/>
        </w:rPr>
        <w:t>, et al.</w:t>
      </w:r>
      <w:r w:rsidRPr="000E3A7A">
        <w:rPr>
          <w:noProof/>
        </w:rPr>
        <w:t xml:space="preserve"> (2008) Wavelet analysis of ecological time series. </w:t>
      </w:r>
      <w:r w:rsidRPr="000E3A7A">
        <w:rPr>
          <w:i/>
          <w:noProof/>
        </w:rPr>
        <w:t>Oecologia</w:t>
      </w:r>
      <w:r w:rsidRPr="000E3A7A">
        <w:rPr>
          <w:noProof/>
        </w:rPr>
        <w:t xml:space="preserve"> 156(2):287-304.</w:t>
      </w:r>
    </w:p>
    <w:p w14:paraId="538F727D" w14:textId="6EAC48A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2DB02AB6"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Climate regions of the </w:t>
      </w:r>
      <w:r>
        <w:rPr>
          <w:rFonts w:ascii="Times New Roman" w:hAnsi="Times New Roman"/>
          <w:color w:val="000000" w:themeColor="text1"/>
          <w:sz w:val="24"/>
          <w:szCs w:val="24"/>
        </w:rPr>
        <w:t>United States</w:t>
      </w:r>
      <w:r w:rsidR="004D0817">
        <w:rPr>
          <w:rFonts w:ascii="Times New Roman" w:hAnsi="Times New Roman"/>
          <w:color w:val="000000" w:themeColor="text1"/>
          <w:sz w:val="24"/>
          <w:szCs w:val="24"/>
        </w:rPr>
        <w:t>.</w:t>
      </w:r>
      <w:r>
        <w:rPr>
          <w:rFonts w:ascii="Times New Roman" w:hAnsi="Times New Roman"/>
          <w:b/>
          <w:color w:val="000000" w:themeColor="text1"/>
          <w:sz w:val="24"/>
          <w:szCs w:val="24"/>
        </w:rPr>
        <w:br w:type="page"/>
      </w:r>
    </w:p>
    <w:p w14:paraId="5C00F467" w14:textId="67F6179E"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w:t>
      </w:r>
      <w:r w:rsidR="00040FE5">
        <w:rPr>
          <w:rFonts w:ascii="Times New Roman" w:hAnsi="Times New Roman"/>
          <w:b/>
          <w:color w:val="000000" w:themeColor="text1"/>
          <w:sz w:val="24"/>
          <w:szCs w:val="24"/>
        </w:rPr>
        <w:t>2</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p>
    <w:p w14:paraId="69BBFA9E" w14:textId="77777777" w:rsidR="0040449F" w:rsidRDefault="0040449F" w:rsidP="00C33FFB">
      <w:pPr>
        <w:spacing w:after="0" w:line="480" w:lineRule="auto"/>
        <w:jc w:val="both"/>
        <w:rPr>
          <w:rFonts w:ascii="Times New Roman" w:hAnsi="Times New Roman"/>
          <w:color w:val="000000" w:themeColor="text1"/>
          <w:sz w:val="24"/>
          <w:szCs w:val="24"/>
        </w:rPr>
      </w:pPr>
    </w:p>
    <w:p w14:paraId="37C7713A"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footerReference w:type="even" r:id="rId10"/>
          <w:footerReference w:type="default" r:id="rId11"/>
          <w:pgSz w:w="11900" w:h="16840"/>
          <w:pgMar w:top="1440" w:right="1440" w:bottom="1440" w:left="1440" w:header="720" w:footer="720" w:gutter="0"/>
          <w:cols w:space="720"/>
          <w:docGrid w:linePitch="360"/>
        </w:sectPr>
      </w:pPr>
    </w:p>
    <w:p w14:paraId="2BAD04A3" w14:textId="5CAEE349"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w:t>
      </w:r>
      <w:r w:rsidR="00040FE5">
        <w:rPr>
          <w:rFonts w:ascii="Times New Roman" w:hAnsi="Times New Roman"/>
          <w:b/>
          <w:color w:val="000000" w:themeColor="text1"/>
          <w:sz w:val="24"/>
          <w:szCs w:val="24"/>
        </w:rPr>
        <w:t>3</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794F8D1E" w14:textId="77777777" w:rsidR="0040449F" w:rsidRDefault="0040449F" w:rsidP="00C33FFB">
      <w:pPr>
        <w:spacing w:after="0" w:line="480" w:lineRule="auto"/>
        <w:jc w:val="both"/>
        <w:rPr>
          <w:rFonts w:ascii="Times New Roman" w:hAnsi="Times New Roman"/>
          <w:color w:val="000000" w:themeColor="text1"/>
          <w:sz w:val="24"/>
          <w:szCs w:val="24"/>
        </w:rPr>
      </w:pPr>
    </w:p>
    <w:p w14:paraId="7BE5A9F0"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2797A64D" w14:textId="2F4D665A"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w:t>
      </w:r>
      <w:r w:rsidR="00040FE5">
        <w:rPr>
          <w:rFonts w:ascii="Times New Roman" w:hAnsi="Times New Roman"/>
          <w:b/>
          <w:color w:val="000000" w:themeColor="text1"/>
          <w:sz w:val="24"/>
          <w:szCs w:val="24"/>
        </w:rPr>
        <w:t>4</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34B54790" w14:textId="77777777" w:rsidR="0040449F" w:rsidRDefault="0040449F" w:rsidP="00C33FFB">
      <w:pPr>
        <w:spacing w:after="0" w:line="480" w:lineRule="auto"/>
        <w:jc w:val="both"/>
        <w:rPr>
          <w:rFonts w:ascii="Times New Roman" w:hAnsi="Times New Roman"/>
          <w:color w:val="000000" w:themeColor="text1"/>
          <w:sz w:val="24"/>
          <w:szCs w:val="24"/>
        </w:rPr>
      </w:pPr>
    </w:p>
    <w:p w14:paraId="29871E07"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7FD39D94" w14:textId="490CFC31" w:rsidR="000210D1" w:rsidRDefault="000210D1" w:rsidP="00C33FFB">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040FE5">
        <w:rPr>
          <w:rFonts w:ascii="Times New Roman" w:hAnsi="Times New Roman"/>
          <w:b/>
          <w:i w:val="0"/>
          <w:color w:val="000000" w:themeColor="text1"/>
          <w:sz w:val="24"/>
          <w:szCs w:val="24"/>
        </w:rPr>
        <w:t>5</w:t>
      </w:r>
      <w:r w:rsidRPr="00CF4E04">
        <w:rPr>
          <w:rFonts w:ascii="Times New Roman" w:hAnsi="Times New Roman"/>
          <w:b/>
          <w:i w:val="0"/>
          <w:color w:val="000000" w:themeColor="text1"/>
          <w:sz w:val="24"/>
          <w:szCs w:val="24"/>
        </w:rPr>
        <w:t>.</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p>
    <w:p w14:paraId="3F97CDA8" w14:textId="77777777" w:rsidR="0040449F" w:rsidRDefault="0040449F" w:rsidP="0040449F"/>
    <w:p w14:paraId="3DB97B13" w14:textId="77777777" w:rsidR="0040449F" w:rsidRPr="0040449F" w:rsidRDefault="0040449F" w:rsidP="0040449F">
      <w:pPr>
        <w:sectPr w:rsidR="0040449F" w:rsidRPr="0040449F" w:rsidSect="00426811">
          <w:pgSz w:w="11900" w:h="16840"/>
          <w:pgMar w:top="1440" w:right="1440" w:bottom="1440" w:left="1440" w:header="720" w:footer="720" w:gutter="0"/>
          <w:cols w:space="720"/>
          <w:docGrid w:linePitch="360"/>
        </w:sectPr>
      </w:pPr>
    </w:p>
    <w:p w14:paraId="74512D26" w14:textId="377CEEB6" w:rsidR="000210D1" w:rsidRDefault="000210D1" w:rsidP="00C33FFB">
      <w:pPr>
        <w:spacing w:after="0" w:line="48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Figure</w:t>
      </w:r>
      <w:r w:rsidR="00B128A3">
        <w:rPr>
          <w:rFonts w:ascii="Times New Roman" w:hAnsi="Times New Roman"/>
          <w:b/>
          <w:color w:val="000000" w:themeColor="text1"/>
          <w:sz w:val="24"/>
          <w:szCs w:val="24"/>
        </w:rPr>
        <w:t xml:space="preserve"> 6</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0FB367F7" w14:textId="77777777" w:rsidR="0040449F" w:rsidRDefault="0040449F" w:rsidP="00C33FFB">
      <w:pPr>
        <w:spacing w:after="0" w:line="480" w:lineRule="auto"/>
        <w:jc w:val="both"/>
        <w:outlineLvl w:val="0"/>
        <w:rPr>
          <w:rFonts w:ascii="Times New Roman" w:hAnsi="Times New Roman"/>
          <w:color w:val="000000" w:themeColor="text1"/>
          <w:sz w:val="24"/>
          <w:szCs w:val="24"/>
        </w:rPr>
      </w:pPr>
    </w:p>
    <w:p w14:paraId="70A81CF5" w14:textId="49A12D5C"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7-10-01T22:29:00Z" w:initials="EM">
    <w:p w14:paraId="097C0058" w14:textId="6F68E314" w:rsidR="00386081" w:rsidRDefault="00386081">
      <w:pPr>
        <w:pStyle w:val="CommentText"/>
      </w:pPr>
      <w:r>
        <w:rPr>
          <w:rStyle w:val="CommentReference"/>
        </w:rPr>
        <w:annotationRef/>
      </w:r>
      <w:r>
        <w:t>Convert the whole document to US spelling</w:t>
      </w:r>
    </w:p>
  </w:comment>
  <w:comment w:id="7" w:author="Majid" w:date="2017-09-27T10:47:00Z" w:initials="M">
    <w:p w14:paraId="4E28E8F4" w14:textId="77777777" w:rsidR="006C41B5" w:rsidRDefault="006C41B5">
      <w:pPr>
        <w:pStyle w:val="CommentText"/>
      </w:pPr>
      <w:r>
        <w:rPr>
          <w:rStyle w:val="CommentReference"/>
        </w:rPr>
        <w:annotationRef/>
      </w:r>
      <w:r>
        <w:t>I would try to use</w:t>
      </w:r>
    </w:p>
    <w:p w14:paraId="7BD3033D" w14:textId="77777777" w:rsidR="006C41B5" w:rsidRDefault="006C41B5">
      <w:pPr>
        <w:pStyle w:val="CommentText"/>
      </w:pPr>
    </w:p>
    <w:p w14:paraId="25F8BECE" w14:textId="479B4BFD" w:rsidR="006C41B5" w:rsidRDefault="006C41B5">
      <w:pPr>
        <w:pStyle w:val="CommentText"/>
      </w:pPr>
      <w:r>
        <w:t xml:space="preserve">Sustainability science (under physical sciences if you </w:t>
      </w:r>
      <w:proofErr w:type="gramStart"/>
      <w:r>
        <w:t>have to</w:t>
      </w:r>
      <w:proofErr w:type="gramEnd"/>
      <w:r>
        <w:t xml:space="preserve"> do so) and </w:t>
      </w:r>
      <w:r w:rsidR="001163FE">
        <w:t>probably either environmental science and ecology OR demography (see e-mail)</w:t>
      </w:r>
    </w:p>
  </w:comment>
  <w:comment w:id="22" w:author="Majid" w:date="2017-09-27T10:25:00Z" w:initials="M">
    <w:p w14:paraId="01B91ACC" w14:textId="5D0AE4BD" w:rsidR="006C41B5" w:rsidRDefault="006C41B5">
      <w:pPr>
        <w:pStyle w:val="CommentText"/>
      </w:pPr>
      <w:r>
        <w:rPr>
          <w:rStyle w:val="CommentReference"/>
        </w:rPr>
        <w:annotationRef/>
      </w:r>
      <w:r>
        <w:t>this more of an alternative abstract. something like below</w:t>
      </w:r>
    </w:p>
    <w:p w14:paraId="3C6A8206" w14:textId="77777777" w:rsidR="006C41B5" w:rsidRDefault="006C41B5">
      <w:pPr>
        <w:pStyle w:val="CommentText"/>
      </w:pPr>
    </w:p>
    <w:p w14:paraId="05F60838" w14:textId="77777777" w:rsidR="006C41B5" w:rsidRDefault="006C41B5">
      <w:pPr>
        <w:pStyle w:val="CommentText"/>
      </w:pPr>
    </w:p>
    <w:p w14:paraId="4AA612DA" w14:textId="4EB326A5" w:rsidR="006C41B5" w:rsidRDefault="006C41B5">
      <w:pPr>
        <w:pStyle w:val="CommentText"/>
      </w:pPr>
      <w:r>
        <w:t xml:space="preserve">Whether a warmer world will be associated with an overall reduction in deaths in temperate climates by reducing the so-called excess winter deaths remains a common but empirically unresolved hypothesis. This debate persists at least partly because there is no formal framework for studying seasonality of mortality, and probe how it varies over space and time. </w:t>
      </w:r>
    </w:p>
    <w:p w14:paraId="2BAE099A" w14:textId="77777777" w:rsidR="006C41B5" w:rsidRDefault="006C41B5">
      <w:pPr>
        <w:pStyle w:val="CommentText"/>
      </w:pPr>
    </w:p>
    <w:p w14:paraId="49DE6FA4" w14:textId="25688EA5" w:rsidR="006C41B5" w:rsidRDefault="006C41B5">
      <w:pPr>
        <w:pStyle w:val="CommentText"/>
      </w:pPr>
      <w:r>
        <w:t>then say we characterised seasonaility using wavelet by demographic, spatial …</w:t>
      </w:r>
    </w:p>
    <w:p w14:paraId="37351ED7" w14:textId="77777777" w:rsidR="006C41B5" w:rsidRDefault="006C41B5">
      <w:pPr>
        <w:pStyle w:val="CommentText"/>
      </w:pPr>
    </w:p>
    <w:p w14:paraId="0BED0237" w14:textId="2509063A" w:rsidR="006C41B5" w:rsidRDefault="006C41B5">
      <w:pPr>
        <w:pStyle w:val="CommentText"/>
      </w:pPr>
      <w:r>
        <w:t>below is from submission of James’ projections paper</w:t>
      </w:r>
    </w:p>
    <w:p w14:paraId="67E05AD2" w14:textId="77777777" w:rsidR="006C41B5" w:rsidRDefault="006C41B5">
      <w:pPr>
        <w:pStyle w:val="CommentText"/>
      </w:pPr>
    </w:p>
    <w:p w14:paraId="3B2A9CF6" w14:textId="77777777" w:rsidR="006C41B5" w:rsidRPr="0027672A" w:rsidRDefault="006C41B5" w:rsidP="006C41B5">
      <w:pPr>
        <w:rPr>
          <w:b/>
        </w:rPr>
      </w:pPr>
      <w:r w:rsidRPr="0027672A">
        <w:rPr>
          <w:b/>
        </w:rPr>
        <w:t xml:space="preserve">Significance </w:t>
      </w:r>
    </w:p>
    <w:p w14:paraId="6CD45784" w14:textId="77777777" w:rsidR="006C41B5" w:rsidRPr="0027672A" w:rsidRDefault="006C41B5" w:rsidP="006C41B5">
      <w:pPr>
        <w:jc w:val="both"/>
      </w:pPr>
    </w:p>
    <w:p w14:paraId="292E4E1A" w14:textId="77777777" w:rsidR="006C41B5" w:rsidRPr="0027672A" w:rsidRDefault="006C41B5" w:rsidP="006C41B5">
      <w:pPr>
        <w:jc w:val="both"/>
        <w:rPr>
          <w:rFonts w:eastAsia="MS Mincho"/>
        </w:rPr>
      </w:pPr>
      <w:r w:rsidRPr="0027672A">
        <w:rPr>
          <w:rFonts w:eastAsia="MS Mincho"/>
          <w:color w:val="242424"/>
        </w:rPr>
        <w:t>Information about future longevity and about mortality at different ages is needed to plan healthcare and social services, and to budget for pensions. Health status differs across districts</w:t>
      </w:r>
      <w:r>
        <w:rPr>
          <w:rFonts w:eastAsia="MS Mincho"/>
          <w:color w:val="242424"/>
        </w:rPr>
        <w:t>/counties</w:t>
      </w:r>
      <w:r w:rsidRPr="0027672A">
        <w:rPr>
          <w:rFonts w:eastAsia="MS Mincho"/>
          <w:color w:val="242424"/>
        </w:rPr>
        <w:t xml:space="preserve"> within each country. We develop methods for forecasting future longevity and mortality </w:t>
      </w:r>
      <w:r>
        <w:rPr>
          <w:rFonts w:eastAsia="MS Mincho"/>
          <w:color w:val="242424"/>
        </w:rPr>
        <w:t xml:space="preserve">at the district level </w:t>
      </w:r>
      <w:r w:rsidRPr="0027672A">
        <w:rPr>
          <w:rFonts w:eastAsia="MS Mincho"/>
          <w:color w:val="242424"/>
        </w:rPr>
        <w:t xml:space="preserve">and use them </w:t>
      </w:r>
      <w:r>
        <w:rPr>
          <w:rFonts w:eastAsia="MS Mincho"/>
          <w:color w:val="242424"/>
        </w:rPr>
        <w:t>in</w:t>
      </w:r>
      <w:r w:rsidRPr="0027672A">
        <w:rPr>
          <w:rFonts w:eastAsia="MS Mincho"/>
          <w:color w:val="242424"/>
        </w:rPr>
        <w:t xml:space="preserve"> every one of England and Wales</w:t>
      </w:r>
      <w:r>
        <w:rPr>
          <w:rFonts w:eastAsia="MS Mincho"/>
          <w:color w:val="242424"/>
        </w:rPr>
        <w:t>’ districts</w:t>
      </w:r>
      <w:r w:rsidRPr="0027672A">
        <w:rPr>
          <w:rFonts w:eastAsia="MS Mincho"/>
          <w:color w:val="242424"/>
        </w:rPr>
        <w:t>. We find that people in every district are expected to live lo</w:t>
      </w:r>
      <w:r>
        <w:rPr>
          <w:rFonts w:eastAsia="MS Mincho"/>
          <w:color w:val="242424"/>
        </w:rPr>
        <w:t>nger in 2030 than they do today,</w:t>
      </w:r>
      <w:r w:rsidRPr="0027672A">
        <w:rPr>
          <w:rFonts w:eastAsia="MS Mincho"/>
          <w:color w:val="242424"/>
        </w:rPr>
        <w:t xml:space="preserve"> with life expectancy reaching 90 years for men and 95 years for women in the best performing districts. National life expectancy will rise by over 7 years for men and by over 6 years for women</w:t>
      </w:r>
      <w:r>
        <w:rPr>
          <w:rFonts w:eastAsia="MS Mincho"/>
          <w:color w:val="242424"/>
        </w:rPr>
        <w:t xml:space="preserve">, mostly </w:t>
      </w:r>
      <w:proofErr w:type="gramStart"/>
      <w:r>
        <w:rPr>
          <w:rFonts w:eastAsia="MS Mincho"/>
          <w:color w:val="242424"/>
        </w:rPr>
        <w:t>as a result of</w:t>
      </w:r>
      <w:proofErr w:type="gramEnd"/>
      <w:r>
        <w:rPr>
          <w:rFonts w:eastAsia="MS Mincho"/>
          <w:color w:val="242424"/>
        </w:rPr>
        <w:t xml:space="preserve"> improved longevity in older ages</w:t>
      </w:r>
      <w:r w:rsidRPr="0027672A">
        <w:rPr>
          <w:rFonts w:eastAsia="MS Mincho"/>
          <w:color w:val="242424"/>
        </w:rPr>
        <w:t>.</w:t>
      </w:r>
    </w:p>
    <w:p w14:paraId="6640B409" w14:textId="77777777" w:rsidR="006C41B5" w:rsidRDefault="006C41B5">
      <w:pPr>
        <w:pStyle w:val="CommentText"/>
      </w:pPr>
    </w:p>
    <w:p w14:paraId="5B47BCB9" w14:textId="77777777" w:rsidR="006C41B5" w:rsidRDefault="006C41B5">
      <w:pPr>
        <w:pStyle w:val="CommentText"/>
      </w:pPr>
    </w:p>
  </w:comment>
  <w:comment w:id="23" w:author="Majid" w:date="2017-09-27T10:20:00Z" w:initials="M">
    <w:p w14:paraId="33DD4894" w14:textId="77777777" w:rsidR="006C41B5" w:rsidRDefault="006C41B5">
      <w:pPr>
        <w:pStyle w:val="CommentText"/>
      </w:pPr>
      <w:r>
        <w:rPr>
          <w:rStyle w:val="CommentReference"/>
        </w:rPr>
        <w:annotationRef/>
      </w:r>
      <w:r>
        <w:t xml:space="preserve">I thought you need to put </w:t>
      </w:r>
    </w:p>
    <w:p w14:paraId="784BC4CC" w14:textId="77777777" w:rsidR="006C41B5" w:rsidRDefault="006C41B5">
      <w:pPr>
        <w:pStyle w:val="CommentText"/>
      </w:pPr>
    </w:p>
    <w:p w14:paraId="0DC9BF7F" w14:textId="77777777" w:rsidR="006C41B5" w:rsidRPr="0027672A" w:rsidRDefault="006C41B5" w:rsidP="006C41B5">
      <w:pPr>
        <w:spacing w:line="480" w:lineRule="auto"/>
      </w:pPr>
      <w:r w:rsidRPr="0027672A">
        <w:t>\body</w:t>
      </w:r>
    </w:p>
    <w:p w14:paraId="0FC42882" w14:textId="77777777" w:rsidR="006C41B5" w:rsidRDefault="006C41B5">
      <w:pPr>
        <w:pStyle w:val="CommentText"/>
      </w:pPr>
    </w:p>
    <w:p w14:paraId="4A79AEC1" w14:textId="7352ADA2" w:rsidR="006C41B5" w:rsidRDefault="006C41B5">
      <w:pPr>
        <w:pStyle w:val="CommentText"/>
      </w:pPr>
      <w:r>
        <w:t>where this starts</w:t>
      </w:r>
    </w:p>
  </w:comment>
  <w:comment w:id="26" w:author="Majid" w:date="2017-09-27T10:36:00Z" w:initials="M">
    <w:p w14:paraId="4C1013B2" w14:textId="3881CC21" w:rsidR="00310C35" w:rsidRDefault="00310C35">
      <w:pPr>
        <w:pStyle w:val="CommentText"/>
      </w:pPr>
      <w:r>
        <w:rPr>
          <w:rStyle w:val="CommentReference"/>
        </w:rPr>
        <w:annotationRef/>
      </w:r>
      <w:r>
        <w:t xml:space="preserve">please make the paper ready for the new journal in every way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97C0058" w15:done="0"/>
  <w15:commentEx w15:paraId="25F8BECE" w15:done="0"/>
  <w15:commentEx w15:paraId="5B47BCB9" w15:done="0"/>
  <w15:commentEx w15:paraId="4A79AEC1" w15:done="0"/>
  <w15:commentEx w15:paraId="4C1013B2"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6045BF" w14:textId="77777777" w:rsidR="00234783" w:rsidRDefault="00234783">
      <w:pPr>
        <w:spacing w:after="0" w:line="240" w:lineRule="auto"/>
      </w:pPr>
      <w:r>
        <w:separator/>
      </w:r>
    </w:p>
  </w:endnote>
  <w:endnote w:type="continuationSeparator" w:id="0">
    <w:p w14:paraId="4F2E2110" w14:textId="77777777" w:rsidR="00234783" w:rsidRDefault="0023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234783"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24F6E0F"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F3D58">
      <w:rPr>
        <w:rStyle w:val="PageNumber"/>
        <w:noProof/>
      </w:rPr>
      <w:t>1</w:t>
    </w:r>
    <w:r>
      <w:rPr>
        <w:rStyle w:val="PageNumber"/>
      </w:rPr>
      <w:fldChar w:fldCharType="end"/>
    </w:r>
  </w:p>
  <w:p w14:paraId="3F8F309C" w14:textId="77777777" w:rsidR="00710F21" w:rsidRDefault="00234783"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99BC06" w14:textId="77777777" w:rsidR="00234783" w:rsidRDefault="00234783">
      <w:pPr>
        <w:spacing w:after="0" w:line="240" w:lineRule="auto"/>
      </w:pPr>
      <w:r>
        <w:separator/>
      </w:r>
    </w:p>
  </w:footnote>
  <w:footnote w:type="continuationSeparator" w:id="0">
    <w:p w14:paraId="7510A6E8" w14:textId="77777777" w:rsidR="00234783" w:rsidRDefault="0023478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proofState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4649"/>
    <w:rsid w:val="000171E9"/>
    <w:rsid w:val="000210D1"/>
    <w:rsid w:val="0003657E"/>
    <w:rsid w:val="00040FE5"/>
    <w:rsid w:val="0004316E"/>
    <w:rsid w:val="00061E82"/>
    <w:rsid w:val="00066C53"/>
    <w:rsid w:val="000711BB"/>
    <w:rsid w:val="0008315C"/>
    <w:rsid w:val="000B0D4A"/>
    <w:rsid w:val="000B49C7"/>
    <w:rsid w:val="000B6495"/>
    <w:rsid w:val="000B7625"/>
    <w:rsid w:val="000C7277"/>
    <w:rsid w:val="000E2CF4"/>
    <w:rsid w:val="000E3A7A"/>
    <w:rsid w:val="000F58BA"/>
    <w:rsid w:val="001073C5"/>
    <w:rsid w:val="00115F35"/>
    <w:rsid w:val="001163FE"/>
    <w:rsid w:val="00131404"/>
    <w:rsid w:val="00132C6C"/>
    <w:rsid w:val="0015398F"/>
    <w:rsid w:val="00156FC7"/>
    <w:rsid w:val="00161E98"/>
    <w:rsid w:val="00180945"/>
    <w:rsid w:val="00196C4A"/>
    <w:rsid w:val="001A1F00"/>
    <w:rsid w:val="001A3870"/>
    <w:rsid w:val="001A5AD8"/>
    <w:rsid w:val="001A7900"/>
    <w:rsid w:val="001B23D1"/>
    <w:rsid w:val="001B3247"/>
    <w:rsid w:val="001C3C8D"/>
    <w:rsid w:val="001C613C"/>
    <w:rsid w:val="001D0F84"/>
    <w:rsid w:val="001D36DD"/>
    <w:rsid w:val="001D78FC"/>
    <w:rsid w:val="001D7BA9"/>
    <w:rsid w:val="001F0FFF"/>
    <w:rsid w:val="001F3D58"/>
    <w:rsid w:val="002166AE"/>
    <w:rsid w:val="00217F61"/>
    <w:rsid w:val="00220C4B"/>
    <w:rsid w:val="002231AC"/>
    <w:rsid w:val="002317EC"/>
    <w:rsid w:val="00234783"/>
    <w:rsid w:val="00235CE2"/>
    <w:rsid w:val="002452E3"/>
    <w:rsid w:val="0026033D"/>
    <w:rsid w:val="00260B02"/>
    <w:rsid w:val="00271614"/>
    <w:rsid w:val="00296A5E"/>
    <w:rsid w:val="002D1F5C"/>
    <w:rsid w:val="002F4DC5"/>
    <w:rsid w:val="00306685"/>
    <w:rsid w:val="00310C35"/>
    <w:rsid w:val="00320003"/>
    <w:rsid w:val="00325BCE"/>
    <w:rsid w:val="0033413A"/>
    <w:rsid w:val="00341373"/>
    <w:rsid w:val="00357AC1"/>
    <w:rsid w:val="00386081"/>
    <w:rsid w:val="0039751B"/>
    <w:rsid w:val="003A3A3F"/>
    <w:rsid w:val="003C153C"/>
    <w:rsid w:val="003D6587"/>
    <w:rsid w:val="003F22B3"/>
    <w:rsid w:val="004018CB"/>
    <w:rsid w:val="00402D6F"/>
    <w:rsid w:val="0040449F"/>
    <w:rsid w:val="00415980"/>
    <w:rsid w:val="00421068"/>
    <w:rsid w:val="004243A2"/>
    <w:rsid w:val="00433EDB"/>
    <w:rsid w:val="004508FE"/>
    <w:rsid w:val="004873B6"/>
    <w:rsid w:val="004A5074"/>
    <w:rsid w:val="004A5369"/>
    <w:rsid w:val="004C3449"/>
    <w:rsid w:val="004D0817"/>
    <w:rsid w:val="004E461D"/>
    <w:rsid w:val="004E72FD"/>
    <w:rsid w:val="004F404D"/>
    <w:rsid w:val="004F60F9"/>
    <w:rsid w:val="004F7FD8"/>
    <w:rsid w:val="005028B3"/>
    <w:rsid w:val="00506AF4"/>
    <w:rsid w:val="005130C5"/>
    <w:rsid w:val="005450E2"/>
    <w:rsid w:val="00565B41"/>
    <w:rsid w:val="005866BD"/>
    <w:rsid w:val="00593EAA"/>
    <w:rsid w:val="005B03DF"/>
    <w:rsid w:val="005B5156"/>
    <w:rsid w:val="005C2851"/>
    <w:rsid w:val="005F1013"/>
    <w:rsid w:val="00604A42"/>
    <w:rsid w:val="006124E6"/>
    <w:rsid w:val="00617238"/>
    <w:rsid w:val="00641AF0"/>
    <w:rsid w:val="006445F8"/>
    <w:rsid w:val="00652AC7"/>
    <w:rsid w:val="00654669"/>
    <w:rsid w:val="006633AD"/>
    <w:rsid w:val="0067689E"/>
    <w:rsid w:val="006825A7"/>
    <w:rsid w:val="006934E5"/>
    <w:rsid w:val="006A5B04"/>
    <w:rsid w:val="006C41B5"/>
    <w:rsid w:val="006C50E6"/>
    <w:rsid w:val="006F382C"/>
    <w:rsid w:val="006F4CA6"/>
    <w:rsid w:val="006F59ED"/>
    <w:rsid w:val="00702978"/>
    <w:rsid w:val="00707E3F"/>
    <w:rsid w:val="00712E39"/>
    <w:rsid w:val="007471B0"/>
    <w:rsid w:val="007657EB"/>
    <w:rsid w:val="00772531"/>
    <w:rsid w:val="00773692"/>
    <w:rsid w:val="0078487A"/>
    <w:rsid w:val="00795E96"/>
    <w:rsid w:val="007B7B7F"/>
    <w:rsid w:val="007E021F"/>
    <w:rsid w:val="007E13E7"/>
    <w:rsid w:val="007E30DC"/>
    <w:rsid w:val="007F2345"/>
    <w:rsid w:val="007F2E1E"/>
    <w:rsid w:val="00800663"/>
    <w:rsid w:val="008174C7"/>
    <w:rsid w:val="00843A73"/>
    <w:rsid w:val="008A6465"/>
    <w:rsid w:val="008B7DDD"/>
    <w:rsid w:val="008C4931"/>
    <w:rsid w:val="008C4B74"/>
    <w:rsid w:val="008D7ED7"/>
    <w:rsid w:val="008F16FF"/>
    <w:rsid w:val="00911EE8"/>
    <w:rsid w:val="00925FBE"/>
    <w:rsid w:val="00932BD5"/>
    <w:rsid w:val="00935167"/>
    <w:rsid w:val="00937AF1"/>
    <w:rsid w:val="00973308"/>
    <w:rsid w:val="0098603C"/>
    <w:rsid w:val="009A475F"/>
    <w:rsid w:val="009B275D"/>
    <w:rsid w:val="009C4D03"/>
    <w:rsid w:val="009C5745"/>
    <w:rsid w:val="009D5647"/>
    <w:rsid w:val="009E25B4"/>
    <w:rsid w:val="009E450A"/>
    <w:rsid w:val="00A10491"/>
    <w:rsid w:val="00A252DB"/>
    <w:rsid w:val="00A25BFD"/>
    <w:rsid w:val="00A43C02"/>
    <w:rsid w:val="00A53CD7"/>
    <w:rsid w:val="00A55A47"/>
    <w:rsid w:val="00A6117A"/>
    <w:rsid w:val="00A718C6"/>
    <w:rsid w:val="00A740DA"/>
    <w:rsid w:val="00A87EFB"/>
    <w:rsid w:val="00AA1780"/>
    <w:rsid w:val="00AA5EC2"/>
    <w:rsid w:val="00AB3E0F"/>
    <w:rsid w:val="00AC3981"/>
    <w:rsid w:val="00AC6A7C"/>
    <w:rsid w:val="00AD2DD2"/>
    <w:rsid w:val="00AE56C4"/>
    <w:rsid w:val="00AF552B"/>
    <w:rsid w:val="00B11556"/>
    <w:rsid w:val="00B128A3"/>
    <w:rsid w:val="00B23634"/>
    <w:rsid w:val="00B35118"/>
    <w:rsid w:val="00B45F2D"/>
    <w:rsid w:val="00B461EC"/>
    <w:rsid w:val="00B70782"/>
    <w:rsid w:val="00B86D7A"/>
    <w:rsid w:val="00B91584"/>
    <w:rsid w:val="00BB739D"/>
    <w:rsid w:val="00BD7179"/>
    <w:rsid w:val="00BE5840"/>
    <w:rsid w:val="00BE7C5B"/>
    <w:rsid w:val="00C02149"/>
    <w:rsid w:val="00C163B5"/>
    <w:rsid w:val="00C25541"/>
    <w:rsid w:val="00C33FFB"/>
    <w:rsid w:val="00C4447B"/>
    <w:rsid w:val="00C52535"/>
    <w:rsid w:val="00C57CDC"/>
    <w:rsid w:val="00C60D59"/>
    <w:rsid w:val="00C77FA7"/>
    <w:rsid w:val="00CE1DCB"/>
    <w:rsid w:val="00CE3E2E"/>
    <w:rsid w:val="00CF138F"/>
    <w:rsid w:val="00CF318B"/>
    <w:rsid w:val="00D117B9"/>
    <w:rsid w:val="00D24DC4"/>
    <w:rsid w:val="00D349E0"/>
    <w:rsid w:val="00D435B3"/>
    <w:rsid w:val="00D44595"/>
    <w:rsid w:val="00D56CDF"/>
    <w:rsid w:val="00D57972"/>
    <w:rsid w:val="00D61489"/>
    <w:rsid w:val="00D64CF4"/>
    <w:rsid w:val="00D7364D"/>
    <w:rsid w:val="00D74BA2"/>
    <w:rsid w:val="00D75325"/>
    <w:rsid w:val="00D84009"/>
    <w:rsid w:val="00D8629D"/>
    <w:rsid w:val="00D92672"/>
    <w:rsid w:val="00D92A88"/>
    <w:rsid w:val="00DA178A"/>
    <w:rsid w:val="00DB1F30"/>
    <w:rsid w:val="00DB4B8F"/>
    <w:rsid w:val="00DC1680"/>
    <w:rsid w:val="00DC4352"/>
    <w:rsid w:val="00DF62BA"/>
    <w:rsid w:val="00E03995"/>
    <w:rsid w:val="00E34FC6"/>
    <w:rsid w:val="00E42E99"/>
    <w:rsid w:val="00E62060"/>
    <w:rsid w:val="00E71D20"/>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A2809"/>
    <w:rsid w:val="00FB0F7A"/>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9CB13731-3204-46C2-AFAC-16363E8E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9473BAE-22E2-914F-BF4C-351495BFE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5759</Words>
  <Characters>32832</Characters>
  <Application>Microsoft Macintosh Word</Application>
  <DocSecurity>0</DocSecurity>
  <Lines>273</Lines>
  <Paragraphs>77</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Main title: Seasonal dynamics of mortality in the United States from 1982 to 201</vt:lpstr>
      <vt:lpstr>Short title: Seasonal dynamics of mortality in the US from 1982 to 2013</vt:lpstr>
      <vt:lpstr>Robbie M Parks1,2, James E Bennett1,2,3, Kyle J Foreman1,2,4, Ralf Toumi5, Majid</vt:lpstr>
      <vt:lpstr>+44 (0)20 7594 0767				</vt:lpstr>
      <vt:lpstr/>
      <vt:lpstr>Classification</vt:lpstr>
      <vt:lpstr>Biological Sciences: 		Medical Sciences</vt:lpstr>
      <vt:lpstr>Social Sciences:		 Social Sciences </vt:lpstr>
      <vt:lpstr/>
      <vt:lpstr/>
      <vt:lpstr>The main limitation of our study is that we have analysed all-cause mortality. D</vt:lpstr>
      <vt:lpstr/>
      <vt:lpstr>Our study framework and methods can also be applied to other countries with time</vt:lpstr>
      <vt:lpstr/>
      <vt:lpstr>Methods and methods</vt:lpstr>
      <vt:lpstr>Data</vt:lpstr>
      <vt:lpstr>We obtained data on temperature from ERA-Interim, which combines predictions fro</vt:lpstr>
      <vt:lpstr>Statistical methods</vt:lpstr>
      <vt:lpstr>Acknowledgments </vt:lpstr>
      <vt:lpstr>Author contributions</vt:lpstr>
      <vt:lpstr/>
      <vt:lpstr>References</vt:lpstr>
      <vt:lpstr>Figure 6. The relationship between percent difference in death rates and tempera</vt:lpstr>
      <vt:lpstr/>
      <vt:lpstr/>
    </vt:vector>
  </TitlesOfParts>
  <Company/>
  <LinksUpToDate>false</LinksUpToDate>
  <CharactersWithSpaces>38514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2017-10-09T10:41:00Z</dcterms:created>
  <dcterms:modified xsi:type="dcterms:W3CDTF">2017-10-09T10:41:00Z</dcterms:modified>
</cp:coreProperties>
</file>