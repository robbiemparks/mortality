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A468B6C"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Excess winter mortality is unlikely to be lower in a warmer world.</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w:t>
      </w:r>
      <w:r w:rsidR="00B938DB" w:rsidRPr="00CF4E04">
        <w:rPr>
          <w:rFonts w:ascii="Times New Roman" w:hAnsi="Times New Roman"/>
          <w:sz w:val="24"/>
          <w:szCs w:val="24"/>
        </w:rPr>
        <w:lastRenderedPageBreak/>
        <w:t xml:space="preserve">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39ACC20C" w:rsidR="0078333E" w:rsidRPr="00CF4E04" w:rsidRDefault="0007260F" w:rsidP="000A2B50">
      <w:pPr>
        <w:spacing w:after="0" w:line="480" w:lineRule="auto"/>
        <w:rPr>
          <w:rFonts w:ascii="Times New Roman" w:hAnsi="Times New Roman"/>
          <w:sz w:val="24"/>
          <w:szCs w:val="24"/>
        </w:rPr>
      </w:pPr>
      <w:commentRangeStart w:id="0"/>
      <w:commentRangeStart w:id="1"/>
      <w:r w:rsidRPr="00CF4E04">
        <w:rPr>
          <w:rFonts w:ascii="Times New Roman" w:hAnsi="Times New Roman"/>
          <w:sz w:val="24"/>
          <w:szCs w:val="24"/>
        </w:rPr>
        <w:t xml:space="preserve">Percent excess mortality in peak month, relative to the minimum, declined by less than </w:t>
      </w:r>
      <w:ins w:id="2" w:author="Parks, Robbie M" w:date="2017-01-24T14:25:00Z">
        <w:r w:rsidR="00312402">
          <w:rPr>
            <w:rFonts w:ascii="Times New Roman" w:hAnsi="Times New Roman"/>
            <w:sz w:val="24"/>
            <w:szCs w:val="24"/>
          </w:rPr>
          <w:t>7</w:t>
        </w:r>
      </w:ins>
      <w:r w:rsidRPr="00CF4E04">
        <w:rPr>
          <w:rFonts w:ascii="Times New Roman" w:hAnsi="Times New Roman"/>
          <w:sz w:val="24"/>
          <w:szCs w:val="24"/>
        </w:rPr>
        <w:t xml:space="preserve"> percentag</w:t>
      </w:r>
      <w:r w:rsidR="00E512DF" w:rsidRPr="00CF4E04">
        <w:rPr>
          <w:rFonts w:ascii="Times New Roman" w:hAnsi="Times New Roman"/>
          <w:sz w:val="24"/>
          <w:szCs w:val="24"/>
        </w:rPr>
        <w:t xml:space="preserve">e points for people older than </w:t>
      </w:r>
      <w:ins w:id="3" w:author="Parks, Robbie M" w:date="2017-01-24T14:25:00Z">
        <w:r w:rsidR="00312402">
          <w:rPr>
            <w:rFonts w:ascii="Times New Roman" w:hAnsi="Times New Roman"/>
            <w:sz w:val="24"/>
            <w:szCs w:val="24"/>
          </w:rPr>
          <w:t>4</w:t>
        </w:r>
      </w:ins>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w:t>
      </w:r>
      <w:commentRangeEnd w:id="0"/>
      <w:r w:rsidR="00C10CFC">
        <w:rPr>
          <w:rStyle w:val="CommentReference"/>
          <w:rFonts w:asciiTheme="minorHAnsi" w:eastAsiaTheme="minorHAnsi" w:hAnsiTheme="minorHAnsi" w:cstheme="minorBidi"/>
        </w:rPr>
        <w:commentReference w:id="0"/>
      </w:r>
      <w:commentRangeEnd w:id="1"/>
      <w:r w:rsidR="008C3E6A">
        <w:rPr>
          <w:rStyle w:val="CommentReference"/>
          <w:rFonts w:asciiTheme="minorHAnsi" w:eastAsiaTheme="minorHAnsi" w:hAnsiTheme="minorHAnsi" w:cstheme="minorBidi"/>
        </w:rPr>
        <w:commentReference w:id="1"/>
      </w:r>
      <w:r w:rsidRPr="00CF4E04">
        <w:rPr>
          <w:rFonts w:ascii="Times New Roman" w:hAnsi="Times New Roman"/>
          <w:sz w:val="24"/>
          <w:szCs w:val="24"/>
        </w:rPr>
        <w:t>(Figure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07AE4CE8"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commentRangeStart w:id="4"/>
      <w:r w:rsidR="009548C7" w:rsidRPr="00CF4E04">
        <w:rPr>
          <w:rFonts w:ascii="Times New Roman" w:hAnsi="Times New Roman"/>
          <w:sz w:val="24"/>
          <w:szCs w:val="24"/>
        </w:rPr>
        <w:t xml:space="preserve">(Figure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w:t>
      </w:r>
      <w:commentRangeEnd w:id="4"/>
      <w:r w:rsidR="00DA753D">
        <w:rPr>
          <w:rStyle w:val="CommentReference"/>
          <w:rFonts w:asciiTheme="minorHAnsi" w:eastAsiaTheme="minorHAnsi" w:hAnsiTheme="minorHAnsi" w:cstheme="minorBidi"/>
        </w:rPr>
        <w:commentReference w:id="4"/>
      </w:r>
      <w:r w:rsidR="00792B0B">
        <w:rPr>
          <w:rFonts w:ascii="Times New Roman" w:hAnsi="Times New Roman"/>
          <w:sz w:val="24"/>
          <w:szCs w:val="24"/>
        </w:rPr>
        <w:t xml:space="preserve">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commentRangeStart w:id="5"/>
      <w:commentRangeStart w:id="6"/>
      <w:r w:rsidR="00075024">
        <w:rPr>
          <w:rFonts w:ascii="Times New Roman" w:hAnsi="Times New Roman"/>
          <w:sz w:val="24"/>
          <w:szCs w:val="24"/>
        </w:rPr>
        <w:t xml:space="preserve">This also agrees with previous work, which has found that winter excess mortality in several countries was not driven by </w:t>
      </w:r>
      <w:ins w:id="7" w:author="Parks, Robbie M" w:date="2017-01-24T13:54:00Z">
        <w:r w:rsidR="0008794F">
          <w:rPr>
            <w:rFonts w:ascii="Times New Roman" w:hAnsi="Times New Roman"/>
            <w:sz w:val="24"/>
            <w:szCs w:val="24"/>
          </w:rPr>
          <w:t xml:space="preserve">outdoor </w:t>
        </w:r>
      </w:ins>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commentRangeEnd w:id="5"/>
      <w:r w:rsidR="004C6F20">
        <w:rPr>
          <w:rStyle w:val="CommentReference"/>
          <w:rFonts w:asciiTheme="minorHAnsi" w:eastAsiaTheme="minorHAnsi" w:hAnsiTheme="minorHAnsi" w:cstheme="minorBidi"/>
        </w:rPr>
        <w:commentReference w:id="5"/>
      </w:r>
      <w:commentRangeEnd w:id="6"/>
      <w:r w:rsidR="00FD1DFE">
        <w:rPr>
          <w:rStyle w:val="CommentReference"/>
          <w:rFonts w:asciiTheme="minorHAnsi" w:eastAsiaTheme="minorHAnsi" w:hAnsiTheme="minorHAnsi" w:cstheme="minorBidi"/>
        </w:rPr>
        <w:commentReference w:id="6"/>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and seasonal temperature difference also indicates that e</w:t>
      </w:r>
      <w:r w:rsidR="004C6F20" w:rsidRPr="004C6F20">
        <w:rPr>
          <w:rFonts w:ascii="Times New Roman" w:hAnsi="Times New Roman"/>
          <w:sz w:val="24"/>
          <w:szCs w:val="24"/>
        </w:rPr>
        <w:t>xcess winter mortality is unlikely to be lower in a warmer world.</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23DDB07"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commentRangeStart w:id="8"/>
      <w:commentRangeStart w:id="9"/>
      <w:r w:rsidR="00075024">
        <w:rPr>
          <w:rFonts w:ascii="Times New Roman" w:hAnsi="Times New Roman"/>
          <w:sz w:val="24"/>
          <w:szCs w:val="24"/>
        </w:rPr>
        <w:t>has rarely been reported</w:t>
      </w:r>
      <w:commentRangeEnd w:id="8"/>
      <w:r w:rsidR="00075024">
        <w:rPr>
          <w:rStyle w:val="CommentReference"/>
          <w:rFonts w:asciiTheme="minorHAnsi" w:eastAsiaTheme="minorHAnsi" w:hAnsiTheme="minorHAnsi" w:cstheme="minorBidi"/>
        </w:rPr>
        <w:commentReference w:id="8"/>
      </w:r>
      <w:commentRangeEnd w:id="9"/>
      <w:r w:rsidR="00434096">
        <w:rPr>
          <w:rStyle w:val="CommentReference"/>
          <w:rFonts w:asciiTheme="minorHAnsi" w:eastAsiaTheme="minorHAnsi" w:hAnsiTheme="minorHAnsi" w:cstheme="minorBidi"/>
        </w:rPr>
        <w:commentReference w:id="9"/>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w:t>
      </w:r>
      <w:r w:rsidR="007A5A8A" w:rsidRPr="00CF4E04">
        <w:rPr>
          <w:rFonts w:ascii="Times New Roman" w:hAnsi="Times New Roman"/>
          <w:sz w:val="24"/>
          <w:szCs w:val="24"/>
        </w:rPr>
        <w:lastRenderedPageBreak/>
        <w:t xml:space="preserve">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lastRenderedPageBreak/>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277C5F16"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ins w:id="10" w:author="Parks, Robbie M" w:date="2017-01-24T14:03:00Z">
        <w:r w:rsidR="00C233AE">
          <w:rPr>
            <w:rFonts w:ascii="Times New Roman" w:hAnsi="Times New Roman"/>
            <w:sz w:val="24"/>
            <w:szCs w:val="24"/>
          </w:rPr>
          <w:t xml:space="preserve">using </w:t>
        </w:r>
      </w:ins>
      <w:ins w:id="11" w:author="Parks, Robbie M" w:date="2017-01-24T14:10:00Z">
        <w:r w:rsidR="00D91715">
          <w:rPr>
            <w:rFonts w:ascii="Times New Roman" w:hAnsi="Times New Roman"/>
            <w:sz w:val="24"/>
            <w:szCs w:val="24"/>
          </w:rPr>
          <w:t xml:space="preserve">gridded </w:t>
        </w:r>
      </w:ins>
      <w:ins w:id="12" w:author="Parks, Robbie M" w:date="2017-01-24T14:03:00Z">
        <w:r w:rsidR="00D91715">
          <w:rPr>
            <w:rFonts w:ascii="Times New Roman" w:hAnsi="Times New Roman"/>
            <w:sz w:val="24"/>
            <w:szCs w:val="24"/>
          </w:rPr>
          <w:t>four-times</w:t>
        </w:r>
      </w:ins>
      <w:ins w:id="13" w:author="Parks, Robbie M" w:date="2017-01-24T14:10:00Z">
        <w:r w:rsidR="00D91715">
          <w:rPr>
            <w:rFonts w:ascii="Times New Roman" w:hAnsi="Times New Roman"/>
            <w:sz w:val="24"/>
            <w:szCs w:val="24"/>
          </w:rPr>
          <w:t xml:space="preserve"> </w:t>
        </w:r>
      </w:ins>
      <w:ins w:id="14" w:author="Parks, Robbie M" w:date="2017-01-24T14:03:00Z">
        <w:r w:rsidR="00C233AE">
          <w:rPr>
            <w:rFonts w:ascii="Times New Roman" w:hAnsi="Times New Roman"/>
            <w:sz w:val="24"/>
            <w:szCs w:val="24"/>
          </w:rPr>
          <w:t xml:space="preserve">daily outputs </w:t>
        </w:r>
        <w:r w:rsidR="001812E3">
          <w:rPr>
            <w:rFonts w:ascii="Times New Roman" w:hAnsi="Times New Roman"/>
            <w:sz w:val="24"/>
            <w:szCs w:val="24"/>
          </w:rPr>
          <w:t>from ERA-Interim</w:t>
        </w:r>
      </w:ins>
      <w:ins w:id="15" w:author="Parks, Robbie M" w:date="2017-01-24T14:09:00Z">
        <w:r w:rsidR="00D91715">
          <w:rPr>
            <w:rFonts w:ascii="Times New Roman" w:hAnsi="Times New Roman"/>
            <w:sz w:val="24"/>
            <w:szCs w:val="24"/>
          </w:rPr>
          <w:t xml:space="preserve">, </w:t>
        </w:r>
      </w:ins>
      <w:ins w:id="16" w:author="Parks, Robbie M" w:date="2017-01-24T14:10:00Z">
        <w:r w:rsidR="00FA50AC">
          <w:rPr>
            <w:rFonts w:ascii="Times New Roman" w:hAnsi="Times New Roman"/>
            <w:sz w:val="24"/>
            <w:szCs w:val="24"/>
          </w:rPr>
          <w:t xml:space="preserve">a data assimilation system used to </w:t>
        </w:r>
      </w:ins>
      <w:ins w:id="17" w:author="Parks, Robbie M" w:date="2017-01-24T14:12:00Z">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w:t>
        </w:r>
        <w:bookmarkStart w:id="18" w:name="_GoBack"/>
        <w:bookmarkEnd w:id="18"/>
        <w:r w:rsidR="0055086C">
          <w:rPr>
            <w:rFonts w:ascii="Times New Roman" w:hAnsi="Times New Roman"/>
            <w:sz w:val="24"/>
            <w:szCs w:val="24"/>
          </w:rPr>
          <w:t>eansing process</w:t>
        </w:r>
      </w:ins>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ins w:id="19" w:author="Parks, Robbie M" w:date="2017-01-24T14:13:00Z">
        <w:r w:rsidR="00C634DB">
          <w:rPr>
            <w:rFonts w:ascii="Times New Roman" w:hAnsi="Times New Roman"/>
            <w:sz w:val="24"/>
            <w:szCs w:val="24"/>
          </w:rPr>
          <w:t xml:space="preserve"> From the gridded values, we generated </w:t>
        </w:r>
        <w:r w:rsidR="00E046BA">
          <w:rPr>
            <w:rFonts w:ascii="Times New Roman" w:hAnsi="Times New Roman"/>
            <w:sz w:val="24"/>
            <w:szCs w:val="24"/>
          </w:rPr>
          <w:t xml:space="preserve">population-weighted temperature </w:t>
        </w:r>
        <w:r w:rsidR="00C634DB">
          <w:rPr>
            <w:rFonts w:ascii="Times New Roman" w:hAnsi="Times New Roman"/>
            <w:sz w:val="24"/>
            <w:szCs w:val="24"/>
          </w:rPr>
          <w:t>per month by climate region throughout the period of analysis.</w:t>
        </w:r>
      </w:ins>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t>
      </w:r>
      <w:r w:rsidRPr="00CF4E04">
        <w:rPr>
          <w:rFonts w:ascii="Times New Roman" w:hAnsi="Times New Roman"/>
          <w:color w:val="000000" w:themeColor="text1"/>
          <w:sz w:val="24"/>
          <w:szCs w:val="24"/>
        </w:rPr>
        <w:lastRenderedPageBreak/>
        <w:t>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lastRenderedPageBreak/>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lastRenderedPageBreak/>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20" w:name="_Ref468360496"/>
      <w:r w:rsidRPr="00CF4E04">
        <w:rPr>
          <w:rFonts w:ascii="Times New Roman" w:hAnsi="Times New Roman"/>
          <w:b/>
          <w:color w:val="000000" w:themeColor="text1"/>
          <w:sz w:val="24"/>
          <w:szCs w:val="24"/>
        </w:rPr>
        <w:lastRenderedPageBreak/>
        <w:t xml:space="preserve">Figure </w:t>
      </w:r>
      <w:bookmarkEnd w:id="20"/>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2C27B48F"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7-01-23T22:09:00Z" w:initials="M">
    <w:p w14:paraId="2F77D708" w14:textId="339D0C58" w:rsidR="008C3E6A" w:rsidRDefault="00C10CFC">
      <w:pPr>
        <w:pStyle w:val="CommentText"/>
      </w:pPr>
      <w:r>
        <w:rPr>
          <w:rStyle w:val="CommentReference"/>
        </w:rPr>
        <w:annotationRef/>
      </w:r>
      <w:r>
        <w:t>how much did it decline in 45-54? it would be easier if we don’t</w:t>
      </w:r>
      <w:r w:rsidR="00075024">
        <w:t xml:space="preserve"> introduce a new age group here since above we speak about &gt;45</w:t>
      </w:r>
    </w:p>
    <w:p w14:paraId="238119D0" w14:textId="77777777" w:rsidR="008C3E6A" w:rsidRDefault="008C3E6A">
      <w:pPr>
        <w:pStyle w:val="CommentText"/>
      </w:pPr>
    </w:p>
  </w:comment>
  <w:comment w:id="1" w:author="Parks, Robbie M" w:date="2017-01-24T14:26:00Z" w:initials="PRM">
    <w:p w14:paraId="00E27D2D" w14:textId="22ADA48C" w:rsidR="008C3E6A" w:rsidRDefault="008C3E6A">
      <w:pPr>
        <w:pStyle w:val="CommentText"/>
      </w:pPr>
      <w:r>
        <w:rPr>
          <w:rStyle w:val="CommentReference"/>
        </w:rPr>
        <w:annotationRef/>
      </w:r>
      <w:r>
        <w:t>All but one of the age groups was in fact less than 5 percentage points for 45 and above</w:t>
      </w:r>
    </w:p>
  </w:comment>
  <w:comment w:id="4" w:author="Parks, Robbie M" w:date="2017-01-23T22:09:00Z" w:initials="PRM">
    <w:p w14:paraId="7B74B516" w14:textId="40367584" w:rsidR="00DA753D" w:rsidRDefault="00DA753D">
      <w:pPr>
        <w:pStyle w:val="CommentText"/>
      </w:pPr>
      <w:r>
        <w:rPr>
          <w:rStyle w:val="CommentReference"/>
        </w:rPr>
        <w:annotationRef/>
      </w:r>
      <w:r>
        <w:t>Do you think I need to perform a linear regression for each age group, showing that the gradient is not significantly non-zero, especially for older age groups? This would be one way of quantifying the graph.</w:t>
      </w:r>
    </w:p>
    <w:p w14:paraId="5DF3C832" w14:textId="77777777" w:rsidR="00341340" w:rsidRDefault="00341340">
      <w:pPr>
        <w:pStyle w:val="CommentText"/>
      </w:pPr>
    </w:p>
    <w:p w14:paraId="6C5404DF" w14:textId="77777777" w:rsidR="00341340" w:rsidRDefault="00341340">
      <w:pPr>
        <w:pStyle w:val="CommentText"/>
      </w:pPr>
    </w:p>
    <w:p w14:paraId="6E4BCFA0" w14:textId="6D692DA0" w:rsidR="00341340" w:rsidRDefault="00341340">
      <w:pPr>
        <w:pStyle w:val="CommentText"/>
      </w:pPr>
      <w:r>
        <w:t>[[[good idea; find an elegant way to show the p-value for the association on each graph]]]</w:t>
      </w:r>
    </w:p>
  </w:comment>
  <w:comment w:id="5" w:author="Majid" w:date="2017-01-23T22:09:00Z" w:initials="M">
    <w:p w14:paraId="3241B5B5" w14:textId="70C4F2F9" w:rsidR="004C6F20" w:rsidRDefault="004C6F20">
      <w:pPr>
        <w:pStyle w:val="CommentText"/>
      </w:pPr>
      <w:r>
        <w:rPr>
          <w:rStyle w:val="CommentReference"/>
        </w:rPr>
        <w:annotationRef/>
      </w:r>
      <w:r>
        <w:t>this sentence was moved here from discussion but can be deleted given my addition above. also why was 5 here? I thought they did find a relationship to temperature???</w:t>
      </w:r>
    </w:p>
  </w:comment>
  <w:comment w:id="6" w:author="Parks, Robbie M" w:date="2017-01-24T13:49:00Z" w:initials="PRM">
    <w:p w14:paraId="56642DF1" w14:textId="75558DAA" w:rsidR="00FD1DFE" w:rsidRDefault="00FD1DFE">
      <w:pPr>
        <w:pStyle w:val="CommentText"/>
      </w:pPr>
      <w:r>
        <w:rPr>
          <w:rStyle w:val="CommentReference"/>
        </w:rPr>
        <w:annotationRef/>
      </w:r>
      <w:r>
        <w:t>Healy found that other factors were more important in the winter, such as indoor temperature, GNP per person, what people wear. In contrast to warm weather, where heatwaves</w:t>
      </w:r>
      <w:r w:rsidR="0008794F">
        <w:t>:</w:t>
      </w:r>
    </w:p>
    <w:p w14:paraId="68D959C3" w14:textId="77777777" w:rsidR="0008794F" w:rsidRDefault="0008794F">
      <w:pPr>
        <w:pStyle w:val="CommentText"/>
      </w:pPr>
    </w:p>
    <w:p w14:paraId="40E8BB56" w14:textId="1069AA35"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w:t>
      </w:r>
      <w:r w:rsidRPr="0008794F">
        <w:rPr>
          <w:rFonts w:ascii="Times" w:eastAsiaTheme="minorHAnsi" w:hAnsi="Times"/>
          <w:sz w:val="13"/>
          <w:szCs w:val="13"/>
          <w:lang w:eastAsia="en-GB"/>
        </w:rPr>
        <w:t>The results demonstrate that</w:t>
      </w:r>
      <w:r>
        <w:rPr>
          <w:rFonts w:ascii="Times" w:eastAsiaTheme="minorHAnsi" w:hAnsi="Times"/>
          <w:sz w:val="13"/>
          <w:szCs w:val="13"/>
          <w:lang w:eastAsia="en-GB"/>
        </w:rPr>
        <w:t xml:space="preserve"> </w:t>
      </w:r>
      <w:r w:rsidRPr="0008794F">
        <w:rPr>
          <w:rFonts w:ascii="Times" w:eastAsiaTheme="minorHAnsi" w:hAnsi="Times"/>
          <w:sz w:val="13"/>
          <w:szCs w:val="13"/>
          <w:lang w:eastAsia="en-GB"/>
        </w:rPr>
        <w:t>climatic variables such as mean winter environmental</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temperature and mean winter precipitation are found to be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positively associated with levels of relative excess winter</w:t>
      </w:r>
    </w:p>
    <w:p w14:paraId="5B58D040" w14:textId="1D982C14" w:rsid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mortality in Europe…</w:t>
      </w:r>
      <w:r w:rsidR="00F16D46">
        <w:rPr>
          <w:rFonts w:ascii="Times" w:eastAsiaTheme="minorHAnsi" w:hAnsi="Times"/>
          <w:sz w:val="13"/>
          <w:szCs w:val="13"/>
          <w:lang w:eastAsia="en-GB"/>
        </w:rPr>
        <w:t>This positive relation can be</w:t>
      </w:r>
      <w:r w:rsidRPr="0008794F">
        <w:rPr>
          <w:rFonts w:ascii="Times" w:eastAsiaTheme="minorHAnsi" w:hAnsi="Times"/>
          <w:sz w:val="13"/>
          <w:szCs w:val="13"/>
          <w:lang w:eastAsia="en-GB"/>
        </w:rPr>
        <w:t xml:space="preserve"> termed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the ‘‘paradox of excess winter mortality’’.</w:t>
      </w:r>
    </w:p>
    <w:p w14:paraId="2ED8A811" w14:textId="77777777" w:rsidR="0008794F" w:rsidRDefault="0008794F" w:rsidP="0008794F">
      <w:pPr>
        <w:spacing w:after="0" w:line="240" w:lineRule="auto"/>
        <w:rPr>
          <w:rFonts w:ascii="Times" w:eastAsiaTheme="minorHAnsi" w:hAnsi="Times"/>
          <w:sz w:val="13"/>
          <w:szCs w:val="13"/>
          <w:lang w:eastAsia="en-GB"/>
        </w:rPr>
      </w:pPr>
    </w:p>
    <w:p w14:paraId="0B84463F" w14:textId="34A3C639"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 xml:space="preserve">The paradox </w:t>
      </w:r>
      <w:r w:rsidRPr="0008794F">
        <w:rPr>
          <w:rFonts w:ascii="Times" w:eastAsiaTheme="minorHAnsi" w:hAnsi="Times"/>
          <w:sz w:val="13"/>
          <w:szCs w:val="13"/>
          <w:lang w:eastAsia="en-GB"/>
        </w:rPr>
        <w:t>consists of the fact that higher mortality rates are generally</w:t>
      </w:r>
      <w:r>
        <w:rPr>
          <w:rFonts w:ascii="Times" w:eastAsiaTheme="minorHAnsi" w:hAnsi="Times"/>
          <w:sz w:val="13"/>
          <w:szCs w:val="13"/>
          <w:lang w:eastAsia="en-GB"/>
        </w:rPr>
        <w:t xml:space="preserve"> </w:t>
      </w:r>
      <w:r w:rsidRPr="0008794F">
        <w:rPr>
          <w:rFonts w:ascii="Times" w:eastAsiaTheme="minorHAnsi" w:hAnsi="Times"/>
          <w:sz w:val="13"/>
          <w:szCs w:val="13"/>
          <w:lang w:eastAsia="en-GB"/>
        </w:rPr>
        <w:t>found in less severe, milder winter climates where, all else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equal, there should be less potential for cold strain and cold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related mortality.</w:t>
      </w:r>
      <w:r w:rsidR="0024079D">
        <w:rPr>
          <w:rFonts w:ascii="Times" w:eastAsiaTheme="minorHAnsi" w:hAnsi="Times"/>
          <w:sz w:val="13"/>
          <w:szCs w:val="13"/>
          <w:lang w:eastAsia="en-GB"/>
        </w:rPr>
        <w:t>’</w:t>
      </w:r>
    </w:p>
    <w:p w14:paraId="48B46CE4" w14:textId="77777777" w:rsidR="0008794F" w:rsidRPr="0008794F" w:rsidRDefault="0008794F" w:rsidP="0008794F">
      <w:pPr>
        <w:spacing w:after="0" w:line="240" w:lineRule="auto"/>
        <w:rPr>
          <w:rFonts w:ascii="Times" w:eastAsiaTheme="minorHAnsi" w:hAnsi="Times"/>
          <w:sz w:val="13"/>
          <w:szCs w:val="13"/>
          <w:lang w:eastAsia="en-GB"/>
        </w:rPr>
      </w:pPr>
    </w:p>
    <w:p w14:paraId="6E28AE50" w14:textId="77777777" w:rsidR="0008794F" w:rsidRDefault="0008794F">
      <w:pPr>
        <w:pStyle w:val="CommentText"/>
      </w:pPr>
    </w:p>
  </w:comment>
  <w:comment w:id="8" w:author="Majid" w:date="2017-01-23T22:09:00Z" w:initials="M">
    <w:p w14:paraId="08A53D8E" w14:textId="137FB0D2" w:rsidR="00075024" w:rsidRDefault="00075024">
      <w:pPr>
        <w:pStyle w:val="CommentText"/>
      </w:pPr>
      <w:r>
        <w:rPr>
          <w:rStyle w:val="CommentReference"/>
        </w:rPr>
        <w:annotationRef/>
      </w:r>
      <w:r>
        <w:t>has it at all (to say “first”?</w:t>
      </w:r>
    </w:p>
  </w:comment>
  <w:comment w:id="9" w:author="Parks, Robbie M" w:date="2017-01-24T14:00:00Z" w:initials="PRM">
    <w:p w14:paraId="7D97BD92" w14:textId="6192180D" w:rsidR="00434096" w:rsidRDefault="00434096">
      <w:pPr>
        <w:pStyle w:val="CommentText"/>
      </w:pPr>
      <w:r>
        <w:rPr>
          <w:rStyle w:val="CommentReference"/>
        </w:rPr>
        <w:annotationRef/>
      </w:r>
      <w:r>
        <w:t>Feinstein mentions it briefly:</w:t>
      </w:r>
    </w:p>
    <w:p w14:paraId="33EF6406" w14:textId="77777777" w:rsidR="00B801AF" w:rsidRDefault="00B801AF">
      <w:pPr>
        <w:pStyle w:val="CommentText"/>
      </w:pPr>
    </w:p>
    <w:p w14:paraId="05F4636A" w14:textId="1EA1E115" w:rsidR="00434096" w:rsidRPr="00B801AF" w:rsidRDefault="00B801AF" w:rsidP="00B801AF">
      <w:pPr>
        <w:spacing w:after="0" w:line="240" w:lineRule="auto"/>
        <w:rPr>
          <w:rFonts w:ascii="Times" w:eastAsiaTheme="minorHAnsi" w:hAnsi="Times"/>
          <w:sz w:val="15"/>
          <w:szCs w:val="15"/>
          <w:lang w:eastAsia="en-GB"/>
        </w:rPr>
      </w:pPr>
      <w:r>
        <w:rPr>
          <w:rFonts w:ascii="Times" w:eastAsiaTheme="minorHAnsi" w:hAnsi="Times"/>
          <w:sz w:val="15"/>
          <w:szCs w:val="15"/>
          <w:lang w:eastAsia="en-GB"/>
        </w:rPr>
        <w:t>“</w:t>
      </w:r>
      <w:r w:rsidRPr="00B801AF">
        <w:rPr>
          <w:rFonts w:ascii="Times" w:eastAsiaTheme="minorHAnsi" w:hAnsi="Times"/>
          <w:sz w:val="15"/>
          <w:szCs w:val="15"/>
          <w:lang w:eastAsia="en-GB"/>
        </w:rPr>
        <w:t>Seasonal patterns of mortality usually have winter excesses but not always: We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found that younger people who die of external causes are more prone to die in the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summer than in the winter. However, older people who die of external causes are more</w:t>
      </w:r>
      <w:r>
        <w:rPr>
          <w:rFonts w:ascii="Times" w:eastAsiaTheme="minorHAnsi" w:hAnsi="Times"/>
          <w:sz w:val="15"/>
          <w:szCs w:val="15"/>
          <w:lang w:eastAsia="en-GB"/>
        </w:rPr>
        <w:t xml:space="preserve"> </w:t>
      </w:r>
      <w:r w:rsidRPr="00B801AF">
        <w:rPr>
          <w:rFonts w:ascii="Times" w:eastAsiaTheme="minorHAnsi" w:hAnsi="Times"/>
          <w:sz w:val="15"/>
          <w:szCs w:val="15"/>
          <w:lang w:eastAsia="en-GB"/>
        </w:rPr>
        <w:t>prone to die in the winter than in the summer.</w:t>
      </w:r>
      <w:r>
        <w:rPr>
          <w:rFonts w:ascii="Times" w:eastAsiaTheme="minorHAnsi" w:hAnsi="Times"/>
          <w:sz w:val="15"/>
          <w:szCs w:val="15"/>
          <w:lang w:eastAsia="en-GB"/>
        </w:rP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38119D0" w15:done="0"/>
  <w15:commentEx w15:paraId="00E27D2D" w15:paraIdParent="238119D0" w15:done="0"/>
  <w15:commentEx w15:paraId="6E4BCFA0" w15:done="0"/>
  <w15:commentEx w15:paraId="3241B5B5" w15:done="0"/>
  <w15:commentEx w15:paraId="6E28AE50" w15:paraIdParent="3241B5B5" w15:done="0"/>
  <w15:commentEx w15:paraId="08A53D8E" w15:done="0"/>
  <w15:commentEx w15:paraId="05F4636A" w15:paraIdParent="08A53D8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2BF3"/>
    <w:rsid w:val="003C3F17"/>
    <w:rsid w:val="003D0931"/>
    <w:rsid w:val="003D0AA8"/>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D7CF4"/>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84B452A-8A3C-5F4D-9742-8460516BA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18</Pages>
  <Words>6431</Words>
  <Characters>36663</Characters>
  <Application>Microsoft Macintosh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178</cp:revision>
  <dcterms:created xsi:type="dcterms:W3CDTF">2017-01-12T14:32:00Z</dcterms:created>
  <dcterms:modified xsi:type="dcterms:W3CDTF">2017-01-24T14:34:00Z</dcterms:modified>
</cp:coreProperties>
</file>