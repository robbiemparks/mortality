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5026037"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r w:rsidR="00DD21D5">
        <w:rPr>
          <w:rFonts w:ascii="Times New Roman" w:hAnsi="Times New Roman"/>
          <w:b/>
          <w:color w:val="000000" w:themeColor="text1"/>
          <w:sz w:val="24"/>
          <w:szCs w:val="24"/>
        </w:rPr>
        <w:t>Here we show d</w:t>
      </w:r>
      <w:r w:rsidRPr="00CF4E04">
        <w:rPr>
          <w:rFonts w:ascii="Times New Roman" w:hAnsi="Times New Roman"/>
          <w:b/>
          <w:color w:val="000000" w:themeColor="text1"/>
          <w:sz w:val="24"/>
          <w:szCs w:val="24"/>
        </w:rPr>
        <w:t xml:space="preserve">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5803BD">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ins w:id="0" w:author="Parks, Robbie M" w:date="2017-01-13T16:54:00Z">
        <w:r w:rsidR="007F7C38">
          <w:rPr>
            <w:rFonts w:ascii="Times New Roman" w:hAnsi="Times New Roman"/>
            <w:sz w:val="24"/>
            <w:szCs w:val="24"/>
          </w:rPr>
          <w:t>little</w:t>
        </w:r>
      </w:ins>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w:t>
      </w:r>
      <w:bookmarkStart w:id="1" w:name="_GoBack"/>
      <w:r w:rsidR="009548C7" w:rsidRPr="00CF4E04">
        <w:rPr>
          <w:rFonts w:ascii="Times New Roman" w:hAnsi="Times New Roman"/>
          <w:sz w:val="24"/>
          <w:szCs w:val="24"/>
        </w:rPr>
        <w:t>Figure</w:t>
      </w:r>
      <w:bookmarkEnd w:id="1"/>
      <w:r w:rsidR="009548C7" w:rsidRPr="00CF4E04">
        <w:rPr>
          <w:rFonts w:ascii="Times New Roman" w:hAnsi="Times New Roman"/>
          <w:sz w:val="24"/>
          <w:szCs w:val="24"/>
        </w:rPr>
        <w:t xml:space="preserv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observed geographical consistency within the USA is different from the pattern observed across Europe, where excess winter mortality tends to be lower in the colder northern nations than in warmer southern European countries,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5803BD">
      <w:pPr>
        <w:spacing w:after="0" w:line="480" w:lineRule="auto"/>
        <w:rPr>
          <w:rFonts w:ascii="Times New Roman" w:hAnsi="Times New Roman"/>
          <w:sz w:val="24"/>
          <w:szCs w:val="24"/>
        </w:rPr>
      </w:pPr>
    </w:p>
    <w:p w14:paraId="7A82CA12" w14:textId="36402217"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w:t>
      </w:r>
      <w:del w:id="2" w:author="umahx99" w:date="2017-01-16T01:27:00Z">
        <w:r w:rsidRPr="00CF4E04" w:rsidDel="006E68FE">
          <w:rPr>
            <w:rFonts w:ascii="Times New Roman" w:hAnsi="Times New Roman"/>
            <w:sz w:val="24"/>
            <w:szCs w:val="24"/>
          </w:rPr>
          <w:delText xml:space="preserve">of </w:delText>
        </w:r>
      </w:del>
      <w:r w:rsidRPr="00CF4E04">
        <w:rPr>
          <w:rFonts w:ascii="Times New Roman" w:hAnsi="Times New Roman"/>
          <w:sz w:val="24"/>
          <w:szCs w:val="24"/>
        </w:rPr>
        <w:t>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6192F112"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ins w:id="3" w:author="umahx99" w:date="2017-01-16T01:37:00Z">
        <w:r w:rsidR="00C65B87">
          <w:rPr>
            <w:rFonts w:ascii="Times New Roman" w:hAnsi="Times New Roman"/>
            <w:sz w:val="24"/>
            <w:szCs w:val="24"/>
          </w:rPr>
          <w:t>,</w:t>
        </w:r>
      </w:ins>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36092511"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del w:id="4" w:author="umahx99" w:date="2017-01-16T01:40:00Z">
        <w:r w:rsidR="00B71A20" w:rsidRPr="00CF4E04" w:rsidDel="005803BD">
          <w:rPr>
            <w:rFonts w:ascii="Times New Roman" w:hAnsi="Times New Roman"/>
            <w:color w:val="000000" w:themeColor="text1"/>
            <w:sz w:val="24"/>
            <w:szCs w:val="24"/>
          </w:rPr>
          <w:delText xml:space="preserve">variance </w:delText>
        </w:r>
      </w:del>
      <w:ins w:id="5" w:author="umahx99" w:date="2017-01-16T01:40:00Z">
        <w:r w:rsidR="005803BD">
          <w:rPr>
            <w:rFonts w:ascii="Times New Roman" w:hAnsi="Times New Roman"/>
            <w:color w:val="000000" w:themeColor="text1"/>
            <w:sz w:val="24"/>
            <w:szCs w:val="24"/>
          </w:rPr>
          <w:t>standard error</w:t>
        </w:r>
        <w:r w:rsidR="005803BD" w:rsidRPr="00CF4E04">
          <w:rPr>
            <w:rFonts w:ascii="Times New Roman" w:hAnsi="Times New Roman"/>
            <w:color w:val="000000" w:themeColor="text1"/>
            <w:sz w:val="24"/>
            <w:szCs w:val="24"/>
          </w:rPr>
          <w:t xml:space="preserve"> </w:t>
        </w:r>
      </w:ins>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ins w:id="6" w:author="umahx99" w:date="2017-01-16T01:41:00Z">
        <w:r w:rsidR="005803BD">
          <w:rPr>
            <w:rFonts w:ascii="Times New Roman" w:hAnsi="Times New Roman"/>
            <w:color w:val="000000" w:themeColor="text1"/>
            <w:sz w:val="24"/>
            <w:szCs w:val="24"/>
          </w:rPr>
          <w:t xml:space="preserve">the square of </w:t>
        </w:r>
      </w:ins>
      <w:r w:rsidRPr="00CF4E04">
        <w:rPr>
          <w:rFonts w:ascii="Times New Roman" w:hAnsi="Times New Roman"/>
          <w:color w:val="000000" w:themeColor="text1"/>
          <w:sz w:val="24"/>
          <w:szCs w:val="24"/>
        </w:rPr>
        <w:t xml:space="preserve">its </w:t>
      </w:r>
      <w:ins w:id="7" w:author="umahx99" w:date="2017-01-16T01:41:00Z">
        <w:r w:rsidR="005803BD">
          <w:rPr>
            <w:rFonts w:ascii="Times New Roman" w:hAnsi="Times New Roman"/>
            <w:color w:val="000000" w:themeColor="text1"/>
            <w:sz w:val="24"/>
            <w:szCs w:val="24"/>
          </w:rPr>
          <w:t>standard error</w:t>
        </w:r>
      </w:ins>
      <w:del w:id="8" w:author="umahx99" w:date="2017-01-16T01:41:00Z">
        <w:r w:rsidRPr="00CF4E04" w:rsidDel="005803BD">
          <w:rPr>
            <w:rFonts w:ascii="Times New Roman" w:hAnsi="Times New Roman"/>
            <w:color w:val="000000" w:themeColor="text1"/>
            <w:sz w:val="24"/>
            <w:szCs w:val="24"/>
          </w:rPr>
          <w:delText>variance</w:delText>
        </w:r>
      </w:del>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9" w:name="_Ref468360496"/>
      <w:r w:rsidRPr="00CF4E04">
        <w:rPr>
          <w:rFonts w:ascii="Times New Roman" w:hAnsi="Times New Roman"/>
          <w:b/>
          <w:color w:val="000000" w:themeColor="text1"/>
          <w:sz w:val="24"/>
          <w:szCs w:val="24"/>
        </w:rPr>
        <w:lastRenderedPageBreak/>
        <w:t xml:space="preserve">Figure </w:t>
      </w:r>
      <w:bookmarkEnd w:id="9"/>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108F4F23"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ins w:id="10" w:author="umahx99" w:date="2017-01-16T01:54:00Z">
        <w:r w:rsidR="00557CEE">
          <w:rPr>
            <w:rFonts w:ascii="Times New Roman" w:hAnsi="Times New Roman"/>
            <w:i w:val="0"/>
            <w:color w:val="000000" w:themeColor="text1"/>
            <w:sz w:val="24"/>
            <w:szCs w:val="24"/>
          </w:rPr>
          <w:t>.</w:t>
        </w:r>
      </w:ins>
      <w:r w:rsidRPr="00785D32">
        <w:rPr>
          <w:rFonts w:ascii="Times New Roman" w:hAnsi="Times New Roman"/>
          <w:i w:val="0"/>
          <w:color w:val="000000" w:themeColor="text1"/>
          <w:sz w:val="24"/>
          <w:szCs w:val="24"/>
        </w:rPr>
        <w:t xml:space="preserve">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15941E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w:t>
      </w:r>
      <w:proofErr w:type="gramStart"/>
      <w:r w:rsidR="00C32485" w:rsidRPr="00CF4E04">
        <w:rPr>
          <w:rFonts w:ascii="Times New Roman" w:hAnsi="Times New Roman"/>
          <w:i w:val="0"/>
          <w:color w:val="000000" w:themeColor="text1"/>
          <w:sz w:val="24"/>
          <w:szCs w:val="24"/>
        </w:rPr>
        <w:t xml:space="preserve">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del w:id="11" w:author="umahx99" w:date="2017-01-16T01:55:00Z">
        <w:r w:rsidR="00C32485" w:rsidRPr="00CF4E04" w:rsidDel="00557CEE">
          <w:rPr>
            <w:rFonts w:ascii="Times New Roman" w:hAnsi="Times New Roman"/>
            <w:i w:val="0"/>
            <w:color w:val="000000" w:themeColor="text1"/>
            <w:sz w:val="24"/>
            <w:szCs w:val="24"/>
          </w:rPr>
          <w:delText xml:space="preserve">bottoms </w:delText>
        </w:r>
      </w:del>
      <w:ins w:id="12" w:author="umahx99" w:date="2017-01-16T01:55:00Z">
        <w:r w:rsidR="00557CEE">
          <w:rPr>
            <w:rFonts w:ascii="Times New Roman" w:hAnsi="Times New Roman"/>
            <w:i w:val="0"/>
            <w:color w:val="000000" w:themeColor="text1"/>
            <w:sz w:val="24"/>
            <w:szCs w:val="24"/>
          </w:rPr>
          <w:t>troughs</w:t>
        </w:r>
        <w:r w:rsidR="00557CEE" w:rsidRPr="00CF4E04">
          <w:rPr>
            <w:rFonts w:ascii="Times New Roman" w:hAnsi="Times New Roman"/>
            <w:i w:val="0"/>
            <w:color w:val="000000" w:themeColor="text1"/>
            <w:sz w:val="24"/>
            <w:szCs w:val="24"/>
          </w:rPr>
          <w:t xml:space="preserve"> </w:t>
        </w:r>
      </w:ins>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w:t>
      </w:r>
      <w:proofErr w:type="gramEnd"/>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7C1E1E31"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B3D"/>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439"/>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6A3"/>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1171"/>
    <w:rsid w:val="0036223C"/>
    <w:rsid w:val="00365562"/>
    <w:rsid w:val="0036619E"/>
    <w:rsid w:val="00366D17"/>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482E"/>
    <w:rsid w:val="0046623D"/>
    <w:rsid w:val="00466E11"/>
    <w:rsid w:val="0047194E"/>
    <w:rsid w:val="004720DB"/>
    <w:rsid w:val="00472EC1"/>
    <w:rsid w:val="00473407"/>
    <w:rsid w:val="00474509"/>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57CEE"/>
    <w:rsid w:val="005612BD"/>
    <w:rsid w:val="00563BDF"/>
    <w:rsid w:val="00564E86"/>
    <w:rsid w:val="005671BF"/>
    <w:rsid w:val="00570C3D"/>
    <w:rsid w:val="005715E7"/>
    <w:rsid w:val="00572DEC"/>
    <w:rsid w:val="005803BD"/>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33A1"/>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3434"/>
    <w:rsid w:val="006C45BE"/>
    <w:rsid w:val="006C6AB2"/>
    <w:rsid w:val="006D0220"/>
    <w:rsid w:val="006D29D7"/>
    <w:rsid w:val="006D55E7"/>
    <w:rsid w:val="006D6127"/>
    <w:rsid w:val="006E24B5"/>
    <w:rsid w:val="006E3980"/>
    <w:rsid w:val="006E3E3C"/>
    <w:rsid w:val="006E4623"/>
    <w:rsid w:val="006E68FE"/>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5D72"/>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16A"/>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1DC8"/>
    <w:rsid w:val="00B12045"/>
    <w:rsid w:val="00B1250C"/>
    <w:rsid w:val="00B12C82"/>
    <w:rsid w:val="00B1364A"/>
    <w:rsid w:val="00B13E9E"/>
    <w:rsid w:val="00B158B1"/>
    <w:rsid w:val="00B1677E"/>
    <w:rsid w:val="00B16867"/>
    <w:rsid w:val="00B17B65"/>
    <w:rsid w:val="00B20DCE"/>
    <w:rsid w:val="00B22775"/>
    <w:rsid w:val="00B23DAD"/>
    <w:rsid w:val="00B2656B"/>
    <w:rsid w:val="00B3245F"/>
    <w:rsid w:val="00B35265"/>
    <w:rsid w:val="00B41680"/>
    <w:rsid w:val="00B43778"/>
    <w:rsid w:val="00B44B24"/>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842"/>
    <w:rsid w:val="00BE0A4B"/>
    <w:rsid w:val="00BE0E43"/>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5B87"/>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3949"/>
    <w:rsid w:val="00DC473B"/>
    <w:rsid w:val="00DC5874"/>
    <w:rsid w:val="00DC66AF"/>
    <w:rsid w:val="00DC67D2"/>
    <w:rsid w:val="00DD010C"/>
    <w:rsid w:val="00DD07FA"/>
    <w:rsid w:val="00DD21D5"/>
    <w:rsid w:val="00DD25C1"/>
    <w:rsid w:val="00DD2742"/>
    <w:rsid w:val="00DD4674"/>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625"/>
    <w:rsid w:val="00F31AD8"/>
    <w:rsid w:val="00F32B91"/>
    <w:rsid w:val="00F35FBE"/>
    <w:rsid w:val="00F4128C"/>
    <w:rsid w:val="00F41467"/>
    <w:rsid w:val="00F42B27"/>
    <w:rsid w:val="00F43484"/>
    <w:rsid w:val="00F45973"/>
    <w:rsid w:val="00F45AAF"/>
    <w:rsid w:val="00F46F05"/>
    <w:rsid w:val="00F5138B"/>
    <w:rsid w:val="00F51CCD"/>
    <w:rsid w:val="00F5231E"/>
    <w:rsid w:val="00F60636"/>
    <w:rsid w:val="00F607D7"/>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599"/>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241D304-3BC0-46D8-9268-C0E5551C7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17</Pages>
  <Words>5874</Words>
  <Characters>33483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umahx99</cp:lastModifiedBy>
  <cp:revision>7</cp:revision>
  <dcterms:created xsi:type="dcterms:W3CDTF">2017-01-16T01:28:00Z</dcterms:created>
  <dcterms:modified xsi:type="dcterms:W3CDTF">2017-01-16T02:14:00Z</dcterms:modified>
</cp:coreProperties>
</file>