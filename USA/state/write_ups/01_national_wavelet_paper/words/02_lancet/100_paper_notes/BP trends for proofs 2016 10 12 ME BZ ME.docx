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B745B1B" w14:textId="2572DDFC" w:rsidR="00CD76B6" w:rsidRPr="004D5F9E" w:rsidRDefault="009B43B5" w:rsidP="00B70B62">
      <w:pPr>
        <w:spacing w:after="0" w:line="240" w:lineRule="auto"/>
        <w:jc w:val="both"/>
        <w:rPr>
          <w:rFonts w:ascii="Times New Roman" w:hAnsi="Times New Roman" w:cs="Times New Roman"/>
          <w:b/>
          <w:sz w:val="24"/>
        </w:rPr>
      </w:pPr>
      <w:r w:rsidRPr="004D5F9E">
        <w:rPr>
          <w:rFonts w:ascii="Times New Roman" w:hAnsi="Times New Roman" w:cs="Times New Roman"/>
          <w:b/>
          <w:sz w:val="24"/>
        </w:rPr>
        <w:t>Worldwide trends in blood pressure from 19</w:t>
      </w:r>
      <w:r w:rsidR="000D79F9" w:rsidRPr="004D5F9E">
        <w:rPr>
          <w:rFonts w:ascii="Times New Roman" w:hAnsi="Times New Roman" w:cs="Times New Roman"/>
          <w:b/>
          <w:sz w:val="24"/>
        </w:rPr>
        <w:t>75</w:t>
      </w:r>
      <w:r w:rsidRPr="004D5F9E">
        <w:rPr>
          <w:rFonts w:ascii="Times New Roman" w:hAnsi="Times New Roman" w:cs="Times New Roman"/>
          <w:b/>
          <w:sz w:val="24"/>
        </w:rPr>
        <w:t xml:space="preserve"> to 201</w:t>
      </w:r>
      <w:r w:rsidR="00753D84" w:rsidRPr="004D5F9E">
        <w:rPr>
          <w:rFonts w:ascii="Times New Roman" w:hAnsi="Times New Roman" w:cs="Times New Roman"/>
          <w:b/>
          <w:sz w:val="24"/>
        </w:rPr>
        <w:t>5</w:t>
      </w:r>
      <w:r w:rsidRPr="004D5F9E">
        <w:rPr>
          <w:rFonts w:ascii="Times New Roman" w:hAnsi="Times New Roman" w:cs="Times New Roman"/>
          <w:b/>
          <w:sz w:val="24"/>
        </w:rPr>
        <w:t xml:space="preserve">: a pooled analysis of </w:t>
      </w:r>
      <w:r w:rsidR="00407AD0">
        <w:rPr>
          <w:rFonts w:ascii="Times New Roman" w:hAnsi="Times New Roman" w:cs="Times New Roman"/>
          <w:b/>
          <w:sz w:val="24"/>
        </w:rPr>
        <w:t>1,479</w:t>
      </w:r>
      <w:r w:rsidRPr="004D5F9E">
        <w:rPr>
          <w:rFonts w:ascii="Times New Roman" w:hAnsi="Times New Roman" w:cs="Times New Roman"/>
          <w:b/>
          <w:sz w:val="24"/>
        </w:rPr>
        <w:t xml:space="preserve"> population-based measurement studies with </w:t>
      </w:r>
      <w:r w:rsidR="00407AD0">
        <w:rPr>
          <w:rFonts w:ascii="Times New Roman" w:hAnsi="Times New Roman" w:cs="Times New Roman"/>
          <w:b/>
          <w:sz w:val="24"/>
        </w:rPr>
        <w:t>19.1</w:t>
      </w:r>
      <w:r w:rsidRPr="004D5F9E">
        <w:rPr>
          <w:rFonts w:ascii="Times New Roman" w:hAnsi="Times New Roman" w:cs="Times New Roman"/>
          <w:b/>
          <w:sz w:val="24"/>
        </w:rPr>
        <w:t xml:space="preserve"> million participants</w:t>
      </w:r>
    </w:p>
    <w:p w14:paraId="09D7C0BA" w14:textId="77777777" w:rsidR="009B43B5" w:rsidRPr="004D5F9E" w:rsidRDefault="009B43B5" w:rsidP="00B70B62">
      <w:pPr>
        <w:spacing w:after="0" w:line="240" w:lineRule="auto"/>
        <w:jc w:val="both"/>
        <w:rPr>
          <w:rFonts w:ascii="Times New Roman" w:hAnsi="Times New Roman" w:cs="Times New Roman"/>
          <w:b/>
          <w:sz w:val="24"/>
        </w:rPr>
      </w:pPr>
    </w:p>
    <w:p w14:paraId="35094F9A" w14:textId="77777777" w:rsidR="009B43B5" w:rsidRPr="004D5F9E" w:rsidRDefault="009B43B5" w:rsidP="00B70B62">
      <w:pPr>
        <w:spacing w:after="0" w:line="240" w:lineRule="auto"/>
        <w:jc w:val="both"/>
        <w:rPr>
          <w:rFonts w:ascii="Times New Roman" w:hAnsi="Times New Roman" w:cs="Times New Roman"/>
          <w:sz w:val="24"/>
        </w:rPr>
      </w:pPr>
      <w:r w:rsidRPr="004D5F9E">
        <w:rPr>
          <w:rFonts w:ascii="Times New Roman" w:hAnsi="Times New Roman" w:cs="Times New Roman"/>
          <w:sz w:val="24"/>
        </w:rPr>
        <w:t>NCD Risk Factor Collaboration (NCD-RisC)</w:t>
      </w:r>
    </w:p>
    <w:p w14:paraId="413F8AFB" w14:textId="77777777" w:rsidR="009B43B5" w:rsidRPr="004D5F9E" w:rsidRDefault="009B43B5" w:rsidP="00B70B62">
      <w:pPr>
        <w:jc w:val="both"/>
        <w:rPr>
          <w:rFonts w:ascii="Times New Roman" w:hAnsi="Times New Roman" w:cs="Times New Roman"/>
          <w:sz w:val="24"/>
        </w:rPr>
      </w:pPr>
      <w:r w:rsidRPr="004D5F9E">
        <w:rPr>
          <w:rFonts w:ascii="Times New Roman" w:hAnsi="Times New Roman" w:cs="Times New Roman"/>
          <w:sz w:val="24"/>
        </w:rPr>
        <w:br w:type="page"/>
      </w:r>
    </w:p>
    <w:p w14:paraId="3DC39653" w14:textId="77777777" w:rsidR="009B43B5" w:rsidRPr="004D5F9E" w:rsidRDefault="009B43B5" w:rsidP="00B70B62">
      <w:pPr>
        <w:spacing w:after="0" w:line="240" w:lineRule="auto"/>
        <w:jc w:val="both"/>
        <w:rPr>
          <w:rFonts w:ascii="Times New Roman" w:hAnsi="Times New Roman" w:cs="Times New Roman"/>
          <w:b/>
          <w:sz w:val="24"/>
        </w:rPr>
      </w:pPr>
      <w:r w:rsidRPr="004D5F9E">
        <w:rPr>
          <w:rFonts w:ascii="Times New Roman" w:hAnsi="Times New Roman" w:cs="Times New Roman"/>
          <w:b/>
          <w:sz w:val="24"/>
        </w:rPr>
        <w:lastRenderedPageBreak/>
        <w:t>Summary</w:t>
      </w:r>
    </w:p>
    <w:p w14:paraId="136AD183" w14:textId="77777777" w:rsidR="009B43B5" w:rsidRPr="004D5F9E" w:rsidRDefault="009B43B5" w:rsidP="00B70B62">
      <w:pPr>
        <w:spacing w:after="0" w:line="240" w:lineRule="auto"/>
        <w:jc w:val="both"/>
        <w:rPr>
          <w:rFonts w:ascii="Times New Roman" w:hAnsi="Times New Roman" w:cs="Times New Roman"/>
          <w:sz w:val="24"/>
        </w:rPr>
      </w:pPr>
    </w:p>
    <w:p w14:paraId="03F43C86" w14:textId="7199D508" w:rsidR="009B43B5" w:rsidRPr="004D5F9E" w:rsidRDefault="009B43B5" w:rsidP="00F754BD">
      <w:pPr>
        <w:spacing w:after="0" w:line="240" w:lineRule="auto"/>
        <w:jc w:val="both"/>
        <w:rPr>
          <w:rFonts w:ascii="Times New Roman" w:hAnsi="Times New Roman" w:cs="Times New Roman"/>
          <w:sz w:val="24"/>
        </w:rPr>
      </w:pPr>
      <w:r w:rsidRPr="004D5F9E">
        <w:rPr>
          <w:rFonts w:ascii="Times New Roman" w:hAnsi="Times New Roman" w:cs="Times New Roman"/>
          <w:b/>
          <w:sz w:val="24"/>
        </w:rPr>
        <w:t>Background:</w:t>
      </w:r>
      <w:r w:rsidRPr="004D5F9E">
        <w:rPr>
          <w:rFonts w:ascii="Times New Roman" w:hAnsi="Times New Roman" w:cs="Times New Roman"/>
          <w:sz w:val="24"/>
        </w:rPr>
        <w:t xml:space="preserve"> </w:t>
      </w:r>
      <w:r w:rsidR="00F754BD" w:rsidRPr="004D5F9E">
        <w:rPr>
          <w:rFonts w:ascii="Times New Roman" w:hAnsi="Times New Roman" w:cs="Times New Roman"/>
          <w:sz w:val="24"/>
        </w:rPr>
        <w:t xml:space="preserve">Elevated blood pressure is an important risk factor for cardiovascular diseases and chronic kidney disease. </w:t>
      </w:r>
      <w:r w:rsidR="003B7F26" w:rsidRPr="004D5F9E">
        <w:rPr>
          <w:rFonts w:ascii="Times New Roman" w:hAnsi="Times New Roman" w:cs="Times New Roman"/>
          <w:sz w:val="24"/>
        </w:rPr>
        <w:t>We</w:t>
      </w:r>
      <w:r w:rsidR="00F754BD" w:rsidRPr="004D5F9E">
        <w:rPr>
          <w:rFonts w:ascii="Times New Roman" w:hAnsi="Times New Roman" w:cs="Times New Roman"/>
          <w:sz w:val="24"/>
        </w:rPr>
        <w:t xml:space="preserve"> estimate</w:t>
      </w:r>
      <w:r w:rsidR="003B7F26" w:rsidRPr="004D5F9E">
        <w:rPr>
          <w:rFonts w:ascii="Times New Roman" w:hAnsi="Times New Roman" w:cs="Times New Roman"/>
          <w:sz w:val="24"/>
        </w:rPr>
        <w:t>d</w:t>
      </w:r>
      <w:r w:rsidR="00F754BD" w:rsidRPr="004D5F9E">
        <w:rPr>
          <w:rFonts w:ascii="Times New Roman" w:hAnsi="Times New Roman" w:cs="Times New Roman"/>
          <w:sz w:val="24"/>
        </w:rPr>
        <w:t xml:space="preserve"> worldwide trends in mean </w:t>
      </w:r>
      <w:r w:rsidR="00610460" w:rsidRPr="004D5F9E">
        <w:rPr>
          <w:rFonts w:ascii="Times New Roman" w:hAnsi="Times New Roman" w:cs="Times New Roman" w:hint="eastAsia"/>
          <w:sz w:val="24"/>
        </w:rPr>
        <w:t>systolic blood pressure (</w:t>
      </w:r>
      <w:r w:rsidR="003B7F26" w:rsidRPr="004D5F9E">
        <w:rPr>
          <w:rFonts w:ascii="Times New Roman" w:hAnsi="Times New Roman" w:cs="Times New Roman"/>
          <w:sz w:val="24"/>
        </w:rPr>
        <w:t>SBP</w:t>
      </w:r>
      <w:r w:rsidR="00610460">
        <w:rPr>
          <w:rFonts w:ascii="Times New Roman" w:hAnsi="Times New Roman" w:cs="Times New Roman"/>
          <w:sz w:val="24"/>
        </w:rPr>
        <w:t>)</w:t>
      </w:r>
      <w:r w:rsidR="003B7F26" w:rsidRPr="004D5F9E">
        <w:rPr>
          <w:rFonts w:ascii="Times New Roman" w:hAnsi="Times New Roman" w:cs="Times New Roman"/>
          <w:sz w:val="24"/>
        </w:rPr>
        <w:t xml:space="preserve"> and </w:t>
      </w:r>
      <w:r w:rsidR="00610460" w:rsidRPr="004D5F9E">
        <w:rPr>
          <w:rFonts w:ascii="Times New Roman" w:hAnsi="Times New Roman" w:cs="Times New Roman" w:hint="eastAsia"/>
          <w:sz w:val="24"/>
        </w:rPr>
        <w:t>diastolic blood pressure (</w:t>
      </w:r>
      <w:r w:rsidR="003B7F26" w:rsidRPr="004D5F9E">
        <w:rPr>
          <w:rFonts w:ascii="Times New Roman" w:hAnsi="Times New Roman" w:cs="Times New Roman"/>
          <w:sz w:val="24"/>
        </w:rPr>
        <w:t>DBP</w:t>
      </w:r>
      <w:r w:rsidR="00610460">
        <w:rPr>
          <w:rFonts w:ascii="Times New Roman" w:hAnsi="Times New Roman" w:cs="Times New Roman"/>
          <w:sz w:val="24"/>
        </w:rPr>
        <w:t>)</w:t>
      </w:r>
      <w:r w:rsidR="003B7F26" w:rsidRPr="004D5F9E">
        <w:rPr>
          <w:rFonts w:ascii="Times New Roman" w:hAnsi="Times New Roman" w:cs="Times New Roman"/>
          <w:sz w:val="24"/>
        </w:rPr>
        <w:t>,</w:t>
      </w:r>
      <w:r w:rsidR="00F754BD" w:rsidRPr="004D5F9E">
        <w:rPr>
          <w:rFonts w:ascii="Times New Roman" w:hAnsi="Times New Roman" w:cs="Times New Roman"/>
          <w:sz w:val="24"/>
        </w:rPr>
        <w:t xml:space="preserve"> and the prevalence of, and number of people with, raised b</w:t>
      </w:r>
      <w:r w:rsidR="004A027D" w:rsidRPr="004D5F9E">
        <w:rPr>
          <w:rFonts w:ascii="Times New Roman" w:hAnsi="Times New Roman" w:cs="Times New Roman"/>
          <w:sz w:val="24"/>
        </w:rPr>
        <w:t xml:space="preserve">lood pressure </w:t>
      </w:r>
      <w:r w:rsidR="000A319E" w:rsidRPr="004D5F9E">
        <w:rPr>
          <w:rFonts w:ascii="Times New Roman" w:hAnsi="Times New Roman" w:cs="Times New Roman"/>
          <w:sz w:val="24"/>
        </w:rPr>
        <w:t xml:space="preserve">defined as </w:t>
      </w:r>
      <w:r w:rsidR="000A319E" w:rsidRPr="004D5F9E">
        <w:rPr>
          <w:rFonts w:ascii="Times New Roman" w:hAnsi="Times New Roman" w:cs="Times New Roman" w:hint="eastAsia"/>
          <w:sz w:val="24"/>
        </w:rPr>
        <w:t xml:space="preserve">SBP </w:t>
      </w:r>
      <w:r w:rsidR="000A319E" w:rsidRPr="004D5F9E">
        <w:rPr>
          <w:rFonts w:ascii="Times New Roman" w:hAnsi="Times New Roman" w:cs="Times New Roman"/>
          <w:sz w:val="24"/>
        </w:rPr>
        <w:t>≥</w:t>
      </w:r>
      <w:r w:rsidR="000A319E" w:rsidRPr="004D5F9E">
        <w:rPr>
          <w:rFonts w:ascii="Times New Roman" w:hAnsi="Times New Roman" w:cs="Times New Roman" w:hint="eastAsia"/>
          <w:sz w:val="24"/>
        </w:rPr>
        <w:t xml:space="preserve">140 mmHg or DBP </w:t>
      </w:r>
      <w:r w:rsidR="000A319E" w:rsidRPr="004D5F9E">
        <w:rPr>
          <w:rFonts w:ascii="Times New Roman" w:hAnsi="Times New Roman" w:cs="Times New Roman"/>
          <w:sz w:val="24"/>
        </w:rPr>
        <w:t>≥</w:t>
      </w:r>
      <w:r w:rsidR="000A319E" w:rsidRPr="004D5F9E">
        <w:rPr>
          <w:rFonts w:ascii="Times New Roman" w:hAnsi="Times New Roman" w:cs="Times New Roman" w:hint="eastAsia"/>
          <w:sz w:val="24"/>
        </w:rPr>
        <w:t>90 mmHg</w:t>
      </w:r>
      <w:r w:rsidR="004A027D" w:rsidRPr="004D5F9E">
        <w:rPr>
          <w:rFonts w:ascii="Times New Roman" w:hAnsi="Times New Roman" w:cs="Times New Roman"/>
          <w:sz w:val="24"/>
        </w:rPr>
        <w:t>.</w:t>
      </w:r>
    </w:p>
    <w:p w14:paraId="04B75D51" w14:textId="77777777" w:rsidR="0074002C" w:rsidRPr="004D5F9E" w:rsidRDefault="0074002C" w:rsidP="00B70B62">
      <w:pPr>
        <w:spacing w:after="0" w:line="240" w:lineRule="auto"/>
        <w:jc w:val="both"/>
        <w:rPr>
          <w:rFonts w:ascii="Times New Roman" w:hAnsi="Times New Roman" w:cs="Times New Roman"/>
          <w:sz w:val="24"/>
        </w:rPr>
      </w:pPr>
    </w:p>
    <w:p w14:paraId="35545311" w14:textId="3756B005" w:rsidR="00F754BD" w:rsidRPr="004D5F9E" w:rsidRDefault="009B43B5" w:rsidP="00F754BD">
      <w:pPr>
        <w:spacing w:after="0" w:line="240" w:lineRule="auto"/>
        <w:jc w:val="both"/>
        <w:rPr>
          <w:rFonts w:ascii="Times New Roman" w:hAnsi="Times New Roman" w:cs="Times New Roman"/>
          <w:sz w:val="24"/>
        </w:rPr>
      </w:pPr>
      <w:r w:rsidRPr="004D5F9E">
        <w:rPr>
          <w:rFonts w:ascii="Times New Roman" w:hAnsi="Times New Roman" w:cs="Times New Roman"/>
          <w:b/>
          <w:sz w:val="24"/>
        </w:rPr>
        <w:t>Methods:</w:t>
      </w:r>
      <w:r w:rsidRPr="004D5F9E">
        <w:rPr>
          <w:rFonts w:ascii="Times New Roman" w:hAnsi="Times New Roman" w:cs="Times New Roman"/>
          <w:sz w:val="24"/>
        </w:rPr>
        <w:t xml:space="preserve"> </w:t>
      </w:r>
      <w:r w:rsidR="00F754BD" w:rsidRPr="004D5F9E">
        <w:rPr>
          <w:rFonts w:ascii="Times New Roman" w:hAnsi="Times New Roman" w:cs="Times New Roman"/>
          <w:sz w:val="24"/>
        </w:rPr>
        <w:t xml:space="preserve">We pooled </w:t>
      </w:r>
      <w:r w:rsidR="00C70F9B">
        <w:rPr>
          <w:rFonts w:ascii="Times New Roman" w:hAnsi="Times New Roman" w:cs="Times New Roman"/>
          <w:sz w:val="24"/>
        </w:rPr>
        <w:t>1,479</w:t>
      </w:r>
      <w:r w:rsidR="008C4685" w:rsidRPr="004D5F9E">
        <w:rPr>
          <w:rFonts w:ascii="Times New Roman" w:hAnsi="Times New Roman" w:cs="Times New Roman"/>
          <w:sz w:val="24"/>
        </w:rPr>
        <w:t xml:space="preserve"> p</w:t>
      </w:r>
      <w:r w:rsidR="00F754BD" w:rsidRPr="004D5F9E">
        <w:rPr>
          <w:rFonts w:ascii="Times New Roman" w:hAnsi="Times New Roman" w:cs="Times New Roman"/>
          <w:sz w:val="24"/>
        </w:rPr>
        <w:t>opulation-based studies that had measured blood pressure</w:t>
      </w:r>
      <w:r w:rsidR="008C4685" w:rsidRPr="004D5F9E">
        <w:rPr>
          <w:rFonts w:ascii="Times New Roman" w:hAnsi="Times New Roman" w:cs="Times New Roman"/>
          <w:sz w:val="24"/>
        </w:rPr>
        <w:t xml:space="preserve"> on </w:t>
      </w:r>
      <w:r w:rsidR="00C70F9B">
        <w:rPr>
          <w:rFonts w:ascii="Times New Roman" w:hAnsi="Times New Roman" w:cs="Times New Roman"/>
          <w:sz w:val="24"/>
        </w:rPr>
        <w:t>19.1</w:t>
      </w:r>
      <w:r w:rsidR="008C4685" w:rsidRPr="004D5F9E">
        <w:rPr>
          <w:rFonts w:ascii="Times New Roman" w:hAnsi="Times New Roman" w:cs="Times New Roman"/>
          <w:sz w:val="24"/>
        </w:rPr>
        <w:t xml:space="preserve"> million adults aged 18 years and older</w:t>
      </w:r>
      <w:r w:rsidR="00F754BD" w:rsidRPr="004D5F9E">
        <w:rPr>
          <w:rFonts w:ascii="Times New Roman" w:hAnsi="Times New Roman" w:cs="Times New Roman"/>
          <w:sz w:val="24"/>
        </w:rPr>
        <w:t>. We used a Bayesian hierarchical model to estimate trends</w:t>
      </w:r>
      <w:r w:rsidR="008C4685" w:rsidRPr="004D5F9E">
        <w:rPr>
          <w:rFonts w:ascii="Times New Roman" w:hAnsi="Times New Roman" w:cs="Times New Roman"/>
          <w:sz w:val="24"/>
        </w:rPr>
        <w:t xml:space="preserve"> from 1975 to 2015</w:t>
      </w:r>
      <w:r w:rsidR="00F754BD" w:rsidRPr="004D5F9E">
        <w:rPr>
          <w:rFonts w:ascii="Times New Roman" w:hAnsi="Times New Roman" w:cs="Times New Roman"/>
          <w:sz w:val="24"/>
        </w:rPr>
        <w:t xml:space="preserve"> in mean SBP and DBP, and prevalence of raised blood pressure for 200 countries. We </w:t>
      </w:r>
      <w:r w:rsidR="006E5C08" w:rsidRPr="004D5F9E">
        <w:rPr>
          <w:rFonts w:ascii="Times New Roman" w:hAnsi="Times New Roman" w:cs="Times New Roman"/>
          <w:sz w:val="24"/>
        </w:rPr>
        <w:t>calculated</w:t>
      </w:r>
      <w:r w:rsidR="00F754BD" w:rsidRPr="004D5F9E">
        <w:rPr>
          <w:rFonts w:ascii="Times New Roman" w:hAnsi="Times New Roman" w:cs="Times New Roman"/>
          <w:sz w:val="24"/>
        </w:rPr>
        <w:t xml:space="preserve"> the contributions of changes in prevalence versus</w:t>
      </w:r>
      <w:r w:rsidR="00924415" w:rsidRPr="004D5F9E">
        <w:rPr>
          <w:rFonts w:ascii="Times New Roman" w:hAnsi="Times New Roman" w:cs="Times New Roman"/>
          <w:sz w:val="24"/>
        </w:rPr>
        <w:t xml:space="preserve"> population growth </w:t>
      </w:r>
      <w:r w:rsidR="00F754BD" w:rsidRPr="004D5F9E">
        <w:rPr>
          <w:rFonts w:ascii="Times New Roman" w:hAnsi="Times New Roman" w:cs="Times New Roman"/>
          <w:sz w:val="24"/>
        </w:rPr>
        <w:t>and ageing</w:t>
      </w:r>
      <w:r w:rsidR="006E5C08" w:rsidRPr="004D5F9E">
        <w:rPr>
          <w:rFonts w:ascii="Times New Roman" w:hAnsi="Times New Roman" w:cs="Times New Roman"/>
          <w:sz w:val="24"/>
        </w:rPr>
        <w:t xml:space="preserve"> to the </w:t>
      </w:r>
      <w:r w:rsidR="00610460">
        <w:rPr>
          <w:rFonts w:ascii="Times New Roman" w:hAnsi="Times New Roman" w:cs="Times New Roman"/>
          <w:sz w:val="24"/>
        </w:rPr>
        <w:t>increase</w:t>
      </w:r>
      <w:r w:rsidR="00610460" w:rsidRPr="004D5F9E">
        <w:rPr>
          <w:rFonts w:ascii="Times New Roman" w:hAnsi="Times New Roman" w:cs="Times New Roman"/>
          <w:sz w:val="24"/>
        </w:rPr>
        <w:t xml:space="preserve"> </w:t>
      </w:r>
      <w:r w:rsidR="006E5C08" w:rsidRPr="004D5F9E">
        <w:rPr>
          <w:rFonts w:ascii="Times New Roman" w:hAnsi="Times New Roman" w:cs="Times New Roman"/>
          <w:sz w:val="24"/>
        </w:rPr>
        <w:t xml:space="preserve">in the number of </w:t>
      </w:r>
      <w:r w:rsidR="00610460">
        <w:rPr>
          <w:rFonts w:ascii="Times New Roman" w:hAnsi="Times New Roman" w:cs="Times New Roman"/>
          <w:sz w:val="24"/>
        </w:rPr>
        <w:t>adults</w:t>
      </w:r>
      <w:r w:rsidR="00610460" w:rsidRPr="004D5F9E">
        <w:rPr>
          <w:rFonts w:ascii="Times New Roman" w:hAnsi="Times New Roman" w:cs="Times New Roman"/>
          <w:sz w:val="24"/>
        </w:rPr>
        <w:t xml:space="preserve"> </w:t>
      </w:r>
      <w:r w:rsidR="006E5C08" w:rsidRPr="004D5F9E">
        <w:rPr>
          <w:rFonts w:ascii="Times New Roman" w:hAnsi="Times New Roman" w:cs="Times New Roman"/>
          <w:sz w:val="24"/>
        </w:rPr>
        <w:t>with raised blood pressure</w:t>
      </w:r>
      <w:r w:rsidR="00F754BD" w:rsidRPr="004D5F9E">
        <w:rPr>
          <w:rFonts w:ascii="Times New Roman" w:hAnsi="Times New Roman" w:cs="Times New Roman"/>
          <w:sz w:val="24"/>
        </w:rPr>
        <w:t>.</w:t>
      </w:r>
    </w:p>
    <w:p w14:paraId="472AB22F" w14:textId="77777777" w:rsidR="00D50202" w:rsidRPr="004D5F9E" w:rsidRDefault="00D50202" w:rsidP="00B70B62">
      <w:pPr>
        <w:spacing w:after="0" w:line="240" w:lineRule="auto"/>
        <w:jc w:val="both"/>
        <w:rPr>
          <w:rFonts w:ascii="Times New Roman" w:hAnsi="Times New Roman" w:cs="Times New Roman"/>
          <w:sz w:val="24"/>
        </w:rPr>
      </w:pPr>
    </w:p>
    <w:p w14:paraId="737E57BA" w14:textId="13AB7B59" w:rsidR="002B4B5A" w:rsidRPr="004D5F9E" w:rsidRDefault="009B43B5" w:rsidP="002B4B5A">
      <w:pPr>
        <w:spacing w:after="0" w:line="240" w:lineRule="auto"/>
        <w:jc w:val="both"/>
        <w:rPr>
          <w:rFonts w:ascii="Times New Roman" w:hAnsi="Times New Roman" w:cs="Times New Roman"/>
          <w:sz w:val="24"/>
        </w:rPr>
      </w:pPr>
      <w:r w:rsidRPr="004D5F9E">
        <w:rPr>
          <w:rFonts w:ascii="Times New Roman" w:hAnsi="Times New Roman" w:cs="Times New Roman"/>
          <w:b/>
          <w:sz w:val="24"/>
        </w:rPr>
        <w:t>Findings:</w:t>
      </w:r>
      <w:r w:rsidR="00D50202" w:rsidRPr="004D5F9E">
        <w:rPr>
          <w:rFonts w:ascii="Times New Roman" w:hAnsi="Times New Roman" w:cs="Times New Roman"/>
          <w:sz w:val="24"/>
        </w:rPr>
        <w:t xml:space="preserve"> </w:t>
      </w:r>
      <w:r w:rsidR="00E61330" w:rsidRPr="004D5F9E">
        <w:rPr>
          <w:rFonts w:ascii="Times New Roman" w:hAnsi="Times New Roman" w:cs="Times New Roman"/>
          <w:sz w:val="24"/>
        </w:rPr>
        <w:t xml:space="preserve">Global age-standardised mean SBP in 2015 was </w:t>
      </w:r>
      <w:r w:rsidR="00D50202" w:rsidRPr="004D5F9E">
        <w:rPr>
          <w:rFonts w:ascii="Times New Roman" w:hAnsi="Times New Roman" w:cs="Times New Roman"/>
          <w:sz w:val="24"/>
        </w:rPr>
        <w:t>127.</w:t>
      </w:r>
      <w:r w:rsidR="002B60BF">
        <w:rPr>
          <w:rFonts w:ascii="Times New Roman" w:hAnsi="Times New Roman" w:cs="Times New Roman"/>
          <w:sz w:val="24"/>
        </w:rPr>
        <w:t>0</w:t>
      </w:r>
      <w:r w:rsidR="00D50202" w:rsidRPr="004D5F9E">
        <w:rPr>
          <w:rFonts w:ascii="Times New Roman" w:hAnsi="Times New Roman" w:cs="Times New Roman"/>
          <w:sz w:val="24"/>
        </w:rPr>
        <w:t xml:space="preserve"> mmHg (</w:t>
      </w:r>
      <w:r w:rsidR="00E61330" w:rsidRPr="004D5F9E">
        <w:rPr>
          <w:rFonts w:ascii="Times New Roman" w:hAnsi="Times New Roman" w:cs="Times New Roman"/>
          <w:sz w:val="24"/>
        </w:rPr>
        <w:t xml:space="preserve">95% credible interval </w:t>
      </w:r>
      <w:r w:rsidR="00D50202" w:rsidRPr="004D5F9E">
        <w:rPr>
          <w:rFonts w:ascii="Times New Roman" w:hAnsi="Times New Roman" w:cs="Times New Roman"/>
          <w:sz w:val="24"/>
        </w:rPr>
        <w:t>125.</w:t>
      </w:r>
      <w:r w:rsidR="002B60BF">
        <w:rPr>
          <w:rFonts w:ascii="Times New Roman" w:hAnsi="Times New Roman" w:cs="Times New Roman"/>
          <w:sz w:val="24"/>
        </w:rPr>
        <w:t>7</w:t>
      </w:r>
      <w:r w:rsidR="00D50202" w:rsidRPr="004D5F9E">
        <w:rPr>
          <w:rFonts w:ascii="Times New Roman" w:hAnsi="Times New Roman" w:cs="Times New Roman"/>
          <w:sz w:val="24"/>
        </w:rPr>
        <w:t>-128.</w:t>
      </w:r>
      <w:r w:rsidR="002B60BF">
        <w:rPr>
          <w:rFonts w:ascii="Times New Roman" w:hAnsi="Times New Roman" w:cs="Times New Roman"/>
          <w:sz w:val="24"/>
        </w:rPr>
        <w:t>3</w:t>
      </w:r>
      <w:r w:rsidR="00D50202" w:rsidRPr="004D5F9E">
        <w:rPr>
          <w:rFonts w:ascii="Times New Roman" w:hAnsi="Times New Roman" w:cs="Times New Roman"/>
          <w:sz w:val="24"/>
        </w:rPr>
        <w:t>)</w:t>
      </w:r>
      <w:r w:rsidR="00E61330" w:rsidRPr="004D5F9E">
        <w:rPr>
          <w:rFonts w:ascii="Times New Roman" w:hAnsi="Times New Roman" w:cs="Times New Roman"/>
          <w:sz w:val="24"/>
        </w:rPr>
        <w:t xml:space="preserve"> in men and </w:t>
      </w:r>
      <w:r w:rsidR="00D50202" w:rsidRPr="004D5F9E">
        <w:rPr>
          <w:rFonts w:ascii="Times New Roman" w:hAnsi="Times New Roman" w:cs="Times New Roman"/>
          <w:sz w:val="24"/>
        </w:rPr>
        <w:t>122.</w:t>
      </w:r>
      <w:r w:rsidR="002B60BF">
        <w:rPr>
          <w:rFonts w:ascii="Times New Roman" w:hAnsi="Times New Roman" w:cs="Times New Roman"/>
          <w:sz w:val="24"/>
        </w:rPr>
        <w:t>3</w:t>
      </w:r>
      <w:r w:rsidR="00D50202" w:rsidRPr="004D5F9E">
        <w:rPr>
          <w:rFonts w:ascii="Times New Roman" w:hAnsi="Times New Roman" w:cs="Times New Roman"/>
          <w:sz w:val="24"/>
        </w:rPr>
        <w:t xml:space="preserve"> mmHg (121.</w:t>
      </w:r>
      <w:r w:rsidR="002B60BF">
        <w:rPr>
          <w:rFonts w:ascii="Times New Roman" w:hAnsi="Times New Roman" w:cs="Times New Roman"/>
          <w:sz w:val="24"/>
        </w:rPr>
        <w:t>0</w:t>
      </w:r>
      <w:r w:rsidR="00D50202" w:rsidRPr="004D5F9E">
        <w:rPr>
          <w:rFonts w:ascii="Times New Roman" w:hAnsi="Times New Roman" w:cs="Times New Roman"/>
          <w:sz w:val="24"/>
        </w:rPr>
        <w:t>-123.</w:t>
      </w:r>
      <w:r w:rsidR="002B60BF">
        <w:rPr>
          <w:rFonts w:ascii="Times New Roman" w:hAnsi="Times New Roman" w:cs="Times New Roman"/>
          <w:sz w:val="24"/>
        </w:rPr>
        <w:t>6</w:t>
      </w:r>
      <w:r w:rsidR="00D50202" w:rsidRPr="004D5F9E">
        <w:rPr>
          <w:rFonts w:ascii="Times New Roman" w:hAnsi="Times New Roman" w:cs="Times New Roman"/>
          <w:sz w:val="24"/>
        </w:rPr>
        <w:t>) in women</w:t>
      </w:r>
      <w:r w:rsidR="00E61330" w:rsidRPr="004D5F9E">
        <w:rPr>
          <w:rFonts w:ascii="Times New Roman" w:hAnsi="Times New Roman" w:cs="Times New Roman"/>
          <w:sz w:val="24"/>
        </w:rPr>
        <w:t>;</w:t>
      </w:r>
      <w:r w:rsidR="00D50202" w:rsidRPr="004D5F9E">
        <w:rPr>
          <w:rFonts w:ascii="Times New Roman" w:hAnsi="Times New Roman" w:cs="Times New Roman"/>
          <w:sz w:val="24"/>
        </w:rPr>
        <w:t xml:space="preserve"> </w:t>
      </w:r>
      <w:r w:rsidR="00E61330" w:rsidRPr="004D5F9E">
        <w:rPr>
          <w:rFonts w:ascii="Times New Roman" w:hAnsi="Times New Roman" w:cs="Times New Roman"/>
          <w:sz w:val="24"/>
        </w:rPr>
        <w:t xml:space="preserve">age-standardised mean DBP was </w:t>
      </w:r>
      <w:r w:rsidR="00D50202" w:rsidRPr="004D5F9E">
        <w:rPr>
          <w:rFonts w:ascii="Times New Roman" w:hAnsi="Times New Roman" w:cs="Times New Roman"/>
          <w:sz w:val="24"/>
        </w:rPr>
        <w:t>78.</w:t>
      </w:r>
      <w:r w:rsidR="002B60BF">
        <w:rPr>
          <w:rFonts w:ascii="Times New Roman" w:hAnsi="Times New Roman" w:cs="Times New Roman"/>
          <w:sz w:val="24"/>
        </w:rPr>
        <w:t>7</w:t>
      </w:r>
      <w:r w:rsidR="00D50202" w:rsidRPr="004D5F9E">
        <w:rPr>
          <w:rFonts w:ascii="Times New Roman" w:hAnsi="Times New Roman" w:cs="Times New Roman"/>
          <w:sz w:val="24"/>
        </w:rPr>
        <w:t xml:space="preserve"> mmHg (77.</w:t>
      </w:r>
      <w:r w:rsidR="002B60BF">
        <w:rPr>
          <w:rFonts w:ascii="Times New Roman" w:hAnsi="Times New Roman" w:cs="Times New Roman"/>
          <w:sz w:val="24"/>
        </w:rPr>
        <w:t>9</w:t>
      </w:r>
      <w:r w:rsidR="00D50202" w:rsidRPr="004D5F9E">
        <w:rPr>
          <w:rFonts w:ascii="Times New Roman" w:hAnsi="Times New Roman" w:cs="Times New Roman"/>
          <w:sz w:val="24"/>
        </w:rPr>
        <w:t>-79.5) for men and 76.7 mmHg (75.</w:t>
      </w:r>
      <w:r w:rsidR="002B60BF">
        <w:rPr>
          <w:rFonts w:ascii="Times New Roman" w:hAnsi="Times New Roman" w:cs="Times New Roman"/>
          <w:sz w:val="24"/>
        </w:rPr>
        <w:t>9</w:t>
      </w:r>
      <w:r w:rsidR="00D50202" w:rsidRPr="004D5F9E">
        <w:rPr>
          <w:rFonts w:ascii="Times New Roman" w:hAnsi="Times New Roman" w:cs="Times New Roman"/>
          <w:sz w:val="24"/>
        </w:rPr>
        <w:t>-77.</w:t>
      </w:r>
      <w:r w:rsidR="002B60BF">
        <w:rPr>
          <w:rFonts w:ascii="Times New Roman" w:hAnsi="Times New Roman" w:cs="Times New Roman"/>
          <w:sz w:val="24"/>
        </w:rPr>
        <w:t>6</w:t>
      </w:r>
      <w:r w:rsidR="00D50202" w:rsidRPr="004D5F9E">
        <w:rPr>
          <w:rFonts w:ascii="Times New Roman" w:hAnsi="Times New Roman" w:cs="Times New Roman"/>
          <w:sz w:val="24"/>
        </w:rPr>
        <w:t xml:space="preserve">) for women. </w:t>
      </w:r>
      <w:r w:rsidR="001E06F8" w:rsidRPr="004D5F9E">
        <w:rPr>
          <w:rFonts w:ascii="Times New Roman" w:hAnsi="Times New Roman" w:cs="Times New Roman"/>
          <w:sz w:val="24"/>
        </w:rPr>
        <w:t xml:space="preserve">Global age-standardised prevalence of raised blood pressure was </w:t>
      </w:r>
      <w:r w:rsidR="002B60BF">
        <w:rPr>
          <w:rFonts w:ascii="Times New Roman" w:hAnsi="Times New Roman" w:cs="Times New Roman"/>
          <w:sz w:val="24"/>
        </w:rPr>
        <w:t>24.1</w:t>
      </w:r>
      <w:r w:rsidR="00C3756A" w:rsidRPr="004D5F9E">
        <w:rPr>
          <w:rFonts w:ascii="Times New Roman" w:hAnsi="Times New Roman" w:cs="Times New Roman"/>
          <w:sz w:val="24"/>
        </w:rPr>
        <w:t>% (</w:t>
      </w:r>
      <w:r w:rsidR="002B60BF">
        <w:rPr>
          <w:rFonts w:ascii="Times New Roman" w:hAnsi="Times New Roman" w:cs="Times New Roman"/>
          <w:sz w:val="24"/>
        </w:rPr>
        <w:t>21.4-27.1</w:t>
      </w:r>
      <w:r w:rsidR="00C3756A" w:rsidRPr="004D5F9E">
        <w:rPr>
          <w:rFonts w:ascii="Times New Roman" w:hAnsi="Times New Roman" w:cs="Times New Roman"/>
          <w:sz w:val="24"/>
        </w:rPr>
        <w:t>) in men and 20.1% (17.</w:t>
      </w:r>
      <w:r w:rsidR="002B60BF">
        <w:rPr>
          <w:rFonts w:ascii="Times New Roman" w:hAnsi="Times New Roman" w:cs="Times New Roman"/>
          <w:sz w:val="24"/>
        </w:rPr>
        <w:t>8</w:t>
      </w:r>
      <w:r w:rsidR="00C3756A" w:rsidRPr="004D5F9E">
        <w:rPr>
          <w:rFonts w:ascii="Times New Roman" w:hAnsi="Times New Roman" w:cs="Times New Roman"/>
          <w:sz w:val="24"/>
        </w:rPr>
        <w:t>-22.</w:t>
      </w:r>
      <w:r w:rsidR="002B60BF">
        <w:rPr>
          <w:rFonts w:ascii="Times New Roman" w:hAnsi="Times New Roman" w:cs="Times New Roman"/>
          <w:sz w:val="24"/>
        </w:rPr>
        <w:t>5</w:t>
      </w:r>
      <w:r w:rsidR="00C3756A" w:rsidRPr="004D5F9E">
        <w:rPr>
          <w:rFonts w:ascii="Times New Roman" w:hAnsi="Times New Roman" w:cs="Times New Roman"/>
          <w:sz w:val="24"/>
        </w:rPr>
        <w:t>) in women</w:t>
      </w:r>
      <w:r w:rsidR="000A319E" w:rsidRPr="004D5F9E">
        <w:rPr>
          <w:rFonts w:ascii="Times New Roman" w:hAnsi="Times New Roman" w:cs="Times New Roman"/>
          <w:sz w:val="24"/>
        </w:rPr>
        <w:t xml:space="preserve"> in 2015</w:t>
      </w:r>
      <w:r w:rsidR="00C3756A" w:rsidRPr="004D5F9E">
        <w:rPr>
          <w:rFonts w:ascii="Times New Roman" w:hAnsi="Times New Roman" w:cs="Times New Roman"/>
          <w:sz w:val="24"/>
        </w:rPr>
        <w:t xml:space="preserve">. </w:t>
      </w:r>
      <w:r w:rsidR="00610460">
        <w:rPr>
          <w:rFonts w:ascii="Times New Roman" w:hAnsi="Times New Roman" w:cs="Times New Roman"/>
          <w:sz w:val="24"/>
        </w:rPr>
        <w:t xml:space="preserve">Mean </w:t>
      </w:r>
      <w:r w:rsidR="00D50202" w:rsidRPr="004D5F9E">
        <w:rPr>
          <w:rFonts w:ascii="Times New Roman" w:hAnsi="Times New Roman" w:cs="Times New Roman"/>
          <w:sz w:val="24"/>
        </w:rPr>
        <w:t>SBP and DBP declined subst</w:t>
      </w:r>
      <w:r w:rsidR="00E61330" w:rsidRPr="004D5F9E">
        <w:rPr>
          <w:rFonts w:ascii="Times New Roman" w:hAnsi="Times New Roman" w:cs="Times New Roman"/>
          <w:sz w:val="24"/>
        </w:rPr>
        <w:t>antially from 1975 to 2015</w:t>
      </w:r>
      <w:r w:rsidR="00D50202" w:rsidRPr="004D5F9E">
        <w:rPr>
          <w:rFonts w:ascii="Times New Roman" w:hAnsi="Times New Roman" w:cs="Times New Roman"/>
          <w:sz w:val="24"/>
        </w:rPr>
        <w:t xml:space="preserve"> in high-income western and Asia-Pacific </w:t>
      </w:r>
      <w:r w:rsidR="0041248D" w:rsidRPr="004D5F9E">
        <w:rPr>
          <w:rFonts w:ascii="Times New Roman" w:hAnsi="Times New Roman" w:cs="Times New Roman"/>
          <w:sz w:val="24"/>
        </w:rPr>
        <w:t>countries</w:t>
      </w:r>
      <w:r w:rsidR="00D50202" w:rsidRPr="004D5F9E">
        <w:rPr>
          <w:rFonts w:ascii="Times New Roman" w:hAnsi="Times New Roman" w:cs="Times New Roman"/>
          <w:sz w:val="24"/>
        </w:rPr>
        <w:t xml:space="preserve">, moving </w:t>
      </w:r>
      <w:r w:rsidR="006E5C08" w:rsidRPr="004D5F9E">
        <w:rPr>
          <w:rFonts w:ascii="Times New Roman" w:hAnsi="Times New Roman" w:cs="Times New Roman"/>
          <w:sz w:val="24"/>
        </w:rPr>
        <w:t>them</w:t>
      </w:r>
      <w:r w:rsidR="00D50202" w:rsidRPr="004D5F9E">
        <w:rPr>
          <w:rFonts w:ascii="Times New Roman" w:hAnsi="Times New Roman" w:cs="Times New Roman"/>
          <w:sz w:val="24"/>
        </w:rPr>
        <w:t xml:space="preserve"> from some of the highest blood pressure levels in 1975 to the lowest in 2015. Mean blood pressure </w:t>
      </w:r>
      <w:r w:rsidR="00E61330" w:rsidRPr="004D5F9E">
        <w:rPr>
          <w:rFonts w:ascii="Times New Roman" w:hAnsi="Times New Roman" w:cs="Times New Roman"/>
          <w:sz w:val="24"/>
        </w:rPr>
        <w:t>may</w:t>
      </w:r>
      <w:r w:rsidR="00D50202" w:rsidRPr="004D5F9E">
        <w:rPr>
          <w:rFonts w:ascii="Times New Roman" w:hAnsi="Times New Roman" w:cs="Times New Roman"/>
          <w:sz w:val="24"/>
        </w:rPr>
        <w:t xml:space="preserve"> have </w:t>
      </w:r>
      <w:r w:rsidR="006E5C08" w:rsidRPr="004D5F9E">
        <w:rPr>
          <w:rFonts w:ascii="Times New Roman" w:hAnsi="Times New Roman" w:cs="Times New Roman"/>
          <w:sz w:val="24"/>
        </w:rPr>
        <w:t xml:space="preserve">also </w:t>
      </w:r>
      <w:r w:rsidR="00D50202" w:rsidRPr="004D5F9E">
        <w:rPr>
          <w:rFonts w:ascii="Times New Roman" w:hAnsi="Times New Roman" w:cs="Times New Roman"/>
          <w:sz w:val="24"/>
        </w:rPr>
        <w:t>declined among women in central and eastern Europe, Latin America and Caribbean, and, more recently, central Asia, Middle East and north Africa. In contrast</w:t>
      </w:r>
      <w:r w:rsidR="004A027D" w:rsidRPr="004D5F9E">
        <w:rPr>
          <w:rFonts w:ascii="Times New Roman" w:hAnsi="Times New Roman" w:cs="Times New Roman"/>
          <w:sz w:val="24"/>
        </w:rPr>
        <w:t>,</w:t>
      </w:r>
      <w:r w:rsidR="00D50202" w:rsidRPr="004D5F9E">
        <w:rPr>
          <w:rFonts w:ascii="Times New Roman" w:hAnsi="Times New Roman" w:cs="Times New Roman"/>
          <w:sz w:val="24"/>
        </w:rPr>
        <w:t xml:space="preserve"> </w:t>
      </w:r>
      <w:r w:rsidR="00E61330" w:rsidRPr="004D5F9E">
        <w:rPr>
          <w:rFonts w:ascii="Times New Roman" w:hAnsi="Times New Roman" w:cs="Times New Roman"/>
          <w:sz w:val="24"/>
        </w:rPr>
        <w:t xml:space="preserve">mean blood pressure </w:t>
      </w:r>
      <w:r w:rsidR="00D50202" w:rsidRPr="004D5F9E">
        <w:rPr>
          <w:rFonts w:ascii="Times New Roman" w:hAnsi="Times New Roman" w:cs="Times New Roman"/>
          <w:sz w:val="24"/>
        </w:rPr>
        <w:t>may</w:t>
      </w:r>
      <w:r w:rsidR="00E61330" w:rsidRPr="004D5F9E">
        <w:rPr>
          <w:rFonts w:ascii="Times New Roman" w:hAnsi="Times New Roman" w:cs="Times New Roman"/>
          <w:sz w:val="24"/>
        </w:rPr>
        <w:t xml:space="preserve"> have </w:t>
      </w:r>
      <w:proofErr w:type="gramStart"/>
      <w:r w:rsidR="00E61330" w:rsidRPr="004D5F9E">
        <w:rPr>
          <w:rFonts w:ascii="Times New Roman" w:hAnsi="Times New Roman" w:cs="Times New Roman"/>
          <w:sz w:val="24"/>
        </w:rPr>
        <w:t>risen</w:t>
      </w:r>
      <w:proofErr w:type="gramEnd"/>
      <w:r w:rsidR="00E61330" w:rsidRPr="004D5F9E">
        <w:rPr>
          <w:rFonts w:ascii="Times New Roman" w:hAnsi="Times New Roman" w:cs="Times New Roman"/>
          <w:sz w:val="24"/>
        </w:rPr>
        <w:t xml:space="preserve"> </w:t>
      </w:r>
      <w:r w:rsidR="00D50202" w:rsidRPr="004D5F9E">
        <w:rPr>
          <w:rFonts w:ascii="Times New Roman" w:hAnsi="Times New Roman" w:cs="Times New Roman"/>
          <w:sz w:val="24"/>
        </w:rPr>
        <w:t xml:space="preserve">in </w:t>
      </w:r>
      <w:r w:rsidR="00ED4CFA" w:rsidRPr="00ED4CFA">
        <w:rPr>
          <w:rFonts w:ascii="Times New Roman" w:hAnsi="Times New Roman" w:cs="Times New Roman"/>
          <w:sz w:val="24"/>
        </w:rPr>
        <w:t>east and southeast</w:t>
      </w:r>
      <w:r w:rsidR="00ED4CFA">
        <w:rPr>
          <w:rFonts w:ascii="Times New Roman" w:hAnsi="Times New Roman" w:cs="Times New Roman"/>
          <w:sz w:val="24"/>
        </w:rPr>
        <w:t xml:space="preserve"> Asia,</w:t>
      </w:r>
      <w:r w:rsidR="00ED4CFA" w:rsidRPr="00ED4CFA">
        <w:rPr>
          <w:rFonts w:ascii="Times New Roman" w:hAnsi="Times New Roman" w:cs="Times New Roman"/>
          <w:sz w:val="24"/>
        </w:rPr>
        <w:t xml:space="preserve"> </w:t>
      </w:r>
      <w:r w:rsidR="00D50202" w:rsidRPr="004D5F9E">
        <w:rPr>
          <w:rFonts w:ascii="Times New Roman" w:hAnsi="Times New Roman" w:cs="Times New Roman"/>
          <w:sz w:val="24"/>
        </w:rPr>
        <w:t>south Asia, Oceania, and sub-Saharan Africa.</w:t>
      </w:r>
      <w:r w:rsidR="00E61330" w:rsidRPr="004D5F9E">
        <w:rPr>
          <w:rFonts w:ascii="Times New Roman" w:hAnsi="Times New Roman" w:cs="Times New Roman"/>
          <w:sz w:val="24"/>
        </w:rPr>
        <w:t xml:space="preserve"> In 2015, central and eastern Europe, sub-Saharan Africa and </w:t>
      </w:r>
      <w:r w:rsidR="004A027D" w:rsidRPr="004D5F9E">
        <w:rPr>
          <w:rFonts w:ascii="Times New Roman" w:hAnsi="Times New Roman" w:cs="Times New Roman"/>
          <w:sz w:val="24"/>
        </w:rPr>
        <w:t xml:space="preserve">south </w:t>
      </w:r>
      <w:r w:rsidR="00E61330" w:rsidRPr="004D5F9E">
        <w:rPr>
          <w:rFonts w:ascii="Times New Roman" w:hAnsi="Times New Roman" w:cs="Times New Roman"/>
          <w:sz w:val="24"/>
        </w:rPr>
        <w:t xml:space="preserve">Asia had the highest </w:t>
      </w:r>
      <w:r w:rsidR="006E5C08" w:rsidRPr="004D5F9E">
        <w:rPr>
          <w:rFonts w:ascii="Times New Roman" w:hAnsi="Times New Roman" w:cs="Times New Roman"/>
          <w:sz w:val="24"/>
        </w:rPr>
        <w:t xml:space="preserve">worldwide </w:t>
      </w:r>
      <w:r w:rsidR="00E61330" w:rsidRPr="004D5F9E">
        <w:rPr>
          <w:rFonts w:ascii="Times New Roman" w:hAnsi="Times New Roman" w:cs="Times New Roman"/>
          <w:sz w:val="24"/>
        </w:rPr>
        <w:t xml:space="preserve">blood pressure levels. </w:t>
      </w:r>
      <w:r w:rsidR="004C0831" w:rsidRPr="004D5F9E">
        <w:rPr>
          <w:rFonts w:ascii="Times New Roman" w:hAnsi="Times New Roman" w:cs="Times New Roman"/>
          <w:sz w:val="24"/>
        </w:rPr>
        <w:t xml:space="preserve">Prevalence of raised blood pressure declined in high-income and some middle-income </w:t>
      </w:r>
      <w:r w:rsidR="0041248D" w:rsidRPr="004D5F9E">
        <w:rPr>
          <w:rFonts w:ascii="Times New Roman" w:hAnsi="Times New Roman" w:cs="Times New Roman"/>
          <w:sz w:val="24"/>
        </w:rPr>
        <w:t>countries</w:t>
      </w:r>
      <w:r w:rsidR="004C0831" w:rsidRPr="004D5F9E">
        <w:rPr>
          <w:rFonts w:ascii="Times New Roman" w:hAnsi="Times New Roman" w:cs="Times New Roman"/>
          <w:sz w:val="24"/>
        </w:rPr>
        <w:t xml:space="preserve">; it remained unchanged elsewhere. </w:t>
      </w:r>
      <w:r w:rsidR="00EE2837" w:rsidRPr="004D5F9E">
        <w:rPr>
          <w:rFonts w:ascii="Times New Roman" w:hAnsi="Times New Roman" w:cs="Times New Roman"/>
          <w:sz w:val="24"/>
        </w:rPr>
        <w:t xml:space="preserve">The number of adults with raised blood pressure increased from </w:t>
      </w:r>
      <w:r w:rsidR="002B60BF">
        <w:rPr>
          <w:rFonts w:ascii="Times New Roman" w:hAnsi="Times New Roman" w:cs="Times New Roman"/>
          <w:sz w:val="24"/>
        </w:rPr>
        <w:t>594</w:t>
      </w:r>
      <w:r w:rsidR="002B60BF" w:rsidRPr="004D5F9E">
        <w:rPr>
          <w:rFonts w:ascii="Times New Roman" w:hAnsi="Times New Roman" w:cs="Times New Roman"/>
          <w:sz w:val="24"/>
        </w:rPr>
        <w:t xml:space="preserve"> </w:t>
      </w:r>
      <w:r w:rsidR="00EE2837" w:rsidRPr="004D5F9E">
        <w:rPr>
          <w:rFonts w:ascii="Times New Roman" w:hAnsi="Times New Roman" w:cs="Times New Roman"/>
          <w:sz w:val="24"/>
        </w:rPr>
        <w:t>million i</w:t>
      </w:r>
      <w:r w:rsidR="002B4B5A" w:rsidRPr="004D5F9E">
        <w:rPr>
          <w:rFonts w:ascii="Times New Roman" w:hAnsi="Times New Roman" w:cs="Times New Roman"/>
          <w:sz w:val="24"/>
        </w:rPr>
        <w:t>n 1975 to 1.1</w:t>
      </w:r>
      <w:r w:rsidR="002B60BF">
        <w:rPr>
          <w:rFonts w:ascii="Times New Roman" w:hAnsi="Times New Roman" w:cs="Times New Roman"/>
          <w:sz w:val="24"/>
        </w:rPr>
        <w:t>3</w:t>
      </w:r>
      <w:r w:rsidR="002B4B5A" w:rsidRPr="004D5F9E">
        <w:rPr>
          <w:rFonts w:ascii="Times New Roman" w:hAnsi="Times New Roman" w:cs="Times New Roman"/>
          <w:sz w:val="24"/>
        </w:rPr>
        <w:t xml:space="preserve"> billion in 2015</w:t>
      </w:r>
      <w:r w:rsidR="002B4B5A" w:rsidRPr="004D5F9E">
        <w:rPr>
          <w:rFonts w:ascii="Times New Roman" w:eastAsia="Malgun Gothic" w:hAnsi="Times New Roman" w:cs="Times New Roman"/>
          <w:bCs/>
          <w:color w:val="000000"/>
          <w:sz w:val="24"/>
          <w:szCs w:val="24"/>
          <w:lang w:eastAsia="en-US"/>
        </w:rPr>
        <w:t xml:space="preserve">, </w:t>
      </w:r>
      <w:r w:rsidR="00784106" w:rsidRPr="004D5F9E">
        <w:rPr>
          <w:rFonts w:ascii="Times New Roman" w:eastAsia="Malgun Gothic" w:hAnsi="Times New Roman" w:cs="Times New Roman"/>
          <w:bCs/>
          <w:color w:val="000000"/>
          <w:sz w:val="24"/>
          <w:szCs w:val="24"/>
          <w:lang w:eastAsia="en-US"/>
        </w:rPr>
        <w:t xml:space="preserve">with the increase happening </w:t>
      </w:r>
      <w:r w:rsidR="009A23FF" w:rsidRPr="004D5F9E">
        <w:rPr>
          <w:rFonts w:ascii="Times New Roman" w:eastAsia="Malgun Gothic" w:hAnsi="Times New Roman" w:cs="Times New Roman"/>
          <w:bCs/>
          <w:color w:val="000000"/>
          <w:sz w:val="24"/>
          <w:szCs w:val="24"/>
          <w:lang w:eastAsia="en-US"/>
        </w:rPr>
        <w:t xml:space="preserve">largely </w:t>
      </w:r>
      <w:r w:rsidR="002B4B5A" w:rsidRPr="004D5F9E">
        <w:rPr>
          <w:rFonts w:ascii="Times New Roman" w:hAnsi="Times New Roman" w:cs="Times New Roman"/>
          <w:sz w:val="24"/>
        </w:rPr>
        <w:t xml:space="preserve">in low- and middle-income </w:t>
      </w:r>
      <w:r w:rsidR="009A23FF" w:rsidRPr="004D5F9E">
        <w:rPr>
          <w:rFonts w:ascii="Times New Roman" w:hAnsi="Times New Roman" w:cs="Times New Roman"/>
          <w:sz w:val="24"/>
        </w:rPr>
        <w:t>countries</w:t>
      </w:r>
      <w:r w:rsidR="002B4B5A" w:rsidRPr="004D5F9E">
        <w:rPr>
          <w:rFonts w:ascii="Times New Roman" w:hAnsi="Times New Roman" w:cs="Times New Roman"/>
          <w:sz w:val="24"/>
        </w:rPr>
        <w:t>.</w:t>
      </w:r>
      <w:r w:rsidR="001F3C69">
        <w:rPr>
          <w:rFonts w:ascii="Times New Roman" w:hAnsi="Times New Roman" w:cs="Times New Roman"/>
          <w:sz w:val="24"/>
        </w:rPr>
        <w:t xml:space="preserve"> The global increase in the number of </w:t>
      </w:r>
      <w:r w:rsidR="00610460">
        <w:rPr>
          <w:rFonts w:ascii="Times New Roman" w:hAnsi="Times New Roman" w:cs="Times New Roman"/>
          <w:sz w:val="24"/>
        </w:rPr>
        <w:t xml:space="preserve">adults </w:t>
      </w:r>
      <w:r w:rsidR="001F3C69">
        <w:rPr>
          <w:rFonts w:ascii="Times New Roman" w:hAnsi="Times New Roman" w:cs="Times New Roman"/>
          <w:sz w:val="24"/>
        </w:rPr>
        <w:t xml:space="preserve">with raised blood pressure is a net effect of increase due to </w:t>
      </w:r>
      <w:r w:rsidR="001F3C69" w:rsidRPr="004D5F9E">
        <w:rPr>
          <w:rFonts w:ascii="Times New Roman" w:hAnsi="Times New Roman" w:cs="Times New Roman"/>
          <w:sz w:val="24"/>
        </w:rPr>
        <w:t>population growth and ageing</w:t>
      </w:r>
      <w:r w:rsidR="001F3C69">
        <w:rPr>
          <w:rFonts w:ascii="Times New Roman" w:hAnsi="Times New Roman" w:cs="Times New Roman"/>
          <w:sz w:val="24"/>
        </w:rPr>
        <w:t>, and decrease due to de</w:t>
      </w:r>
      <w:r w:rsidR="001E0C98">
        <w:rPr>
          <w:rFonts w:ascii="Times New Roman" w:hAnsi="Times New Roman" w:cs="Times New Roman"/>
          <w:sz w:val="24"/>
        </w:rPr>
        <w:t>clining age-specific prevalence</w:t>
      </w:r>
      <w:r w:rsidR="001F3C69">
        <w:rPr>
          <w:rFonts w:ascii="Times New Roman" w:hAnsi="Times New Roman" w:cs="Times New Roman"/>
          <w:sz w:val="24"/>
        </w:rPr>
        <w:t>.</w:t>
      </w:r>
    </w:p>
    <w:p w14:paraId="1F8513B0" w14:textId="77777777" w:rsidR="00D50202" w:rsidRPr="004D5F9E" w:rsidRDefault="00D50202" w:rsidP="00B70B62">
      <w:pPr>
        <w:spacing w:after="0" w:line="240" w:lineRule="auto"/>
        <w:jc w:val="both"/>
        <w:rPr>
          <w:rFonts w:ascii="Times New Roman" w:hAnsi="Times New Roman" w:cs="Times New Roman"/>
          <w:sz w:val="24"/>
        </w:rPr>
      </w:pPr>
    </w:p>
    <w:p w14:paraId="23F430A6" w14:textId="7EF0C774" w:rsidR="00162784" w:rsidRPr="004D5F9E" w:rsidRDefault="009B43B5" w:rsidP="00B70B62">
      <w:pPr>
        <w:spacing w:after="0" w:line="240" w:lineRule="auto"/>
        <w:jc w:val="both"/>
        <w:rPr>
          <w:rFonts w:ascii="Times New Roman" w:hAnsi="Times New Roman" w:cs="Times New Roman"/>
          <w:sz w:val="24"/>
        </w:rPr>
      </w:pPr>
      <w:r w:rsidRPr="004D5F9E">
        <w:rPr>
          <w:rFonts w:ascii="Times New Roman" w:hAnsi="Times New Roman" w:cs="Times New Roman"/>
          <w:b/>
          <w:sz w:val="24"/>
        </w:rPr>
        <w:t>Interpretation:</w:t>
      </w:r>
      <w:r w:rsidRPr="004D5F9E">
        <w:rPr>
          <w:rFonts w:ascii="Times New Roman" w:hAnsi="Times New Roman" w:cs="Times New Roman"/>
          <w:sz w:val="24"/>
        </w:rPr>
        <w:t xml:space="preserve"> </w:t>
      </w:r>
      <w:r w:rsidR="00162784" w:rsidRPr="004D5F9E">
        <w:rPr>
          <w:rFonts w:ascii="Times New Roman" w:hAnsi="Times New Roman" w:cs="Times New Roman"/>
          <w:sz w:val="24"/>
        </w:rPr>
        <w:t>Over the past four decades, the highest levels of blood pressure worldwide have shifted fro</w:t>
      </w:r>
      <w:r w:rsidR="00434BC7" w:rsidRPr="004D5F9E">
        <w:rPr>
          <w:rFonts w:ascii="Times New Roman" w:hAnsi="Times New Roman" w:cs="Times New Roman"/>
          <w:sz w:val="24"/>
        </w:rPr>
        <w:t>m high-income countries to low-</w:t>
      </w:r>
      <w:r w:rsidR="00162784" w:rsidRPr="004D5F9E">
        <w:rPr>
          <w:rFonts w:ascii="Times New Roman" w:hAnsi="Times New Roman" w:cs="Times New Roman"/>
          <w:sz w:val="24"/>
        </w:rPr>
        <w:t>income countries in south Asia and sub-Saharan Africa</w:t>
      </w:r>
      <w:r w:rsidR="003626E4">
        <w:rPr>
          <w:rFonts w:ascii="Times New Roman" w:hAnsi="Times New Roman" w:cs="Times New Roman"/>
          <w:sz w:val="24"/>
        </w:rPr>
        <w:t xml:space="preserve"> due to opposite trends</w:t>
      </w:r>
      <w:r w:rsidR="00162784" w:rsidRPr="004D5F9E">
        <w:rPr>
          <w:rFonts w:ascii="Times New Roman" w:hAnsi="Times New Roman" w:cs="Times New Roman"/>
          <w:sz w:val="24"/>
        </w:rPr>
        <w:t xml:space="preserve">, while blood pressure has been persistently high in central and </w:t>
      </w:r>
      <w:proofErr w:type="gramStart"/>
      <w:r w:rsidR="00162784" w:rsidRPr="004D5F9E">
        <w:rPr>
          <w:rFonts w:ascii="Times New Roman" w:hAnsi="Times New Roman" w:cs="Times New Roman"/>
          <w:sz w:val="24"/>
        </w:rPr>
        <w:t>eastern</w:t>
      </w:r>
      <w:proofErr w:type="gramEnd"/>
      <w:r w:rsidR="00162784" w:rsidRPr="004D5F9E">
        <w:rPr>
          <w:rFonts w:ascii="Times New Roman" w:hAnsi="Times New Roman" w:cs="Times New Roman"/>
          <w:sz w:val="24"/>
        </w:rPr>
        <w:t xml:space="preserve"> Europe. </w:t>
      </w:r>
    </w:p>
    <w:p w14:paraId="4C549168" w14:textId="77777777" w:rsidR="0074002C" w:rsidRPr="004D5F9E" w:rsidRDefault="0074002C" w:rsidP="00B70B62">
      <w:pPr>
        <w:spacing w:after="0" w:line="240" w:lineRule="auto"/>
        <w:jc w:val="both"/>
        <w:rPr>
          <w:rFonts w:ascii="Times New Roman" w:hAnsi="Times New Roman" w:cs="Times New Roman"/>
          <w:sz w:val="24"/>
        </w:rPr>
      </w:pPr>
    </w:p>
    <w:p w14:paraId="44F7BF88" w14:textId="2C7EE5AC" w:rsidR="00162784" w:rsidRPr="004D5F9E" w:rsidRDefault="009B43B5" w:rsidP="00162784">
      <w:pPr>
        <w:spacing w:after="0" w:line="240" w:lineRule="auto"/>
        <w:jc w:val="both"/>
        <w:rPr>
          <w:rFonts w:ascii="Times New Roman" w:hAnsi="Times New Roman" w:cs="Times New Roman"/>
          <w:sz w:val="24"/>
        </w:rPr>
      </w:pPr>
      <w:r w:rsidRPr="004D5F9E">
        <w:rPr>
          <w:rFonts w:ascii="Times New Roman" w:hAnsi="Times New Roman" w:cs="Times New Roman"/>
          <w:b/>
          <w:sz w:val="24"/>
        </w:rPr>
        <w:t>Funding:</w:t>
      </w:r>
      <w:r w:rsidR="00162784" w:rsidRPr="004D5F9E">
        <w:rPr>
          <w:rFonts w:ascii="Times New Roman" w:hAnsi="Times New Roman" w:cs="Times New Roman"/>
          <w:sz w:val="24"/>
        </w:rPr>
        <w:t xml:space="preserve"> Wellcome Trust</w:t>
      </w:r>
    </w:p>
    <w:p w14:paraId="373B0A65" w14:textId="6F7BA822" w:rsidR="009B43B5" w:rsidRPr="004D5F9E" w:rsidRDefault="009B43B5" w:rsidP="00162784">
      <w:pPr>
        <w:spacing w:after="0" w:line="240" w:lineRule="auto"/>
        <w:jc w:val="both"/>
        <w:rPr>
          <w:rFonts w:ascii="Times New Roman" w:hAnsi="Times New Roman" w:cs="Times New Roman"/>
          <w:sz w:val="24"/>
        </w:rPr>
      </w:pPr>
      <w:r w:rsidRPr="004D5F9E">
        <w:rPr>
          <w:rFonts w:ascii="Times New Roman" w:hAnsi="Times New Roman" w:cs="Times New Roman"/>
          <w:sz w:val="24"/>
        </w:rPr>
        <w:br w:type="page"/>
      </w:r>
    </w:p>
    <w:p w14:paraId="6F0A93D0" w14:textId="77777777" w:rsidR="009B43B5" w:rsidRPr="004D5F9E" w:rsidRDefault="009B43B5" w:rsidP="00B70B62">
      <w:pPr>
        <w:spacing w:after="0" w:line="480" w:lineRule="auto"/>
        <w:jc w:val="both"/>
        <w:rPr>
          <w:rFonts w:ascii="Times New Roman" w:hAnsi="Times New Roman" w:cs="Times New Roman"/>
          <w:b/>
          <w:sz w:val="24"/>
        </w:rPr>
      </w:pPr>
      <w:r w:rsidRPr="004D5F9E">
        <w:rPr>
          <w:rFonts w:ascii="Times New Roman" w:hAnsi="Times New Roman" w:cs="Times New Roman"/>
          <w:b/>
          <w:sz w:val="24"/>
        </w:rPr>
        <w:lastRenderedPageBreak/>
        <w:t>Introduction</w:t>
      </w:r>
    </w:p>
    <w:p w14:paraId="713C04B1" w14:textId="39CEE810" w:rsidR="002339C5" w:rsidRPr="004D5F9E" w:rsidRDefault="00FC2EB7" w:rsidP="002339C5">
      <w:pPr>
        <w:spacing w:after="0" w:line="480" w:lineRule="auto"/>
        <w:jc w:val="both"/>
        <w:rPr>
          <w:rFonts w:ascii="Times New Roman" w:hAnsi="Times New Roman" w:cs="Times New Roman"/>
          <w:sz w:val="24"/>
        </w:rPr>
      </w:pPr>
      <w:r w:rsidRPr="004D5F9E">
        <w:rPr>
          <w:rFonts w:ascii="Times New Roman" w:hAnsi="Times New Roman" w:cs="Times New Roman"/>
          <w:sz w:val="24"/>
        </w:rPr>
        <w:t>Elevated blood pressure</w:t>
      </w:r>
      <w:r w:rsidR="0010249C">
        <w:rPr>
          <w:rFonts w:ascii="Times New Roman" w:hAnsi="Times New Roman" w:cs="Times New Roman"/>
          <w:sz w:val="24"/>
        </w:rPr>
        <w:t xml:space="preserve"> (BP)</w:t>
      </w:r>
      <w:r w:rsidRPr="004D5F9E">
        <w:rPr>
          <w:rFonts w:ascii="Times New Roman" w:hAnsi="Times New Roman" w:cs="Times New Roman"/>
          <w:sz w:val="24"/>
        </w:rPr>
        <w:t xml:space="preserve"> </w:t>
      </w:r>
      <w:r w:rsidR="003F0E2E" w:rsidRPr="004D5F9E">
        <w:rPr>
          <w:rFonts w:ascii="Times New Roman" w:hAnsi="Times New Roman" w:cs="Times New Roman"/>
          <w:sz w:val="24"/>
        </w:rPr>
        <w:t>is</w:t>
      </w:r>
      <w:r w:rsidRPr="004D5F9E">
        <w:rPr>
          <w:rFonts w:ascii="Times New Roman" w:hAnsi="Times New Roman" w:cs="Times New Roman"/>
          <w:sz w:val="24"/>
        </w:rPr>
        <w:t xml:space="preserve"> the leading </w:t>
      </w:r>
      <w:r w:rsidR="006D250D" w:rsidRPr="004D5F9E">
        <w:rPr>
          <w:rFonts w:ascii="Times New Roman" w:hAnsi="Times New Roman" w:cs="Times New Roman"/>
          <w:sz w:val="24"/>
        </w:rPr>
        <w:t xml:space="preserve">global </w:t>
      </w:r>
      <w:r w:rsidRPr="004D5F9E">
        <w:rPr>
          <w:rFonts w:ascii="Times New Roman" w:hAnsi="Times New Roman" w:cs="Times New Roman"/>
          <w:sz w:val="24"/>
        </w:rPr>
        <w:t>risk factor for cardiovascular diseases (CVDs)</w:t>
      </w:r>
      <w:r w:rsidR="00957D05" w:rsidRPr="004D5F9E">
        <w:rPr>
          <w:rFonts w:ascii="Times New Roman" w:hAnsi="Times New Roman" w:cs="Times New Roman"/>
          <w:sz w:val="24"/>
        </w:rPr>
        <w:t xml:space="preserve"> and chronic kidney disease</w:t>
      </w:r>
      <w:r w:rsidR="00CB5CA6" w:rsidRPr="004D5F9E">
        <w:rPr>
          <w:rFonts w:ascii="Times New Roman" w:hAnsi="Times New Roman" w:cs="Times New Roman"/>
          <w:sz w:val="24"/>
        </w:rPr>
        <w:t xml:space="preserve"> (CKD)</w:t>
      </w:r>
      <w:r w:rsidRPr="004D5F9E">
        <w:rPr>
          <w:rFonts w:ascii="Times New Roman" w:hAnsi="Times New Roman" w:cs="Times New Roman"/>
          <w:sz w:val="24"/>
        </w:rPr>
        <w:t>.</w:t>
      </w:r>
      <w:r w:rsidR="000C7E6D" w:rsidRPr="004D5F9E">
        <w:rPr>
          <w:rFonts w:ascii="Times New Roman" w:hAnsi="Times New Roman" w:cs="Times New Roman"/>
          <w:sz w:val="24"/>
        </w:rPr>
        <w:fldChar w:fldCharType="begin"/>
      </w:r>
      <w:r w:rsidR="009704C1" w:rsidRPr="004D5F9E">
        <w:rPr>
          <w:rFonts w:ascii="Times New Roman" w:hAnsi="Times New Roman" w:cs="Times New Roman"/>
          <w:sz w:val="24"/>
        </w:rPr>
        <w:instrText xml:space="preserve"> ADDIN EN.CITE &lt;EndNote&gt;&lt;Cite&gt;&lt;Author&gt;Global Burden of Metabolic Risk Factors for Chronic Diseases Collaboration&lt;/Author&gt;&lt;Year&gt;2014&lt;/Year&gt;&lt;RecNum&gt;6&lt;/RecNum&gt;&lt;DisplayText&gt;&lt;style face="superscript"&gt;1&lt;/style&gt;&lt;/DisplayText&gt;&lt;record&gt;&lt;rec-number&gt;6&lt;/rec-number&gt;&lt;foreign-keys&gt;&lt;key app="EN" db-id="vexpzzado9st5ceptv5v0ttevt2xpwrvx900" timestamp="1470221715"&gt;6&lt;/key&gt;&lt;/foreign-keys&gt;&lt;ref-type name="Journal Article"&gt;17&lt;/ref-type&gt;&lt;contributors&gt;&lt;authors&gt;&lt;author&gt;Global Burden of Metabolic Risk Factors for Chronic Diseases Collaboration,&lt;/author&gt;&lt;/authors&gt;&lt;/contributors&gt;&lt;titles&gt;&lt;title&gt;Cardiovascular disease, chronic kidney disease, and diabetes mortality burden of cardiometabolic risk factors from 1980 to 2010: a comparative risk assessment&lt;/title&gt;&lt;secondary-title&gt;Lancet Diabetes Endocrinol&lt;/secondary-title&gt;&lt;/titles&gt;&lt;periodical&gt;&lt;full-title&gt;Lancet Diabetes Endocrinol&lt;/full-title&gt;&lt;/periodical&gt;&lt;pages&gt;634-47&lt;/pages&gt;&lt;volume&gt;2&lt;/volume&gt;&lt;number&gt;8&lt;/number&gt;&lt;dates&gt;&lt;year&gt;2014&lt;/year&gt;&lt;pub-dates&gt;&lt;date&gt;Aug&lt;/date&gt;&lt;/pub-dates&gt;&lt;/dates&gt;&lt;isbn&gt;2213-8595 (Electronic)&lt;/isbn&gt;&lt;accession-num&gt;24842598&lt;/accession-num&gt;&lt;urls&gt;&lt;related-urls&gt;&lt;url&gt;http://www.ncbi.nlm.nih.gov/pubmed/24842598&lt;/url&gt;&lt;/related-urls&gt;&lt;/urls&gt;&lt;electronic-resource-num&gt;10.1016/S2213-8587(14)70102-0&lt;/electronic-resource-num&gt;&lt;/record&gt;&lt;/Cite&gt;&lt;/EndNote&gt;</w:instrText>
      </w:r>
      <w:r w:rsidR="000C7E6D" w:rsidRPr="004D5F9E">
        <w:rPr>
          <w:rFonts w:ascii="Times New Roman" w:hAnsi="Times New Roman" w:cs="Times New Roman"/>
          <w:sz w:val="24"/>
        </w:rPr>
        <w:fldChar w:fldCharType="separate"/>
      </w:r>
      <w:r w:rsidR="009704C1" w:rsidRPr="004D5F9E">
        <w:rPr>
          <w:rFonts w:ascii="Times New Roman" w:hAnsi="Times New Roman" w:cs="Times New Roman"/>
          <w:noProof/>
          <w:sz w:val="24"/>
          <w:vertAlign w:val="superscript"/>
        </w:rPr>
        <w:t>1</w:t>
      </w:r>
      <w:r w:rsidR="000C7E6D" w:rsidRPr="004D5F9E">
        <w:rPr>
          <w:rFonts w:ascii="Times New Roman" w:hAnsi="Times New Roman" w:cs="Times New Roman"/>
          <w:sz w:val="24"/>
        </w:rPr>
        <w:fldChar w:fldCharType="end"/>
      </w:r>
      <w:r w:rsidR="003F0E2E" w:rsidRPr="004D5F9E">
        <w:rPr>
          <w:rFonts w:ascii="Times New Roman" w:hAnsi="Times New Roman" w:cs="Times New Roman"/>
          <w:sz w:val="24"/>
        </w:rPr>
        <w:t xml:space="preserve"> </w:t>
      </w:r>
      <w:r w:rsidR="00B70CDE">
        <w:rPr>
          <w:rFonts w:ascii="Times New Roman" w:hAnsi="Times New Roman" w:cs="Times New Roman"/>
          <w:sz w:val="24"/>
        </w:rPr>
        <w:t>O</w:t>
      </w:r>
      <w:r w:rsidR="003F0E2E" w:rsidRPr="004D5F9E">
        <w:rPr>
          <w:rFonts w:ascii="Times New Roman" w:hAnsi="Times New Roman" w:cs="Times New Roman"/>
          <w:sz w:val="24"/>
        </w:rPr>
        <w:t xml:space="preserve">ne of the global </w:t>
      </w:r>
      <w:r w:rsidR="00EA5BBE" w:rsidRPr="004D5F9E">
        <w:rPr>
          <w:rFonts w:ascii="Times New Roman" w:hAnsi="Times New Roman" w:cs="Times New Roman"/>
          <w:sz w:val="24"/>
        </w:rPr>
        <w:t>n</w:t>
      </w:r>
      <w:r w:rsidR="007B663B" w:rsidRPr="004D5F9E">
        <w:rPr>
          <w:rFonts w:ascii="Times New Roman" w:hAnsi="Times New Roman" w:cs="Times New Roman"/>
          <w:sz w:val="24"/>
        </w:rPr>
        <w:t>on-</w:t>
      </w:r>
      <w:r w:rsidR="00EA5BBE" w:rsidRPr="004D5F9E">
        <w:rPr>
          <w:rFonts w:ascii="Times New Roman" w:hAnsi="Times New Roman" w:cs="Times New Roman"/>
          <w:sz w:val="24"/>
        </w:rPr>
        <w:t>c</w:t>
      </w:r>
      <w:r w:rsidR="007B663B" w:rsidRPr="004D5F9E">
        <w:rPr>
          <w:rFonts w:ascii="Times New Roman" w:hAnsi="Times New Roman" w:cs="Times New Roman"/>
          <w:sz w:val="24"/>
        </w:rPr>
        <w:t xml:space="preserve">ommunicable </w:t>
      </w:r>
      <w:r w:rsidR="00EA5BBE" w:rsidRPr="004D5F9E">
        <w:rPr>
          <w:rFonts w:ascii="Times New Roman" w:hAnsi="Times New Roman" w:cs="Times New Roman"/>
          <w:sz w:val="24"/>
        </w:rPr>
        <w:t>d</w:t>
      </w:r>
      <w:r w:rsidR="007B663B" w:rsidRPr="004D5F9E">
        <w:rPr>
          <w:rFonts w:ascii="Times New Roman" w:hAnsi="Times New Roman" w:cs="Times New Roman"/>
          <w:sz w:val="24"/>
        </w:rPr>
        <w:t xml:space="preserve">isease (NCD) </w:t>
      </w:r>
      <w:r w:rsidR="003F0E2E" w:rsidRPr="004D5F9E">
        <w:rPr>
          <w:rFonts w:ascii="Times New Roman" w:hAnsi="Times New Roman" w:cs="Times New Roman"/>
          <w:sz w:val="24"/>
        </w:rPr>
        <w:t>targets</w:t>
      </w:r>
      <w:r w:rsidR="00327443" w:rsidRPr="004D5F9E">
        <w:rPr>
          <w:rFonts w:ascii="Times New Roman" w:hAnsi="Times New Roman" w:cs="Times New Roman"/>
          <w:sz w:val="24"/>
        </w:rPr>
        <w:t xml:space="preserve"> adopted by the World Health Assembly</w:t>
      </w:r>
      <w:r w:rsidR="003B7F26" w:rsidRPr="004D5F9E">
        <w:rPr>
          <w:rFonts w:ascii="Times New Roman" w:hAnsi="Times New Roman" w:cs="Times New Roman"/>
          <w:sz w:val="24"/>
        </w:rPr>
        <w:t xml:space="preserve"> in 2013</w:t>
      </w:r>
      <w:r w:rsidR="003F0E2E" w:rsidRPr="004D5F9E">
        <w:rPr>
          <w:rFonts w:ascii="Times New Roman" w:hAnsi="Times New Roman" w:cs="Times New Roman"/>
          <w:sz w:val="24"/>
        </w:rPr>
        <w:t xml:space="preserve"> is to </w:t>
      </w:r>
      <w:r w:rsidR="007B663B" w:rsidRPr="004D5F9E">
        <w:rPr>
          <w:rFonts w:ascii="Times New Roman" w:hAnsi="Times New Roman" w:cs="Times New Roman"/>
          <w:sz w:val="24"/>
        </w:rPr>
        <w:t xml:space="preserve">lower the prevalence of raised </w:t>
      </w:r>
      <w:r w:rsidR="007848F6">
        <w:rPr>
          <w:rFonts w:ascii="Times New Roman" w:hAnsi="Times New Roman" w:cs="Times New Roman"/>
          <w:sz w:val="24"/>
        </w:rPr>
        <w:t>BP</w:t>
      </w:r>
      <w:r w:rsidR="003F0E2E" w:rsidRPr="004D5F9E">
        <w:rPr>
          <w:rFonts w:ascii="Times New Roman" w:hAnsi="Times New Roman" w:cs="Times New Roman"/>
          <w:sz w:val="24"/>
        </w:rPr>
        <w:t>,</w:t>
      </w:r>
      <w:r w:rsidR="007B663B" w:rsidRPr="004D5F9E">
        <w:rPr>
          <w:rFonts w:ascii="Times New Roman" w:hAnsi="Times New Roman" w:cs="Times New Roman"/>
          <w:sz w:val="24"/>
        </w:rPr>
        <w:t xml:space="preserve"> defined as </w:t>
      </w:r>
      <w:r w:rsidR="002339C5" w:rsidRPr="004D5F9E">
        <w:rPr>
          <w:rFonts w:ascii="Times New Roman" w:hAnsi="Times New Roman" w:cs="Times New Roman"/>
          <w:sz w:val="24"/>
        </w:rPr>
        <w:t>systolic blood pressure (</w:t>
      </w:r>
      <w:r w:rsidR="007B663B" w:rsidRPr="004D5F9E">
        <w:rPr>
          <w:rFonts w:ascii="Times New Roman" w:hAnsi="Times New Roman" w:cs="Times New Roman" w:hint="eastAsia"/>
          <w:sz w:val="24"/>
        </w:rPr>
        <w:t>SBP</w:t>
      </w:r>
      <w:r w:rsidR="002339C5" w:rsidRPr="004D5F9E">
        <w:rPr>
          <w:rFonts w:ascii="Times New Roman" w:hAnsi="Times New Roman" w:cs="Times New Roman"/>
          <w:sz w:val="24"/>
        </w:rPr>
        <w:t>)</w:t>
      </w:r>
      <w:r w:rsidR="007B663B" w:rsidRPr="004D5F9E">
        <w:rPr>
          <w:rFonts w:ascii="Times New Roman" w:hAnsi="Times New Roman" w:cs="Times New Roman" w:hint="eastAsia"/>
          <w:sz w:val="24"/>
        </w:rPr>
        <w:t xml:space="preserve"> </w:t>
      </w:r>
      <w:r w:rsidR="007B663B" w:rsidRPr="004D5F9E">
        <w:rPr>
          <w:rFonts w:ascii="Times New Roman" w:hAnsi="Times New Roman" w:cs="Times New Roman"/>
          <w:sz w:val="24"/>
        </w:rPr>
        <w:t xml:space="preserve">≥140 mmHg or </w:t>
      </w:r>
      <w:r w:rsidR="002339C5" w:rsidRPr="004D5F9E">
        <w:rPr>
          <w:rFonts w:ascii="Times New Roman" w:hAnsi="Times New Roman" w:cs="Times New Roman"/>
          <w:sz w:val="24"/>
        </w:rPr>
        <w:t>diastolic blood pressure (</w:t>
      </w:r>
      <w:r w:rsidR="007B663B" w:rsidRPr="004D5F9E">
        <w:rPr>
          <w:rFonts w:ascii="Times New Roman" w:hAnsi="Times New Roman" w:cs="Times New Roman"/>
          <w:sz w:val="24"/>
        </w:rPr>
        <w:t>DBP</w:t>
      </w:r>
      <w:r w:rsidR="002339C5" w:rsidRPr="004D5F9E">
        <w:rPr>
          <w:rFonts w:ascii="Times New Roman" w:hAnsi="Times New Roman" w:cs="Times New Roman"/>
          <w:sz w:val="24"/>
        </w:rPr>
        <w:t>)</w:t>
      </w:r>
      <w:r w:rsidR="007B663B" w:rsidRPr="004D5F9E">
        <w:rPr>
          <w:rFonts w:ascii="Times New Roman" w:hAnsi="Times New Roman" w:cs="Times New Roman"/>
          <w:sz w:val="24"/>
        </w:rPr>
        <w:t xml:space="preserve"> ≥90 mmHg,</w:t>
      </w:r>
      <w:r w:rsidR="003F0E2E" w:rsidRPr="004D5F9E">
        <w:rPr>
          <w:rFonts w:ascii="Times New Roman" w:hAnsi="Times New Roman" w:cs="Times New Roman"/>
          <w:sz w:val="24"/>
        </w:rPr>
        <w:t xml:space="preserve"> by</w:t>
      </w:r>
      <w:r w:rsidR="007B663B" w:rsidRPr="004D5F9E">
        <w:rPr>
          <w:rFonts w:ascii="Times New Roman" w:hAnsi="Times New Roman" w:cs="Times New Roman"/>
          <w:sz w:val="24"/>
        </w:rPr>
        <w:t xml:space="preserve"> </w:t>
      </w:r>
      <w:r w:rsidR="008E6A9F" w:rsidRPr="004D5F9E">
        <w:rPr>
          <w:rFonts w:ascii="Times New Roman" w:hAnsi="Times New Roman" w:cs="Times New Roman"/>
          <w:sz w:val="24"/>
        </w:rPr>
        <w:t>25</w:t>
      </w:r>
      <w:r w:rsidR="007B663B" w:rsidRPr="004D5F9E">
        <w:rPr>
          <w:rFonts w:ascii="Times New Roman" w:hAnsi="Times New Roman" w:cs="Times New Roman"/>
          <w:sz w:val="24"/>
        </w:rPr>
        <w:t>% compared to its 2010 level by</w:t>
      </w:r>
      <w:r w:rsidR="003F0E2E" w:rsidRPr="004D5F9E">
        <w:rPr>
          <w:rFonts w:ascii="Times New Roman" w:hAnsi="Times New Roman" w:cs="Times New Roman"/>
          <w:sz w:val="24"/>
        </w:rPr>
        <w:t xml:space="preserve"> 2025</w:t>
      </w:r>
      <w:r w:rsidR="007B663B" w:rsidRPr="004D5F9E">
        <w:rPr>
          <w:rFonts w:ascii="Times New Roman" w:hAnsi="Times New Roman" w:cs="Times New Roman"/>
          <w:sz w:val="24"/>
        </w:rPr>
        <w:t>.</w:t>
      </w:r>
      <w:r w:rsidR="00AB1049" w:rsidRPr="004D5F9E">
        <w:rPr>
          <w:rFonts w:ascii="Times New Roman" w:hAnsi="Times New Roman" w:cs="Times New Roman"/>
          <w:sz w:val="24"/>
        </w:rPr>
        <w:fldChar w:fldCharType="begin"/>
      </w:r>
      <w:r w:rsidR="009704C1" w:rsidRPr="004D5F9E">
        <w:rPr>
          <w:rFonts w:ascii="Times New Roman" w:hAnsi="Times New Roman" w:cs="Times New Roman"/>
          <w:sz w:val="24"/>
        </w:rPr>
        <w:instrText xml:space="preserve"> ADDIN EN.CITE &lt;EndNote&gt;&lt;Cite&gt;&lt;Author&gt;World Health Organization&lt;/Author&gt;&lt;Year&gt;2013&lt;/Year&gt;&lt;RecNum&gt;53&lt;/RecNum&gt;&lt;DisplayText&gt;&lt;style face="superscript"&gt;2&lt;/style&gt;&lt;/DisplayText&gt;&lt;record&gt;&lt;rec-number&gt;53&lt;/rec-number&gt;&lt;foreign-keys&gt;&lt;key app="EN" db-id="vexpzzado9st5ceptv5v0ttevt2xpwrvx900" timestamp="1472029876"&gt;53&lt;/key&gt;&lt;/foreign-keys&gt;&lt;ref-type name="Web Page"&gt;12&lt;/ref-type&gt;&lt;contributors&gt;&lt;authors&gt;&lt;author&gt;World Health Organization, &lt;/author&gt;&lt;/authors&gt;&lt;/contributors&gt;&lt;titles&gt;&lt;title&gt;Global action plan for the prevention and control of noncommunicable diseases 2013-2020&lt;/title&gt;&lt;/titles&gt;&lt;volume&gt;2015&lt;/volume&gt;&lt;number&gt;August 14&lt;/number&gt;&lt;dates&gt;&lt;year&gt;2013&lt;/year&gt;&lt;/dates&gt;&lt;pub-location&gt;World Health Organization, Geneva, Switzerland. &lt;/pub-location&gt;&lt;urls&gt;&lt;related-urls&gt;&lt;url&gt;http://apps.who.int/iris/bitstream/10665/94384/1/9789241506236_eng.pdf?ua=1&lt;/url&gt;&lt;/related-urls&gt;&lt;/urls&gt;&lt;/record&gt;&lt;/Cite&gt;&lt;/EndNote&gt;</w:instrText>
      </w:r>
      <w:r w:rsidR="00AB1049" w:rsidRPr="004D5F9E">
        <w:rPr>
          <w:rFonts w:ascii="Times New Roman" w:hAnsi="Times New Roman" w:cs="Times New Roman"/>
          <w:sz w:val="24"/>
        </w:rPr>
        <w:fldChar w:fldCharType="separate"/>
      </w:r>
      <w:proofErr w:type="gramStart"/>
      <w:r w:rsidR="009704C1" w:rsidRPr="004D5F9E">
        <w:rPr>
          <w:rFonts w:ascii="Times New Roman" w:hAnsi="Times New Roman" w:cs="Times New Roman"/>
          <w:noProof/>
          <w:sz w:val="24"/>
          <w:vertAlign w:val="superscript"/>
        </w:rPr>
        <w:t>2</w:t>
      </w:r>
      <w:r w:rsidR="00AB1049" w:rsidRPr="004D5F9E">
        <w:rPr>
          <w:rFonts w:ascii="Times New Roman" w:hAnsi="Times New Roman" w:cs="Times New Roman"/>
          <w:sz w:val="24"/>
        </w:rPr>
        <w:fldChar w:fldCharType="end"/>
      </w:r>
      <w:r w:rsidR="007B663B" w:rsidRPr="004D5F9E">
        <w:rPr>
          <w:rFonts w:ascii="Times New Roman" w:hAnsi="Times New Roman" w:cs="Times New Roman"/>
          <w:sz w:val="24"/>
        </w:rPr>
        <w:t xml:space="preserve"> </w:t>
      </w:r>
      <w:r w:rsidR="0041248D" w:rsidRPr="004D5F9E">
        <w:rPr>
          <w:rFonts w:ascii="Times New Roman" w:hAnsi="Times New Roman" w:cs="Times New Roman"/>
          <w:sz w:val="24"/>
        </w:rPr>
        <w:t>Consistent global information</w:t>
      </w:r>
      <w:proofErr w:type="gramEnd"/>
      <w:r w:rsidR="002339C5" w:rsidRPr="004D5F9E">
        <w:rPr>
          <w:rFonts w:ascii="Times New Roman" w:hAnsi="Times New Roman" w:cs="Times New Roman"/>
          <w:sz w:val="24"/>
        </w:rPr>
        <w:t xml:space="preserve"> is needed to understand </w:t>
      </w:r>
      <w:r w:rsidR="00933804" w:rsidRPr="004D5F9E">
        <w:rPr>
          <w:rFonts w:ascii="Times New Roman" w:hAnsi="Times New Roman" w:cs="Times New Roman"/>
          <w:sz w:val="24"/>
        </w:rPr>
        <w:t xml:space="preserve">how countries compare </w:t>
      </w:r>
      <w:r w:rsidR="00730E16" w:rsidRPr="004D5F9E">
        <w:rPr>
          <w:rFonts w:ascii="Times New Roman" w:hAnsi="Times New Roman" w:cs="Times New Roman"/>
          <w:sz w:val="24"/>
        </w:rPr>
        <w:t xml:space="preserve">on </w:t>
      </w:r>
      <w:r w:rsidR="007848F6">
        <w:rPr>
          <w:rFonts w:ascii="Times New Roman" w:hAnsi="Times New Roman" w:cs="Times New Roman"/>
          <w:sz w:val="24"/>
        </w:rPr>
        <w:t>BP</w:t>
      </w:r>
      <w:r w:rsidR="00730E16" w:rsidRPr="004D5F9E">
        <w:rPr>
          <w:rFonts w:ascii="Times New Roman" w:hAnsi="Times New Roman" w:cs="Times New Roman"/>
          <w:sz w:val="24"/>
        </w:rPr>
        <w:t xml:space="preserve"> levels and trends</w:t>
      </w:r>
      <w:r w:rsidR="00933804" w:rsidRPr="004D5F9E">
        <w:rPr>
          <w:rFonts w:ascii="Times New Roman" w:hAnsi="Times New Roman" w:cs="Times New Roman"/>
          <w:sz w:val="24"/>
        </w:rPr>
        <w:t xml:space="preserve">, and </w:t>
      </w:r>
      <w:r w:rsidR="002339C5" w:rsidRPr="004D5F9E">
        <w:rPr>
          <w:rFonts w:ascii="Times New Roman" w:hAnsi="Times New Roman" w:cs="Times New Roman"/>
          <w:sz w:val="24"/>
        </w:rPr>
        <w:t xml:space="preserve">where interventions </w:t>
      </w:r>
      <w:r w:rsidR="0041248D" w:rsidRPr="004D5F9E">
        <w:rPr>
          <w:rFonts w:ascii="Times New Roman" w:hAnsi="Times New Roman" w:cs="Times New Roman"/>
          <w:sz w:val="24"/>
        </w:rPr>
        <w:t>to curtail the rise in</w:t>
      </w:r>
      <w:r w:rsidR="00E54D8F" w:rsidRPr="004D5F9E">
        <w:rPr>
          <w:rFonts w:ascii="Times New Roman" w:hAnsi="Times New Roman" w:cs="Times New Roman"/>
          <w:sz w:val="24"/>
        </w:rPr>
        <w:t xml:space="preserve"> </w:t>
      </w:r>
      <w:r w:rsidR="007848F6">
        <w:rPr>
          <w:rFonts w:ascii="Times New Roman" w:hAnsi="Times New Roman" w:cs="Times New Roman"/>
          <w:sz w:val="24"/>
        </w:rPr>
        <w:t>BP</w:t>
      </w:r>
      <w:r w:rsidR="00E54D8F" w:rsidRPr="004D5F9E">
        <w:rPr>
          <w:rFonts w:ascii="Times New Roman" w:hAnsi="Times New Roman" w:cs="Times New Roman"/>
          <w:sz w:val="24"/>
        </w:rPr>
        <w:t xml:space="preserve"> </w:t>
      </w:r>
      <w:r w:rsidR="0041248D" w:rsidRPr="004D5F9E">
        <w:rPr>
          <w:rFonts w:ascii="Times New Roman" w:hAnsi="Times New Roman" w:cs="Times New Roman"/>
          <w:sz w:val="24"/>
        </w:rPr>
        <w:t>are most needed</w:t>
      </w:r>
      <w:r w:rsidR="002339C5" w:rsidRPr="004D5F9E">
        <w:rPr>
          <w:rFonts w:ascii="Times New Roman" w:hAnsi="Times New Roman" w:cs="Times New Roman"/>
          <w:sz w:val="24"/>
        </w:rPr>
        <w:t xml:space="preserve">. </w:t>
      </w:r>
    </w:p>
    <w:p w14:paraId="74116D48" w14:textId="77777777" w:rsidR="00DE141E" w:rsidRPr="004D5F9E" w:rsidRDefault="00DE141E" w:rsidP="007B663B">
      <w:pPr>
        <w:spacing w:after="0" w:line="480" w:lineRule="auto"/>
        <w:jc w:val="both"/>
        <w:rPr>
          <w:rFonts w:ascii="Times New Roman" w:hAnsi="Times New Roman" w:cs="Times New Roman"/>
          <w:sz w:val="24"/>
        </w:rPr>
      </w:pPr>
    </w:p>
    <w:p w14:paraId="73A416E3" w14:textId="2E8F70ED" w:rsidR="00820433" w:rsidRPr="004D5F9E" w:rsidRDefault="00223C4A" w:rsidP="005B1F66">
      <w:pPr>
        <w:spacing w:after="0" w:line="480" w:lineRule="auto"/>
        <w:jc w:val="both"/>
        <w:rPr>
          <w:rFonts w:ascii="Times New Roman" w:hAnsi="Times New Roman" w:cs="Times New Roman"/>
          <w:sz w:val="24"/>
        </w:rPr>
      </w:pPr>
      <w:r w:rsidRPr="004D5F9E">
        <w:rPr>
          <w:rFonts w:ascii="Times New Roman" w:hAnsi="Times New Roman" w:cs="Times New Roman"/>
          <w:sz w:val="24"/>
        </w:rPr>
        <w:t xml:space="preserve">The prevalence of raised </w:t>
      </w:r>
      <w:r w:rsidR="007848F6">
        <w:rPr>
          <w:rFonts w:ascii="Times New Roman" w:hAnsi="Times New Roman" w:cs="Times New Roman"/>
          <w:sz w:val="24"/>
        </w:rPr>
        <w:t>BP</w:t>
      </w:r>
      <w:r w:rsidRPr="004D5F9E">
        <w:rPr>
          <w:rFonts w:ascii="Times New Roman" w:hAnsi="Times New Roman" w:cs="Times New Roman"/>
          <w:sz w:val="24"/>
        </w:rPr>
        <w:t xml:space="preserve"> measures</w:t>
      </w:r>
      <w:r w:rsidR="00434BC7" w:rsidRPr="004D5F9E">
        <w:rPr>
          <w:rFonts w:ascii="Times New Roman" w:hAnsi="Times New Roman" w:cs="Times New Roman"/>
          <w:sz w:val="24"/>
        </w:rPr>
        <w:t xml:space="preserve"> the number of high-risk people</w:t>
      </w:r>
      <w:r w:rsidRPr="004D5F9E">
        <w:rPr>
          <w:rFonts w:ascii="Times New Roman" w:hAnsi="Times New Roman" w:cs="Times New Roman"/>
          <w:sz w:val="24"/>
        </w:rPr>
        <w:t xml:space="preserve"> regardless of treatment status, and is the indicator used in the global NCD target. However, t</w:t>
      </w:r>
      <w:r w:rsidR="00CB5CA6" w:rsidRPr="004D5F9E">
        <w:rPr>
          <w:rFonts w:ascii="Times New Roman" w:hAnsi="Times New Roman" w:cs="Times New Roman"/>
          <w:sz w:val="24"/>
        </w:rPr>
        <w:t xml:space="preserve">he association of </w:t>
      </w:r>
      <w:r w:rsidR="007848F6">
        <w:rPr>
          <w:rFonts w:ascii="Times New Roman" w:hAnsi="Times New Roman" w:cs="Times New Roman"/>
          <w:sz w:val="24"/>
        </w:rPr>
        <w:t>BP</w:t>
      </w:r>
      <w:r w:rsidR="00CB5CA6" w:rsidRPr="004D5F9E">
        <w:rPr>
          <w:rFonts w:ascii="Times New Roman" w:hAnsi="Times New Roman" w:cs="Times New Roman"/>
          <w:sz w:val="24"/>
        </w:rPr>
        <w:t xml:space="preserve"> with CVDs and CKD </w:t>
      </w:r>
      <w:r w:rsidR="00434BC7" w:rsidRPr="004D5F9E">
        <w:rPr>
          <w:rFonts w:ascii="Times New Roman" w:hAnsi="Times New Roman" w:cs="Times New Roman"/>
          <w:sz w:val="24"/>
        </w:rPr>
        <w:t>continues</w:t>
      </w:r>
      <w:r w:rsidRPr="004D5F9E">
        <w:rPr>
          <w:rFonts w:ascii="Times New Roman" w:hAnsi="Times New Roman" w:cs="Times New Roman"/>
          <w:sz w:val="24"/>
        </w:rPr>
        <w:t xml:space="preserve"> </w:t>
      </w:r>
      <w:r w:rsidR="00434BC7" w:rsidRPr="004D5F9E">
        <w:rPr>
          <w:rFonts w:ascii="Times New Roman" w:hAnsi="Times New Roman" w:cs="Times New Roman"/>
          <w:sz w:val="24"/>
        </w:rPr>
        <w:t>in a log-linear fashion</w:t>
      </w:r>
      <w:r w:rsidR="00CB5CA6" w:rsidRPr="004D5F9E">
        <w:rPr>
          <w:rFonts w:ascii="Times New Roman" w:hAnsi="Times New Roman" w:cs="Times New Roman"/>
          <w:sz w:val="24"/>
        </w:rPr>
        <w:t xml:space="preserve"> well below the threshold for raised </w:t>
      </w:r>
      <w:r w:rsidR="007848F6">
        <w:rPr>
          <w:rFonts w:ascii="Times New Roman" w:hAnsi="Times New Roman" w:cs="Times New Roman"/>
          <w:sz w:val="24"/>
        </w:rPr>
        <w:t>BP</w:t>
      </w:r>
      <w:r w:rsidR="00CB5CA6" w:rsidRPr="004D5F9E">
        <w:rPr>
          <w:rFonts w:ascii="Times New Roman" w:hAnsi="Times New Roman" w:cs="Times New Roman"/>
          <w:sz w:val="24"/>
        </w:rPr>
        <w:t xml:space="preserve">, and treatment provides comparable proportional risk reductions regardless of </w:t>
      </w:r>
      <w:r w:rsidR="002E04D7" w:rsidRPr="004D5F9E">
        <w:rPr>
          <w:rFonts w:ascii="Times New Roman" w:hAnsi="Times New Roman" w:cs="Times New Roman"/>
          <w:sz w:val="24"/>
        </w:rPr>
        <w:t xml:space="preserve">pre-treatment </w:t>
      </w:r>
      <w:r w:rsidR="007848F6">
        <w:rPr>
          <w:rFonts w:ascii="Times New Roman" w:hAnsi="Times New Roman" w:cs="Times New Roman"/>
          <w:sz w:val="24"/>
        </w:rPr>
        <w:t>BP</w:t>
      </w:r>
      <w:r w:rsidR="00CB5CA6" w:rsidRPr="004D5F9E">
        <w:rPr>
          <w:rFonts w:ascii="Times New Roman" w:hAnsi="Times New Roman" w:cs="Times New Roman"/>
          <w:sz w:val="24"/>
        </w:rPr>
        <w:t xml:space="preserve"> level.</w:t>
      </w:r>
      <w:r w:rsidR="00CB5CA6" w:rsidRPr="004D5F9E">
        <w:rPr>
          <w:rFonts w:ascii="Times New Roman" w:hAnsi="Times New Roman" w:cs="Times New Roman"/>
          <w:sz w:val="24"/>
        </w:rPr>
        <w:fldChar w:fldCharType="begin">
          <w:fldData xml:space="preserve">PEVuZE5vdGU+PENpdGU+PEF1dGhvcj5MZXdpbmd0b248L0F1dGhvcj48WWVhcj4yMDAyPC9ZZWFy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=
</w:fldData>
        </w:fldChar>
      </w:r>
      <w:r w:rsidR="009B6861">
        <w:rPr>
          <w:rFonts w:ascii="Times New Roman" w:hAnsi="Times New Roman" w:cs="Times New Roman"/>
          <w:sz w:val="24"/>
        </w:rPr>
        <w:instrText xml:space="preserve"> ADDIN EN.CITE </w:instrText>
      </w:r>
      <w:r w:rsidR="009B6861">
        <w:rPr>
          <w:rFonts w:ascii="Times New Roman" w:hAnsi="Times New Roman" w:cs="Times New Roman"/>
          <w:sz w:val="24"/>
        </w:rPr>
        <w:fldChar w:fldCharType="begin">
          <w:fldData xml:space="preserve">PEVuZE5vdGU+PENpdGU+PEF1dGhvcj5MZXdpbmd0b248L0F1dGhvcj48WWVhcj4yMDAyPC9ZZWFy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=
</w:fldData>
        </w:fldChar>
      </w:r>
      <w:r w:rsidR="009B6861">
        <w:rPr>
          <w:rFonts w:ascii="Times New Roman" w:hAnsi="Times New Roman" w:cs="Times New Roman"/>
          <w:sz w:val="24"/>
        </w:rPr>
        <w:instrText xml:space="preserve"> ADDIN EN.CITE.DATA </w:instrText>
      </w:r>
      <w:r w:rsidR="009B6861">
        <w:rPr>
          <w:rFonts w:ascii="Times New Roman" w:hAnsi="Times New Roman" w:cs="Times New Roman"/>
          <w:sz w:val="24"/>
        </w:rPr>
      </w:r>
      <w:r w:rsidR="009B6861">
        <w:rPr>
          <w:rFonts w:ascii="Times New Roman" w:hAnsi="Times New Roman" w:cs="Times New Roman"/>
          <w:sz w:val="24"/>
        </w:rPr>
        <w:fldChar w:fldCharType="end"/>
      </w:r>
      <w:r w:rsidR="00CB5CA6" w:rsidRPr="004D5F9E">
        <w:rPr>
          <w:rFonts w:ascii="Times New Roman" w:hAnsi="Times New Roman" w:cs="Times New Roman"/>
          <w:sz w:val="24"/>
        </w:rPr>
      </w:r>
      <w:r w:rsidR="00CB5CA6" w:rsidRPr="004D5F9E">
        <w:rPr>
          <w:rFonts w:ascii="Times New Roman" w:hAnsi="Times New Roman" w:cs="Times New Roman"/>
          <w:sz w:val="24"/>
        </w:rPr>
        <w:fldChar w:fldCharType="separate"/>
      </w:r>
      <w:r w:rsidR="009B6861" w:rsidRPr="009B6861">
        <w:rPr>
          <w:rFonts w:ascii="Times New Roman" w:hAnsi="Times New Roman" w:cs="Times New Roman"/>
          <w:noProof/>
          <w:sz w:val="24"/>
          <w:vertAlign w:val="superscript"/>
        </w:rPr>
        <w:t>3,4</w:t>
      </w:r>
      <w:r w:rsidR="00CB5CA6" w:rsidRPr="004D5F9E">
        <w:rPr>
          <w:rFonts w:ascii="Times New Roman" w:hAnsi="Times New Roman" w:cs="Times New Roman"/>
          <w:sz w:val="24"/>
        </w:rPr>
        <w:fldChar w:fldCharType="end"/>
      </w:r>
      <w:r w:rsidR="00CB5CA6" w:rsidRPr="004D5F9E">
        <w:rPr>
          <w:rFonts w:ascii="Times New Roman" w:hAnsi="Times New Roman" w:cs="Times New Roman"/>
          <w:sz w:val="24"/>
        </w:rPr>
        <w:t xml:space="preserve"> </w:t>
      </w:r>
      <w:r w:rsidRPr="004D5F9E">
        <w:rPr>
          <w:rFonts w:ascii="Times New Roman" w:hAnsi="Times New Roman" w:cs="Times New Roman"/>
          <w:sz w:val="24"/>
        </w:rPr>
        <w:t xml:space="preserve">Trends in mean population </w:t>
      </w:r>
      <w:r w:rsidR="007848F6">
        <w:rPr>
          <w:rFonts w:ascii="Times New Roman" w:hAnsi="Times New Roman" w:cs="Times New Roman"/>
          <w:sz w:val="24"/>
        </w:rPr>
        <w:t>BP</w:t>
      </w:r>
      <w:r w:rsidRPr="004D5F9E">
        <w:rPr>
          <w:rFonts w:ascii="Times New Roman" w:hAnsi="Times New Roman" w:cs="Times New Roman"/>
          <w:sz w:val="24"/>
        </w:rPr>
        <w:t xml:space="preserve"> </w:t>
      </w:r>
      <w:r w:rsidR="0071522D" w:rsidRPr="004D5F9E">
        <w:rPr>
          <w:rFonts w:ascii="Times New Roman" w:hAnsi="Times New Roman" w:cs="Times New Roman"/>
          <w:sz w:val="24"/>
        </w:rPr>
        <w:t xml:space="preserve">measure </w:t>
      </w:r>
      <w:r w:rsidRPr="004D5F9E">
        <w:rPr>
          <w:rFonts w:ascii="Times New Roman" w:hAnsi="Times New Roman" w:cs="Times New Roman"/>
          <w:sz w:val="24"/>
        </w:rPr>
        <w:t xml:space="preserve">how </w:t>
      </w:r>
      <w:r w:rsidR="007848F6">
        <w:rPr>
          <w:rFonts w:ascii="Times New Roman" w:hAnsi="Times New Roman" w:cs="Times New Roman"/>
          <w:sz w:val="24"/>
        </w:rPr>
        <w:t>BP</w:t>
      </w:r>
      <w:r w:rsidRPr="004D5F9E">
        <w:rPr>
          <w:rFonts w:ascii="Times New Roman" w:hAnsi="Times New Roman" w:cs="Times New Roman"/>
          <w:sz w:val="24"/>
        </w:rPr>
        <w:t xml:space="preserve"> distribution has shifted over time. </w:t>
      </w:r>
    </w:p>
    <w:p w14:paraId="4FA9CE82" w14:textId="77777777" w:rsidR="00820433" w:rsidRPr="004D5F9E" w:rsidRDefault="00820433" w:rsidP="007B663B">
      <w:pPr>
        <w:spacing w:after="0" w:line="480" w:lineRule="auto"/>
        <w:jc w:val="both"/>
        <w:rPr>
          <w:rFonts w:ascii="Times New Roman" w:hAnsi="Times New Roman" w:cs="Times New Roman"/>
          <w:sz w:val="24"/>
        </w:rPr>
      </w:pPr>
    </w:p>
    <w:p w14:paraId="624ED586" w14:textId="50FCEE80" w:rsidR="007B663B" w:rsidRPr="004D5F9E" w:rsidRDefault="00730E16" w:rsidP="004B5201">
      <w:pPr>
        <w:spacing w:after="0" w:line="480" w:lineRule="auto"/>
        <w:jc w:val="both"/>
        <w:rPr>
          <w:rFonts w:ascii="Times New Roman" w:hAnsi="Times New Roman" w:cs="Times New Roman"/>
          <w:sz w:val="24"/>
        </w:rPr>
      </w:pPr>
      <w:r w:rsidRPr="004D5F9E">
        <w:rPr>
          <w:rFonts w:ascii="Times New Roman" w:hAnsi="Times New Roman" w:cs="Times New Roman"/>
          <w:sz w:val="24"/>
        </w:rPr>
        <w:t>Here, we</w:t>
      </w:r>
      <w:r w:rsidR="00AE00D6" w:rsidRPr="004D5F9E">
        <w:rPr>
          <w:rFonts w:ascii="Times New Roman" w:hAnsi="Times New Roman" w:cs="Times New Roman"/>
          <w:sz w:val="24"/>
        </w:rPr>
        <w:t xml:space="preserve"> pooled populatio</w:t>
      </w:r>
      <w:r w:rsidR="004B5201" w:rsidRPr="004D5F9E">
        <w:rPr>
          <w:rFonts w:ascii="Times New Roman" w:hAnsi="Times New Roman" w:cs="Times New Roman"/>
          <w:sz w:val="24"/>
        </w:rPr>
        <w:t xml:space="preserve">n-based data to estimate </w:t>
      </w:r>
      <w:r w:rsidR="008F3617" w:rsidRPr="004D5F9E">
        <w:rPr>
          <w:rFonts w:ascii="Times New Roman" w:hAnsi="Times New Roman" w:cs="Times New Roman"/>
          <w:sz w:val="24"/>
        </w:rPr>
        <w:t xml:space="preserve">national, regional and global </w:t>
      </w:r>
      <w:r w:rsidR="004B5201" w:rsidRPr="004D5F9E">
        <w:rPr>
          <w:rFonts w:ascii="Times New Roman" w:hAnsi="Times New Roman" w:cs="Times New Roman"/>
          <w:sz w:val="24"/>
        </w:rPr>
        <w:t xml:space="preserve">trends </w:t>
      </w:r>
      <w:r w:rsidR="00AE00D6" w:rsidRPr="004D5F9E">
        <w:rPr>
          <w:rFonts w:ascii="Times New Roman" w:hAnsi="Times New Roman" w:cs="Times New Roman"/>
          <w:sz w:val="24"/>
        </w:rPr>
        <w:t>from 1975 to 201</w:t>
      </w:r>
      <w:r w:rsidR="00B84CAE" w:rsidRPr="004D5F9E">
        <w:rPr>
          <w:rFonts w:ascii="Times New Roman" w:hAnsi="Times New Roman" w:cs="Times New Roman"/>
          <w:sz w:val="24"/>
        </w:rPr>
        <w:t>5</w:t>
      </w:r>
      <w:r w:rsidR="00AE00D6" w:rsidRPr="004D5F9E">
        <w:rPr>
          <w:rFonts w:ascii="Times New Roman" w:hAnsi="Times New Roman" w:cs="Times New Roman"/>
          <w:sz w:val="24"/>
        </w:rPr>
        <w:t xml:space="preserve"> in </w:t>
      </w:r>
      <w:r w:rsidR="00987367">
        <w:rPr>
          <w:rFonts w:ascii="Times New Roman" w:hAnsi="Times New Roman" w:cs="Times New Roman"/>
          <w:sz w:val="24"/>
        </w:rPr>
        <w:t xml:space="preserve">mean SBP and DBP, and </w:t>
      </w:r>
      <w:r w:rsidR="004B5201" w:rsidRPr="004D5F9E">
        <w:rPr>
          <w:rFonts w:ascii="Times New Roman" w:hAnsi="Times New Roman" w:cs="Times New Roman"/>
          <w:sz w:val="24"/>
        </w:rPr>
        <w:t xml:space="preserve">prevalence of raised </w:t>
      </w:r>
      <w:r w:rsidR="007848F6">
        <w:rPr>
          <w:rFonts w:ascii="Times New Roman" w:hAnsi="Times New Roman" w:cs="Times New Roman"/>
          <w:sz w:val="24"/>
        </w:rPr>
        <w:t>BP</w:t>
      </w:r>
      <w:r w:rsidR="00987367">
        <w:rPr>
          <w:rFonts w:ascii="Times New Roman" w:hAnsi="Times New Roman" w:cs="Times New Roman"/>
          <w:sz w:val="24"/>
        </w:rPr>
        <w:t>,</w:t>
      </w:r>
      <w:r w:rsidR="00273B6B" w:rsidRPr="00273B6B">
        <w:rPr>
          <w:rFonts w:ascii="Times New Roman" w:hAnsi="Times New Roman" w:cs="Times New Roman"/>
          <w:sz w:val="24"/>
        </w:rPr>
        <w:t xml:space="preserve"> </w:t>
      </w:r>
      <w:r w:rsidR="00273B6B" w:rsidRPr="004D5F9E">
        <w:rPr>
          <w:rFonts w:ascii="Times New Roman" w:hAnsi="Times New Roman" w:cs="Times New Roman"/>
          <w:sz w:val="24"/>
        </w:rPr>
        <w:t>for adults aged 18 years and older in 200 countries and territories</w:t>
      </w:r>
      <w:r w:rsidR="004B5201" w:rsidRPr="004D5F9E">
        <w:rPr>
          <w:rFonts w:ascii="Times New Roman" w:hAnsi="Times New Roman" w:cs="Times New Roman"/>
          <w:sz w:val="24"/>
        </w:rPr>
        <w:t>.</w:t>
      </w:r>
      <w:r w:rsidR="00AE00D6" w:rsidRPr="004D5F9E">
        <w:rPr>
          <w:rFonts w:ascii="Times New Roman" w:hAnsi="Times New Roman" w:cs="Times New Roman"/>
          <w:sz w:val="24"/>
        </w:rPr>
        <w:t xml:space="preserve"> </w:t>
      </w:r>
      <w:r w:rsidR="004B5201" w:rsidRPr="004D5F9E">
        <w:rPr>
          <w:rFonts w:ascii="Times New Roman" w:hAnsi="Times New Roman" w:cs="Times New Roman"/>
          <w:sz w:val="24"/>
        </w:rPr>
        <w:t xml:space="preserve">We also estimated trends in the number of adults with raised </w:t>
      </w:r>
      <w:r w:rsidR="007848F6">
        <w:rPr>
          <w:rFonts w:ascii="Times New Roman" w:hAnsi="Times New Roman" w:cs="Times New Roman"/>
          <w:sz w:val="24"/>
        </w:rPr>
        <w:t>BP</w:t>
      </w:r>
      <w:r w:rsidR="004B5201" w:rsidRPr="004D5F9E">
        <w:rPr>
          <w:rFonts w:ascii="Times New Roman" w:hAnsi="Times New Roman" w:cs="Times New Roman"/>
          <w:sz w:val="24"/>
        </w:rPr>
        <w:t xml:space="preserve">, and </w:t>
      </w:r>
      <w:r w:rsidR="0052327B">
        <w:rPr>
          <w:rFonts w:ascii="Times New Roman" w:hAnsi="Times New Roman" w:cs="Times New Roman"/>
          <w:sz w:val="24"/>
        </w:rPr>
        <w:t xml:space="preserve">calculated how much </w:t>
      </w:r>
      <w:r w:rsidR="00EA5BBE" w:rsidRPr="004D5F9E">
        <w:rPr>
          <w:rFonts w:ascii="Times New Roman" w:hAnsi="Times New Roman" w:cs="Times New Roman"/>
          <w:sz w:val="24"/>
        </w:rPr>
        <w:t>these trends are</w:t>
      </w:r>
      <w:r w:rsidR="004B5201" w:rsidRPr="004D5F9E">
        <w:rPr>
          <w:rFonts w:ascii="Times New Roman" w:hAnsi="Times New Roman" w:cs="Times New Roman"/>
          <w:sz w:val="24"/>
        </w:rPr>
        <w:t xml:space="preserve"> </w:t>
      </w:r>
      <w:r w:rsidR="0052327B">
        <w:rPr>
          <w:rFonts w:ascii="Times New Roman" w:hAnsi="Times New Roman" w:cs="Times New Roman"/>
          <w:sz w:val="24"/>
        </w:rPr>
        <w:t>attributable to</w:t>
      </w:r>
      <w:r w:rsidR="004B5201" w:rsidRPr="004D5F9E">
        <w:rPr>
          <w:rFonts w:ascii="Times New Roman" w:hAnsi="Times New Roman" w:cs="Times New Roman"/>
          <w:sz w:val="24"/>
        </w:rPr>
        <w:t xml:space="preserve"> changes in prevalence</w:t>
      </w:r>
      <w:r w:rsidR="00D73879" w:rsidRPr="004D5F9E">
        <w:rPr>
          <w:rFonts w:ascii="Times New Roman" w:hAnsi="Times New Roman" w:cs="Times New Roman"/>
          <w:sz w:val="24"/>
        </w:rPr>
        <w:t xml:space="preserve"> versus</w:t>
      </w:r>
      <w:r w:rsidR="00A27AC5" w:rsidRPr="004D5F9E">
        <w:rPr>
          <w:rFonts w:ascii="Times New Roman" w:hAnsi="Times New Roman" w:cs="Times New Roman"/>
          <w:sz w:val="24"/>
        </w:rPr>
        <w:t xml:space="preserve"> </w:t>
      </w:r>
      <w:r w:rsidR="004B5201" w:rsidRPr="004D5F9E">
        <w:rPr>
          <w:rFonts w:ascii="Times New Roman" w:hAnsi="Times New Roman" w:cs="Times New Roman"/>
          <w:sz w:val="24"/>
        </w:rPr>
        <w:t>in population size and age structure.</w:t>
      </w:r>
    </w:p>
    <w:p w14:paraId="3AB18EDC" w14:textId="77777777" w:rsidR="00AE00D6" w:rsidRPr="004D5F9E" w:rsidRDefault="00AE00D6" w:rsidP="00AE00D6">
      <w:pPr>
        <w:spacing w:after="0" w:line="480" w:lineRule="auto"/>
        <w:jc w:val="both"/>
        <w:rPr>
          <w:rFonts w:ascii="Times New Roman" w:hAnsi="Times New Roman" w:cs="Times New Roman"/>
          <w:sz w:val="24"/>
        </w:rPr>
      </w:pPr>
    </w:p>
    <w:p w14:paraId="7FB6A721" w14:textId="77777777" w:rsidR="009B43B5" w:rsidRPr="004D5F9E" w:rsidRDefault="009B43B5" w:rsidP="00B70B62">
      <w:pPr>
        <w:spacing w:after="0" w:line="480" w:lineRule="auto"/>
        <w:jc w:val="both"/>
        <w:rPr>
          <w:rFonts w:ascii="Times New Roman" w:hAnsi="Times New Roman" w:cs="Times New Roman"/>
          <w:b/>
          <w:sz w:val="24"/>
        </w:rPr>
      </w:pPr>
      <w:r w:rsidRPr="004D5F9E">
        <w:rPr>
          <w:rFonts w:ascii="Times New Roman" w:hAnsi="Times New Roman" w:cs="Times New Roman"/>
          <w:b/>
          <w:sz w:val="24"/>
        </w:rPr>
        <w:t>Methods</w:t>
      </w:r>
    </w:p>
    <w:p w14:paraId="7C2FC963" w14:textId="5C56FCDA" w:rsidR="0074002C" w:rsidRPr="004D5F9E" w:rsidRDefault="0074002C" w:rsidP="00B70B62">
      <w:pPr>
        <w:spacing w:after="0" w:line="480" w:lineRule="auto"/>
        <w:jc w:val="both"/>
        <w:rPr>
          <w:rFonts w:ascii="Times New Roman" w:eastAsia="Malgun Gothic" w:hAnsi="Times New Roman" w:cs="Times New Roman"/>
          <w:bCs/>
          <w:i/>
          <w:color w:val="000000"/>
          <w:sz w:val="24"/>
          <w:szCs w:val="24"/>
          <w:lang w:eastAsia="en-US"/>
        </w:rPr>
      </w:pPr>
      <w:r w:rsidRPr="004D5F9E">
        <w:rPr>
          <w:rFonts w:ascii="Times New Roman" w:eastAsia="Malgun Gothic" w:hAnsi="Times New Roman" w:cs="Times New Roman"/>
          <w:bCs/>
          <w:i/>
          <w:color w:val="000000"/>
          <w:sz w:val="24"/>
          <w:szCs w:val="24"/>
          <w:lang w:eastAsia="en-US"/>
        </w:rPr>
        <w:t>Data sources</w:t>
      </w:r>
    </w:p>
    <w:p w14:paraId="4445638D" w14:textId="198A73FA" w:rsidR="002B6299" w:rsidRPr="004D5F9E" w:rsidRDefault="00796D54" w:rsidP="00B70B62">
      <w:pPr>
        <w:spacing w:after="0" w:line="480" w:lineRule="auto"/>
        <w:jc w:val="both"/>
        <w:rPr>
          <w:rFonts w:ascii="Times New Roman" w:hAnsi="Times New Roman" w:cs="Times New Roman"/>
          <w:sz w:val="24"/>
        </w:rPr>
      </w:pPr>
      <w:r>
        <w:rPr>
          <w:rFonts w:ascii="Times New Roman" w:hAnsi="Times New Roman" w:cs="Times New Roman"/>
          <w:sz w:val="24"/>
        </w:rPr>
        <w:t>We included data collected on</w:t>
      </w:r>
      <w:r w:rsidR="006B2835" w:rsidRPr="004D5F9E">
        <w:rPr>
          <w:rFonts w:ascii="Times New Roman" w:hAnsi="Times New Roman" w:cs="Times New Roman"/>
          <w:sz w:val="24"/>
        </w:rPr>
        <w:t xml:space="preserve"> samples of</w:t>
      </w:r>
      <w:r w:rsidR="00406673" w:rsidRPr="004D5F9E">
        <w:rPr>
          <w:rFonts w:ascii="Times New Roman" w:hAnsi="Times New Roman" w:cs="Times New Roman"/>
          <w:sz w:val="24"/>
        </w:rPr>
        <w:t xml:space="preserve"> a national, sub-national</w:t>
      </w:r>
      <w:r w:rsidR="00245E3E" w:rsidRPr="004D5F9E">
        <w:rPr>
          <w:rFonts w:ascii="Times New Roman" w:hAnsi="Times New Roman" w:cs="Times New Roman"/>
          <w:sz w:val="24"/>
        </w:rPr>
        <w:t xml:space="preserve"> </w:t>
      </w:r>
      <w:r w:rsidR="00245E3E" w:rsidRPr="004D5F9E">
        <w:rPr>
          <w:rFonts w:ascii="Times New Roman" w:eastAsia="SimSun" w:hAnsi="Times New Roman" w:cs="Times New Roman"/>
          <w:sz w:val="24"/>
          <w:szCs w:val="24"/>
        </w:rPr>
        <w:t xml:space="preserve">(i.e. covering </w:t>
      </w:r>
      <w:r w:rsidR="00245E3E" w:rsidRPr="004D5F9E">
        <w:rPr>
          <w:rFonts w:ascii="Times New Roman" w:hAnsi="Times New Roman" w:cs="Times New Roman"/>
          <w:sz w:val="24"/>
        </w:rPr>
        <w:t>one or more sub</w:t>
      </w:r>
      <w:r w:rsidR="00E678A3" w:rsidRPr="004D5F9E">
        <w:rPr>
          <w:rFonts w:ascii="Times New Roman" w:hAnsi="Times New Roman" w:cs="Times New Roman"/>
          <w:sz w:val="24"/>
        </w:rPr>
        <w:t>-</w:t>
      </w:r>
      <w:r w:rsidR="00245E3E" w:rsidRPr="004D5F9E">
        <w:rPr>
          <w:rFonts w:ascii="Times New Roman" w:hAnsi="Times New Roman" w:cs="Times New Roman"/>
          <w:sz w:val="24"/>
        </w:rPr>
        <w:t>national regions)</w:t>
      </w:r>
      <w:r w:rsidR="00245E3E" w:rsidRPr="004D5F9E">
        <w:rPr>
          <w:rFonts w:ascii="Times New Roman" w:eastAsia="SimSun" w:hAnsi="Times New Roman" w:cs="Times New Roman"/>
          <w:sz w:val="24"/>
          <w:szCs w:val="24"/>
        </w:rPr>
        <w:t xml:space="preserve">, </w:t>
      </w:r>
      <w:r w:rsidR="00406673" w:rsidRPr="004D5F9E">
        <w:rPr>
          <w:rFonts w:ascii="Times New Roman" w:hAnsi="Times New Roman" w:cs="Times New Roman"/>
          <w:sz w:val="24"/>
        </w:rPr>
        <w:t xml:space="preserve">or community </w:t>
      </w:r>
      <w:r w:rsidR="00245E3E" w:rsidRPr="004D5F9E">
        <w:rPr>
          <w:rFonts w:ascii="Times New Roman" w:eastAsia="SimSun" w:hAnsi="Times New Roman" w:cs="Times New Roman"/>
          <w:sz w:val="24"/>
          <w:szCs w:val="24"/>
        </w:rPr>
        <w:t>(</w:t>
      </w:r>
      <w:r w:rsidR="00245E3E" w:rsidRPr="004D5F9E">
        <w:rPr>
          <w:rFonts w:ascii="Times New Roman" w:hAnsi="Times New Roman" w:cs="Times New Roman"/>
          <w:sz w:val="24"/>
        </w:rPr>
        <w:t xml:space="preserve">one or a small number of communities) </w:t>
      </w:r>
      <w:r w:rsidR="00406673" w:rsidRPr="004D5F9E">
        <w:rPr>
          <w:rFonts w:ascii="Times New Roman" w:hAnsi="Times New Roman" w:cs="Times New Roman"/>
          <w:sz w:val="24"/>
        </w:rPr>
        <w:t xml:space="preserve">population and </w:t>
      </w:r>
      <w:r w:rsidR="00406673" w:rsidRPr="004D5F9E">
        <w:rPr>
          <w:rFonts w:ascii="Times New Roman" w:hAnsi="Times New Roman" w:cs="Times New Roman"/>
          <w:sz w:val="24"/>
        </w:rPr>
        <w:lastRenderedPageBreak/>
        <w:t xml:space="preserve">had measured </w:t>
      </w:r>
      <w:r w:rsidR="007848F6">
        <w:rPr>
          <w:rFonts w:ascii="Times New Roman" w:hAnsi="Times New Roman" w:cs="Times New Roman"/>
          <w:sz w:val="24"/>
        </w:rPr>
        <w:t>BP</w:t>
      </w:r>
      <w:r w:rsidR="00406673" w:rsidRPr="004D5F9E">
        <w:rPr>
          <w:rFonts w:ascii="Times New Roman" w:hAnsi="Times New Roman" w:cs="Times New Roman"/>
          <w:sz w:val="24"/>
        </w:rPr>
        <w:t>. Our methods for identifying and accessing da</w:t>
      </w:r>
      <w:r w:rsidR="00F62177">
        <w:rPr>
          <w:rFonts w:ascii="Times New Roman" w:hAnsi="Times New Roman" w:cs="Times New Roman"/>
          <w:sz w:val="24"/>
        </w:rPr>
        <w:t xml:space="preserve">ta sources are described in </w:t>
      </w:r>
      <w:r w:rsidR="00406673" w:rsidRPr="004D5F9E">
        <w:rPr>
          <w:rFonts w:ascii="Times New Roman" w:hAnsi="Times New Roman" w:cs="Times New Roman"/>
          <w:sz w:val="24"/>
        </w:rPr>
        <w:t>Appendix</w:t>
      </w:r>
      <w:r w:rsidR="00F62177">
        <w:rPr>
          <w:rFonts w:ascii="Times New Roman" w:hAnsi="Times New Roman" w:cs="Times New Roman"/>
          <w:sz w:val="24"/>
        </w:rPr>
        <w:t xml:space="preserve"> 1</w:t>
      </w:r>
      <w:r w:rsidR="0058485E" w:rsidRPr="004D5F9E">
        <w:rPr>
          <w:rFonts w:ascii="Times New Roman" w:hAnsi="Times New Roman" w:cs="Times New Roman"/>
          <w:sz w:val="24"/>
        </w:rPr>
        <w:t>.</w:t>
      </w:r>
      <w:r w:rsidR="0069465D" w:rsidRPr="004D5F9E">
        <w:rPr>
          <w:rFonts w:ascii="Times New Roman" w:hAnsi="Times New Roman" w:cs="Times New Roman"/>
          <w:sz w:val="24"/>
        </w:rPr>
        <w:t xml:space="preserve"> </w:t>
      </w:r>
      <w:r w:rsidR="002B6299" w:rsidRPr="004D5F9E">
        <w:rPr>
          <w:rFonts w:ascii="Times New Roman" w:hAnsi="Times New Roman" w:cs="Times New Roman" w:hint="eastAsia"/>
          <w:sz w:val="24"/>
        </w:rPr>
        <w:t>When</w:t>
      </w:r>
      <w:r w:rsidR="002B6299" w:rsidRPr="004D5F9E">
        <w:rPr>
          <w:rFonts w:ascii="Times New Roman" w:hAnsi="Times New Roman" w:cs="Times New Roman"/>
          <w:sz w:val="24"/>
        </w:rPr>
        <w:t xml:space="preserve"> </w:t>
      </w:r>
      <w:r w:rsidR="007848F6">
        <w:rPr>
          <w:rFonts w:ascii="Times New Roman" w:hAnsi="Times New Roman" w:cs="Times New Roman"/>
          <w:sz w:val="24"/>
        </w:rPr>
        <w:t>BP</w:t>
      </w:r>
      <w:r w:rsidR="002B6299" w:rsidRPr="004D5F9E">
        <w:rPr>
          <w:rFonts w:ascii="Times New Roman" w:hAnsi="Times New Roman" w:cs="Times New Roman"/>
          <w:sz w:val="24"/>
        </w:rPr>
        <w:t xml:space="preserve"> </w:t>
      </w:r>
      <w:r w:rsidR="00AA028E" w:rsidRPr="004D5F9E">
        <w:rPr>
          <w:rFonts w:ascii="Times New Roman" w:hAnsi="Times New Roman" w:cs="Times New Roman"/>
          <w:sz w:val="24"/>
        </w:rPr>
        <w:t xml:space="preserve">was </w:t>
      </w:r>
      <w:r w:rsidR="002B6299" w:rsidRPr="004D5F9E">
        <w:rPr>
          <w:rFonts w:ascii="Times New Roman" w:hAnsi="Times New Roman" w:cs="Times New Roman"/>
          <w:sz w:val="24"/>
        </w:rPr>
        <w:t>measure</w:t>
      </w:r>
      <w:r w:rsidR="00AA028E" w:rsidRPr="004D5F9E">
        <w:rPr>
          <w:rFonts w:ascii="Times New Roman" w:hAnsi="Times New Roman" w:cs="Times New Roman"/>
          <w:sz w:val="24"/>
        </w:rPr>
        <w:t>d more than once</w:t>
      </w:r>
      <w:r w:rsidR="002B6299" w:rsidRPr="004D5F9E">
        <w:rPr>
          <w:rFonts w:ascii="Times New Roman" w:hAnsi="Times New Roman" w:cs="Times New Roman"/>
          <w:sz w:val="24"/>
        </w:rPr>
        <w:t xml:space="preserve"> </w:t>
      </w:r>
      <w:r w:rsidR="0069465D" w:rsidRPr="004D5F9E">
        <w:rPr>
          <w:rFonts w:ascii="Times New Roman" w:hAnsi="Times New Roman" w:cs="Times New Roman"/>
          <w:sz w:val="24"/>
        </w:rPr>
        <w:t>on participants (</w:t>
      </w:r>
      <w:r w:rsidR="006E18BE" w:rsidRPr="004D5F9E">
        <w:rPr>
          <w:rFonts w:ascii="Times New Roman" w:hAnsi="Times New Roman" w:cs="Times New Roman"/>
          <w:sz w:val="24"/>
        </w:rPr>
        <w:t>8</w:t>
      </w:r>
      <w:r w:rsidR="00D7744C">
        <w:rPr>
          <w:rFonts w:ascii="Times New Roman" w:hAnsi="Times New Roman" w:cs="Times New Roman" w:hint="eastAsia"/>
          <w:sz w:val="24"/>
        </w:rPr>
        <w:t>7</w:t>
      </w:r>
      <w:r w:rsidR="0069465D" w:rsidRPr="004D5F9E">
        <w:rPr>
          <w:rFonts w:ascii="Times New Roman" w:hAnsi="Times New Roman" w:cs="Times New Roman"/>
          <w:sz w:val="24"/>
        </w:rPr>
        <w:t xml:space="preserve">% of </w:t>
      </w:r>
      <w:r w:rsidR="008E79C5">
        <w:rPr>
          <w:rFonts w:ascii="Times New Roman" w:hAnsi="Times New Roman" w:cs="Times New Roman"/>
          <w:sz w:val="24"/>
        </w:rPr>
        <w:t>1,</w:t>
      </w:r>
      <w:r w:rsidR="00AF2FD0">
        <w:rPr>
          <w:rFonts w:ascii="Times New Roman" w:hAnsi="Times New Roman" w:cs="Times New Roman"/>
          <w:sz w:val="24"/>
        </w:rPr>
        <w:t>203</w:t>
      </w:r>
      <w:r w:rsidR="00AF2FD0">
        <w:rPr>
          <w:rFonts w:ascii="Times New Roman" w:hAnsi="Times New Roman" w:cs="Times New Roman" w:hint="eastAsia"/>
          <w:sz w:val="24"/>
        </w:rPr>
        <w:t xml:space="preserve"> </w:t>
      </w:r>
      <w:r w:rsidR="0069465D" w:rsidRPr="004D5F9E">
        <w:rPr>
          <w:rFonts w:ascii="Times New Roman" w:hAnsi="Times New Roman" w:cs="Times New Roman"/>
          <w:sz w:val="24"/>
        </w:rPr>
        <w:t>studies</w:t>
      </w:r>
      <w:r w:rsidR="006E18BE" w:rsidRPr="004D5F9E">
        <w:rPr>
          <w:rFonts w:ascii="Times New Roman" w:hAnsi="Times New Roman" w:cs="Times New Roman"/>
          <w:sz w:val="24"/>
        </w:rPr>
        <w:t xml:space="preserve"> for which </w:t>
      </w:r>
      <w:r w:rsidR="00EC4A6D" w:rsidRPr="004D5F9E">
        <w:rPr>
          <w:rFonts w:ascii="Times New Roman" w:hAnsi="Times New Roman" w:cs="Times New Roman"/>
          <w:sz w:val="24"/>
        </w:rPr>
        <w:t>information</w:t>
      </w:r>
      <w:r w:rsidR="00695861" w:rsidRPr="004D5F9E">
        <w:rPr>
          <w:rFonts w:ascii="Times New Roman" w:hAnsi="Times New Roman" w:cs="Times New Roman"/>
          <w:sz w:val="24"/>
        </w:rPr>
        <w:t xml:space="preserve"> on number of measurements</w:t>
      </w:r>
      <w:r w:rsidR="00EC4A6D" w:rsidRPr="004D5F9E">
        <w:rPr>
          <w:rFonts w:ascii="Times New Roman" w:hAnsi="Times New Roman" w:cs="Times New Roman"/>
          <w:sz w:val="24"/>
        </w:rPr>
        <w:t xml:space="preserve"> was available</w:t>
      </w:r>
      <w:r w:rsidR="0069465D" w:rsidRPr="004D5F9E">
        <w:rPr>
          <w:rFonts w:ascii="Times New Roman" w:hAnsi="Times New Roman" w:cs="Times New Roman"/>
          <w:sz w:val="24"/>
        </w:rPr>
        <w:t>)</w:t>
      </w:r>
      <w:r w:rsidR="002B6299" w:rsidRPr="004D5F9E">
        <w:rPr>
          <w:rFonts w:ascii="Times New Roman" w:hAnsi="Times New Roman" w:cs="Times New Roman"/>
          <w:sz w:val="24"/>
        </w:rPr>
        <w:t xml:space="preserve">, we </w:t>
      </w:r>
      <w:r w:rsidR="0069465D" w:rsidRPr="004D5F9E">
        <w:rPr>
          <w:rFonts w:ascii="Times New Roman" w:hAnsi="Times New Roman" w:cs="Times New Roman"/>
          <w:sz w:val="24"/>
        </w:rPr>
        <w:t>discarded the first measurement</w:t>
      </w:r>
      <w:r w:rsidR="002B6299" w:rsidRPr="004D5F9E">
        <w:rPr>
          <w:rFonts w:ascii="Times New Roman" w:hAnsi="Times New Roman" w:cs="Times New Roman"/>
          <w:sz w:val="24"/>
        </w:rPr>
        <w:t>, and averaged the remain</w:t>
      </w:r>
      <w:r w:rsidR="00EA5BBE" w:rsidRPr="004D5F9E">
        <w:rPr>
          <w:rFonts w:ascii="Times New Roman" w:hAnsi="Times New Roman" w:cs="Times New Roman"/>
          <w:sz w:val="24"/>
        </w:rPr>
        <w:t>der</w:t>
      </w:r>
      <w:r w:rsidR="002B6299" w:rsidRPr="004D5F9E">
        <w:rPr>
          <w:rFonts w:ascii="Times New Roman" w:hAnsi="Times New Roman" w:cs="Times New Roman"/>
          <w:sz w:val="24"/>
        </w:rPr>
        <w:t>.</w:t>
      </w:r>
    </w:p>
    <w:p w14:paraId="66ADB45E" w14:textId="77777777" w:rsidR="00406673" w:rsidRPr="004D5F9E" w:rsidRDefault="00406673" w:rsidP="00B70B62">
      <w:pPr>
        <w:spacing w:after="0" w:line="480" w:lineRule="auto"/>
        <w:jc w:val="both"/>
        <w:rPr>
          <w:rFonts w:ascii="Times New Roman" w:hAnsi="Times New Roman" w:cs="Times New Roman"/>
          <w:sz w:val="24"/>
        </w:rPr>
      </w:pPr>
    </w:p>
    <w:p w14:paraId="559BB544" w14:textId="05803BB6" w:rsidR="0074002C" w:rsidRPr="004D5F9E" w:rsidRDefault="0074002C" w:rsidP="00B70B62">
      <w:pPr>
        <w:spacing w:after="0" w:line="480" w:lineRule="auto"/>
        <w:jc w:val="both"/>
        <w:rPr>
          <w:rFonts w:ascii="Times New Roman" w:eastAsia="Malgun Gothic" w:hAnsi="Times New Roman" w:cs="Times New Roman"/>
          <w:bCs/>
          <w:i/>
          <w:color w:val="000000"/>
          <w:sz w:val="24"/>
          <w:szCs w:val="24"/>
          <w:lang w:eastAsia="en-US"/>
        </w:rPr>
      </w:pPr>
      <w:r w:rsidRPr="004D5F9E">
        <w:rPr>
          <w:rFonts w:ascii="Times New Roman" w:eastAsia="Malgun Gothic" w:hAnsi="Times New Roman" w:cs="Times New Roman"/>
          <w:bCs/>
          <w:i/>
          <w:color w:val="000000"/>
          <w:sz w:val="24"/>
          <w:szCs w:val="24"/>
          <w:lang w:eastAsia="en-US"/>
        </w:rPr>
        <w:t xml:space="preserve">Conversion to </w:t>
      </w:r>
      <w:r w:rsidR="006B2835" w:rsidRPr="004D5F9E">
        <w:rPr>
          <w:rFonts w:ascii="Times New Roman" w:eastAsia="Malgun Gothic" w:hAnsi="Times New Roman" w:cs="Times New Roman"/>
          <w:bCs/>
          <w:i/>
          <w:color w:val="000000"/>
          <w:sz w:val="24"/>
          <w:szCs w:val="24"/>
          <w:lang w:eastAsia="en-US"/>
        </w:rPr>
        <w:t>primary outcome</w:t>
      </w:r>
      <w:r w:rsidR="00900FA8" w:rsidRPr="004D5F9E">
        <w:rPr>
          <w:rFonts w:ascii="Times New Roman" w:eastAsia="Malgun Gothic" w:hAnsi="Times New Roman" w:cs="Times New Roman"/>
          <w:bCs/>
          <w:i/>
          <w:color w:val="000000"/>
          <w:sz w:val="24"/>
          <w:szCs w:val="24"/>
          <w:lang w:eastAsia="en-US"/>
        </w:rPr>
        <w:t>s</w:t>
      </w:r>
    </w:p>
    <w:p w14:paraId="5185DD26" w14:textId="64C0E3AB" w:rsidR="0074002C" w:rsidRPr="004D5F9E" w:rsidRDefault="00B94FAF" w:rsidP="00B70B62">
      <w:pPr>
        <w:spacing w:after="0" w:line="480" w:lineRule="auto"/>
        <w:jc w:val="both"/>
        <w:rPr>
          <w:rFonts w:ascii="Times New Roman" w:hAnsi="Times New Roman" w:cs="Times New Roman"/>
          <w:sz w:val="24"/>
        </w:rPr>
      </w:pPr>
      <w:r w:rsidRPr="004D5F9E">
        <w:rPr>
          <w:rFonts w:ascii="Times New Roman" w:hAnsi="Times New Roman" w:cs="Times New Roman"/>
          <w:sz w:val="24"/>
        </w:rPr>
        <w:t>Twenty percent</w:t>
      </w:r>
      <w:r w:rsidR="00151966" w:rsidRPr="004D5F9E">
        <w:rPr>
          <w:rFonts w:ascii="Times New Roman" w:hAnsi="Times New Roman" w:cs="Times New Roman"/>
          <w:sz w:val="24"/>
        </w:rPr>
        <w:t xml:space="preserve"> of </w:t>
      </w:r>
      <w:r w:rsidR="00265FF3" w:rsidRPr="004D5F9E">
        <w:rPr>
          <w:rFonts w:ascii="Times New Roman" w:hAnsi="Times New Roman" w:cs="Times New Roman"/>
          <w:sz w:val="24"/>
        </w:rPr>
        <w:t xml:space="preserve">our </w:t>
      </w:r>
      <w:r w:rsidR="00151966" w:rsidRPr="004D5F9E">
        <w:rPr>
          <w:rFonts w:ascii="Times New Roman" w:hAnsi="Times New Roman" w:cs="Times New Roman"/>
          <w:sz w:val="24"/>
        </w:rPr>
        <w:t>data</w:t>
      </w:r>
      <w:r w:rsidR="00AB03C0" w:rsidRPr="004D5F9E">
        <w:rPr>
          <w:rFonts w:ascii="Times New Roman" w:hAnsi="Times New Roman" w:cs="Times New Roman"/>
          <w:sz w:val="24"/>
        </w:rPr>
        <w:t xml:space="preserve"> sources</w:t>
      </w:r>
      <w:r w:rsidR="009E44E4">
        <w:rPr>
          <w:rFonts w:ascii="Times New Roman" w:hAnsi="Times New Roman" w:cs="Times New Roman"/>
          <w:sz w:val="24"/>
        </w:rPr>
        <w:t xml:space="preserve"> (16% of age-sex-study-specific data points)</w:t>
      </w:r>
      <w:r w:rsidR="00117001" w:rsidRPr="004D5F9E">
        <w:rPr>
          <w:rFonts w:ascii="Times New Roman" w:hAnsi="Times New Roman" w:cs="Times New Roman"/>
          <w:sz w:val="24"/>
        </w:rPr>
        <w:t>, which</w:t>
      </w:r>
      <w:r w:rsidR="00151966" w:rsidRPr="004D5F9E">
        <w:rPr>
          <w:rFonts w:ascii="Times New Roman" w:hAnsi="Times New Roman" w:cs="Times New Roman"/>
          <w:sz w:val="24"/>
        </w:rPr>
        <w:t xml:space="preserve"> were from a previous global pooling</w:t>
      </w:r>
      <w:r w:rsidR="008E307B" w:rsidRPr="004D5F9E">
        <w:rPr>
          <w:rFonts w:ascii="Times New Roman" w:hAnsi="Times New Roman" w:cs="Times New Roman"/>
          <w:sz w:val="24"/>
        </w:rPr>
        <w:fldChar w:fldCharType="begin"/>
      </w:r>
      <w:r w:rsidR="00C03537">
        <w:rPr>
          <w:rFonts w:ascii="Times New Roman" w:hAnsi="Times New Roman" w:cs="Times New Roman"/>
          <w:sz w:val="24"/>
        </w:rPr>
        <w:instrText xml:space="preserve"> ADDIN EN.CITE &lt;EndNote&gt;&lt;Cite&gt;&lt;Author&gt;Danaei&lt;/Author&gt;&lt;Year&gt;2011&lt;/Year&gt;&lt;RecNum&gt;2&lt;/RecNum&gt;&lt;DisplayText&gt;&lt;style face="superscript"&gt;5&lt;/style&gt;&lt;/DisplayText&gt;&lt;record&gt;&lt;rec-number&gt;2&lt;/rec-number&gt;&lt;foreign-keys&gt;&lt;key app="EN" db-id="vexpzzado9st5ceptv5v0ttevt2xpwrvx900" timestamp="1469651167"&gt;2&lt;/key&gt;&lt;/foreign-keys&gt;&lt;ref-type name="Journal Article"&gt;17&lt;/ref-type&gt;&lt;contributors&gt;&lt;authors&gt;&lt;author&gt;Danaei, Goodarz&lt;/author&gt;&lt;author&gt;Finucane, Mariel M.&lt;/author&gt;&lt;author&gt;Lin, John K.&lt;/author&gt;&lt;author&gt;Singh, Gitanjali M.&lt;/author&gt;&lt;author&gt;Paciorek, Christopher J.&lt;/author&gt;&lt;author&gt;Cowan, Melanie J.&lt;/author&gt;&lt;author&gt;Farzadfar, Farshad&lt;/author&gt;&lt;author&gt;Stevens, Gretchen A.&lt;/author&gt;&lt;author&gt;Lim, Stephen S.&lt;/author&gt;&lt;author&gt;Riley, Leanne M.&lt;/author&gt;&lt;author&gt;Ezzati, Majid&lt;/author&gt;&lt;/authors&gt;&lt;/contributors&gt;&lt;titles&gt;&lt;title&gt;National, regional, and global trends in systolic blood pressure since 1980: systematic analysis of health examination surveys and epidemiological studies with 786 country-years and 5·4 million participants&lt;/title&gt;&lt;secondary-title&gt;Lancet&lt;/secondary-title&gt;&lt;/titles&gt;&lt;periodical&gt;&lt;full-title&gt;Lancet&lt;/full-title&gt;&lt;/periodical&gt;&lt;pages&gt;568-577&lt;/pages&gt;&lt;volume&gt;377&lt;/volume&gt;&lt;number&gt;9765&lt;/number&gt;&lt;dates&gt;&lt;year&gt;2011&lt;/year&gt;&lt;/dates&gt;&lt;isbn&gt;0140-6736&lt;/isbn&gt;&lt;urls&gt;&lt;related-urls&gt;&lt;url&gt;http://linkinghub.elsevier.com/retrieve/pii/S0140673610620363&lt;/url&gt;&lt;/related-urls&gt;&lt;/urls&gt;&lt;/record&gt;&lt;/Cite&gt;&lt;/EndNote&gt;</w:instrText>
      </w:r>
      <w:r w:rsidR="008E307B" w:rsidRPr="004D5F9E">
        <w:rPr>
          <w:rFonts w:ascii="Times New Roman" w:hAnsi="Times New Roman" w:cs="Times New Roman"/>
          <w:sz w:val="24"/>
        </w:rPr>
        <w:fldChar w:fldCharType="separate"/>
      </w:r>
      <w:r w:rsidR="00C03537" w:rsidRPr="00C03537">
        <w:rPr>
          <w:rFonts w:ascii="Times New Roman" w:hAnsi="Times New Roman" w:cs="Times New Roman"/>
          <w:noProof/>
          <w:sz w:val="24"/>
          <w:vertAlign w:val="superscript"/>
        </w:rPr>
        <w:t>5</w:t>
      </w:r>
      <w:r w:rsidR="008E307B" w:rsidRPr="004D5F9E">
        <w:rPr>
          <w:rFonts w:ascii="Times New Roman" w:hAnsi="Times New Roman" w:cs="Times New Roman"/>
          <w:sz w:val="24"/>
        </w:rPr>
        <w:fldChar w:fldCharType="end"/>
      </w:r>
      <w:r w:rsidR="00151966" w:rsidRPr="004D5F9E">
        <w:rPr>
          <w:rFonts w:ascii="Times New Roman" w:hAnsi="Times New Roman" w:cs="Times New Roman"/>
          <w:sz w:val="24"/>
        </w:rPr>
        <w:t xml:space="preserve"> or extracted fro</w:t>
      </w:r>
      <w:r w:rsidR="0031093B" w:rsidRPr="004D5F9E">
        <w:rPr>
          <w:rFonts w:ascii="Times New Roman" w:hAnsi="Times New Roman" w:cs="Times New Roman"/>
          <w:sz w:val="24"/>
        </w:rPr>
        <w:t xml:space="preserve">m </w:t>
      </w:r>
      <w:r w:rsidR="00117001" w:rsidRPr="004D5F9E">
        <w:rPr>
          <w:rFonts w:ascii="Times New Roman" w:hAnsi="Times New Roman" w:cs="Times New Roman"/>
          <w:sz w:val="24"/>
        </w:rPr>
        <w:t>publications</w:t>
      </w:r>
      <w:r w:rsidR="0031093B" w:rsidRPr="004D5F9E">
        <w:rPr>
          <w:rFonts w:ascii="Times New Roman" w:hAnsi="Times New Roman" w:cs="Times New Roman"/>
          <w:sz w:val="24"/>
        </w:rPr>
        <w:t xml:space="preserve">, </w:t>
      </w:r>
      <w:r w:rsidR="00117001" w:rsidRPr="004D5F9E">
        <w:rPr>
          <w:rFonts w:ascii="Times New Roman" w:hAnsi="Times New Roman" w:cs="Times New Roman"/>
          <w:sz w:val="24"/>
        </w:rPr>
        <w:t>did not have data on one or more of our primary</w:t>
      </w:r>
      <w:r w:rsidR="0031093B" w:rsidRPr="004D5F9E">
        <w:rPr>
          <w:rFonts w:ascii="Times New Roman" w:hAnsi="Times New Roman" w:cs="Times New Roman"/>
          <w:sz w:val="24"/>
        </w:rPr>
        <w:t xml:space="preserve"> </w:t>
      </w:r>
      <w:r w:rsidR="00594792" w:rsidRPr="004D5F9E">
        <w:rPr>
          <w:rFonts w:ascii="Times New Roman" w:hAnsi="Times New Roman" w:cs="Times New Roman"/>
          <w:sz w:val="24"/>
        </w:rPr>
        <w:t>outcomes</w:t>
      </w:r>
      <w:r w:rsidR="0031093B" w:rsidRPr="004D5F9E">
        <w:rPr>
          <w:rFonts w:ascii="Times New Roman" w:hAnsi="Times New Roman" w:cs="Times New Roman"/>
          <w:sz w:val="24"/>
        </w:rPr>
        <w:t xml:space="preserve">. </w:t>
      </w:r>
      <w:r w:rsidR="00117001" w:rsidRPr="004D5F9E">
        <w:rPr>
          <w:rFonts w:ascii="Times New Roman" w:hAnsi="Times New Roman" w:cs="Times New Roman"/>
          <w:sz w:val="24"/>
        </w:rPr>
        <w:t>W</w:t>
      </w:r>
      <w:r w:rsidR="00F14173" w:rsidRPr="004D5F9E">
        <w:rPr>
          <w:rFonts w:ascii="Times New Roman" w:hAnsi="Times New Roman" w:cs="Times New Roman"/>
          <w:sz w:val="24"/>
        </w:rPr>
        <w:t>e used regressions to convert available da</w:t>
      </w:r>
      <w:r w:rsidR="00EF05C7" w:rsidRPr="004D5F9E">
        <w:rPr>
          <w:rFonts w:ascii="Times New Roman" w:hAnsi="Times New Roman" w:cs="Times New Roman"/>
          <w:sz w:val="24"/>
        </w:rPr>
        <w:t>ta in these sources to the missing</w:t>
      </w:r>
      <w:r w:rsidR="00F14173" w:rsidRPr="004D5F9E">
        <w:rPr>
          <w:rFonts w:ascii="Times New Roman" w:hAnsi="Times New Roman" w:cs="Times New Roman"/>
          <w:sz w:val="24"/>
        </w:rPr>
        <w:t xml:space="preserve"> primary outcomes</w:t>
      </w:r>
      <w:r w:rsidR="00730E16" w:rsidRPr="004D5F9E">
        <w:rPr>
          <w:rFonts w:ascii="Times New Roman" w:hAnsi="Times New Roman" w:cs="Times New Roman"/>
          <w:sz w:val="24"/>
        </w:rPr>
        <w:t xml:space="preserve">, </w:t>
      </w:r>
      <w:r w:rsidR="002E04D7" w:rsidRPr="004D5F9E">
        <w:rPr>
          <w:rFonts w:ascii="Times New Roman" w:hAnsi="Times New Roman" w:cs="Times New Roman"/>
          <w:sz w:val="24"/>
        </w:rPr>
        <w:t xml:space="preserve">because </w:t>
      </w:r>
      <w:r w:rsidR="00EF05C7" w:rsidRPr="004D5F9E">
        <w:rPr>
          <w:rFonts w:ascii="Times New Roman" w:hAnsi="Times New Roman" w:cs="Times New Roman"/>
          <w:sz w:val="24"/>
        </w:rPr>
        <w:t xml:space="preserve">various </w:t>
      </w:r>
      <w:r w:rsidR="007848F6">
        <w:rPr>
          <w:rFonts w:ascii="Times New Roman" w:hAnsi="Times New Roman" w:cs="Times New Roman"/>
          <w:sz w:val="24"/>
        </w:rPr>
        <w:t>BP</w:t>
      </w:r>
      <w:r w:rsidR="00EF05C7" w:rsidRPr="004D5F9E">
        <w:rPr>
          <w:rFonts w:ascii="Times New Roman" w:hAnsi="Times New Roman" w:cs="Times New Roman"/>
          <w:sz w:val="24"/>
        </w:rPr>
        <w:t xml:space="preserve"> outcomes</w:t>
      </w:r>
      <w:r w:rsidR="002E04D7" w:rsidRPr="004D5F9E">
        <w:rPr>
          <w:rFonts w:ascii="Times New Roman" w:hAnsi="Times New Roman" w:cs="Times New Roman"/>
          <w:sz w:val="24"/>
        </w:rPr>
        <w:t xml:space="preserve"> are correlated</w:t>
      </w:r>
      <w:r w:rsidR="00F14173" w:rsidRPr="004D5F9E">
        <w:rPr>
          <w:rFonts w:ascii="Times New Roman" w:hAnsi="Times New Roman" w:cs="Times New Roman"/>
          <w:sz w:val="24"/>
        </w:rPr>
        <w:t>.</w:t>
      </w:r>
      <w:r w:rsidR="00197F72" w:rsidRPr="004D5F9E">
        <w:rPr>
          <w:rFonts w:ascii="Times New Roman" w:hAnsi="Times New Roman" w:cs="Times New Roman"/>
          <w:sz w:val="24"/>
        </w:rPr>
        <w:fldChar w:fldCharType="begin"/>
      </w:r>
      <w:r w:rsidR="00C03537">
        <w:rPr>
          <w:rFonts w:ascii="Times New Roman" w:hAnsi="Times New Roman" w:cs="Times New Roman"/>
          <w:sz w:val="24"/>
        </w:rPr>
        <w:instrText xml:space="preserve"> ADDIN EN.CITE &lt;EndNote&gt;&lt;Cite&gt;&lt;Author&gt;Rose&lt;/Author&gt;&lt;Year&gt;1990&lt;/Year&gt;&lt;RecNum&gt;118&lt;/RecNum&gt;&lt;DisplayText&gt;&lt;style face="superscript"&gt;6&lt;/style&gt;&lt;/DisplayText&gt;&lt;record&gt;&lt;rec-number&gt;118&lt;/rec-number&gt;&lt;foreign-keys&gt;&lt;key app="EN" db-id="vexpzzado9st5ceptv5v0ttevt2xpwrvx900" timestamp="1472223029"&gt;118&lt;/key&gt;&lt;/foreign-keys&gt;&lt;ref-type name="Journal Article"&gt;17&lt;/ref-type&gt;&lt;contributors&gt;&lt;authors&gt;&lt;author&gt;Rose, G.&lt;/author&gt;&lt;author&gt;Day, S.&lt;/author&gt;&lt;/authors&gt;&lt;/contributors&gt;&lt;auth-address&gt;Department of Epidemiology and Population Sciences, London School of Hygiene and Tropical Medicine.&lt;/auth-address&gt;&lt;titles&gt;&lt;title&gt;The population mean predicts the number of deviant individuals&lt;/title&gt;&lt;secondary-title&gt;BMJ&lt;/secondary-title&gt;&lt;/titles&gt;&lt;periodical&gt;&lt;full-title&gt;BMJ&lt;/full-title&gt;&lt;/periodical&gt;&lt;pages&gt;1031-4&lt;/pages&gt;&lt;volume&gt;301&lt;/volume&gt;&lt;number&gt;6759&lt;/number&gt;&lt;keywords&gt;&lt;keyword&gt;Adult&lt;/keyword&gt;&lt;keyword&gt;*Alcohol Drinking&lt;/keyword&gt;&lt;keyword&gt;Alcoholism/epidemiology&lt;/keyword&gt;&lt;keyword&gt;*Blood Pressure&lt;/keyword&gt;&lt;keyword&gt;Body Mass Index&lt;/keyword&gt;&lt;keyword&gt;Data Interpretation, Statistical&lt;/keyword&gt;&lt;keyword&gt;Female&lt;/keyword&gt;&lt;keyword&gt;Humans&lt;/keyword&gt;&lt;keyword&gt;Hypertension/epidemiology&lt;/keyword&gt;&lt;keyword&gt;Male&lt;/keyword&gt;&lt;keyword&gt;Middle Aged&lt;/keyword&gt;&lt;keyword&gt;Population&lt;/keyword&gt;&lt;keyword&gt;Prevalence&lt;/keyword&gt;&lt;keyword&gt;Sodium, Dietary/*administration &amp;amp; dosage&lt;/keyword&gt;&lt;/keywords&gt;&lt;dates&gt;&lt;year&gt;1990&lt;/year&gt;&lt;pub-dates&gt;&lt;date&gt;Nov 3&lt;/date&gt;&lt;/pub-dates&gt;&lt;/dates&gt;&lt;isbn&gt;0959-8138 (Print)&amp;#xD;0959-535X (Linking)&lt;/isbn&gt;&lt;accession-num&gt;2249053&lt;/accession-num&gt;&lt;urls&gt;&lt;related-urls&gt;&lt;url&gt;http://www.ncbi.nlm.nih.gov/pubmed/2249053&lt;/url&gt;&lt;/related-urls&gt;&lt;/urls&gt;&lt;custom2&gt;1664038&lt;/custom2&gt;&lt;/record&gt;&lt;/Cite&gt;&lt;/EndNote&gt;</w:instrText>
      </w:r>
      <w:r w:rsidR="00197F72" w:rsidRPr="004D5F9E">
        <w:rPr>
          <w:rFonts w:ascii="Times New Roman" w:hAnsi="Times New Roman" w:cs="Times New Roman"/>
          <w:sz w:val="24"/>
        </w:rPr>
        <w:fldChar w:fldCharType="separate"/>
      </w:r>
      <w:r w:rsidR="00C03537" w:rsidRPr="00C03537">
        <w:rPr>
          <w:rFonts w:ascii="Times New Roman" w:hAnsi="Times New Roman" w:cs="Times New Roman"/>
          <w:noProof/>
          <w:sz w:val="24"/>
          <w:vertAlign w:val="superscript"/>
        </w:rPr>
        <w:t>6</w:t>
      </w:r>
      <w:r w:rsidR="00197F72" w:rsidRPr="004D5F9E">
        <w:rPr>
          <w:rFonts w:ascii="Times New Roman" w:hAnsi="Times New Roman" w:cs="Times New Roman"/>
          <w:sz w:val="24"/>
        </w:rPr>
        <w:fldChar w:fldCharType="end"/>
      </w:r>
      <w:r w:rsidR="00F14173" w:rsidRPr="004D5F9E">
        <w:rPr>
          <w:rFonts w:ascii="Times New Roman" w:hAnsi="Times New Roman" w:cs="Times New Roman"/>
          <w:sz w:val="24"/>
        </w:rPr>
        <w:t xml:space="preserve"> </w:t>
      </w:r>
      <w:r w:rsidR="005E098B" w:rsidRPr="004D5F9E">
        <w:rPr>
          <w:rFonts w:ascii="Times New Roman" w:hAnsi="Times New Roman" w:cs="Times New Roman"/>
          <w:sz w:val="24"/>
        </w:rPr>
        <w:t xml:space="preserve">Details of conversion (or “cross-walking”) regressions </w:t>
      </w:r>
      <w:r w:rsidR="00F62177">
        <w:rPr>
          <w:rFonts w:ascii="Times New Roman" w:hAnsi="Times New Roman" w:cs="Times New Roman"/>
          <w:sz w:val="24"/>
        </w:rPr>
        <w:t xml:space="preserve">and their coefficients </w:t>
      </w:r>
      <w:r w:rsidR="005E098B" w:rsidRPr="004D5F9E">
        <w:rPr>
          <w:rFonts w:ascii="Times New Roman" w:hAnsi="Times New Roman" w:cs="Times New Roman"/>
          <w:sz w:val="24"/>
        </w:rPr>
        <w:t>are presented in Appendix</w:t>
      </w:r>
      <w:r w:rsidR="00F62177">
        <w:rPr>
          <w:rFonts w:ascii="Times New Roman" w:hAnsi="Times New Roman" w:cs="Times New Roman"/>
          <w:sz w:val="24"/>
        </w:rPr>
        <w:t xml:space="preserve"> 2 and Appendix Table 3</w:t>
      </w:r>
      <w:r w:rsidR="005E098B" w:rsidRPr="004D5F9E">
        <w:rPr>
          <w:rFonts w:ascii="Times New Roman" w:hAnsi="Times New Roman" w:cs="Times New Roman"/>
          <w:sz w:val="24"/>
        </w:rPr>
        <w:t xml:space="preserve">. </w:t>
      </w:r>
    </w:p>
    <w:p w14:paraId="6DEF1ED2" w14:textId="77777777" w:rsidR="00406673" w:rsidRPr="004D5F9E" w:rsidRDefault="00406673" w:rsidP="00B70B62">
      <w:pPr>
        <w:spacing w:after="0" w:line="480" w:lineRule="auto"/>
        <w:jc w:val="both"/>
        <w:rPr>
          <w:rFonts w:ascii="Times New Roman" w:hAnsi="Times New Roman" w:cs="Times New Roman"/>
          <w:sz w:val="24"/>
        </w:rPr>
      </w:pPr>
    </w:p>
    <w:p w14:paraId="1781E6C7" w14:textId="77777777" w:rsidR="0074002C" w:rsidRPr="004D5F9E" w:rsidRDefault="0074002C" w:rsidP="00B70B62">
      <w:pPr>
        <w:spacing w:after="0" w:line="480" w:lineRule="auto"/>
        <w:jc w:val="both"/>
        <w:rPr>
          <w:rFonts w:ascii="Times New Roman" w:eastAsia="Malgun Gothic" w:hAnsi="Times New Roman" w:cs="Times New Roman"/>
          <w:bCs/>
          <w:i/>
          <w:color w:val="000000"/>
          <w:sz w:val="24"/>
          <w:szCs w:val="24"/>
          <w:lang w:eastAsia="en-US"/>
        </w:rPr>
      </w:pPr>
      <w:r w:rsidRPr="004D5F9E">
        <w:rPr>
          <w:rFonts w:ascii="Times New Roman" w:eastAsia="Malgun Gothic" w:hAnsi="Times New Roman" w:cs="Times New Roman"/>
          <w:bCs/>
          <w:i/>
          <w:color w:val="000000"/>
          <w:sz w:val="24"/>
          <w:szCs w:val="24"/>
          <w:lang w:eastAsia="en-US"/>
        </w:rPr>
        <w:t>Statistical methods</w:t>
      </w:r>
    </w:p>
    <w:p w14:paraId="6D7F3050" w14:textId="212867AF" w:rsidR="0074002C" w:rsidRPr="004D5F9E" w:rsidRDefault="00EC2BDA" w:rsidP="00B70B62">
      <w:pPr>
        <w:spacing w:after="0" w:line="480" w:lineRule="auto"/>
        <w:jc w:val="both"/>
        <w:rPr>
          <w:rFonts w:ascii="Times New Roman" w:hAnsi="Times New Roman" w:cs="Times New Roman"/>
          <w:sz w:val="24"/>
        </w:rPr>
      </w:pPr>
      <w:r w:rsidRPr="004D5F9E">
        <w:rPr>
          <w:rFonts w:ascii="Times New Roman" w:hAnsi="Times New Roman" w:cs="Times New Roman"/>
          <w:sz w:val="24"/>
        </w:rPr>
        <w:t>The statistical model used to estimate means and prevalence by country, year, and age is described in detail in a statistical paper and related substantive papers</w:t>
      </w:r>
      <w:r w:rsidR="00B70B62" w:rsidRPr="004D5F9E">
        <w:rPr>
          <w:rFonts w:ascii="Times New Roman" w:hAnsi="Times New Roman" w:cs="Times New Roman"/>
          <w:sz w:val="24"/>
        </w:rPr>
        <w:t>.</w:t>
      </w:r>
      <w:r w:rsidR="00A06174" w:rsidRPr="004D5F9E">
        <w:rPr>
          <w:rFonts w:ascii="Times New Roman" w:hAnsi="Times New Roman" w:cs="Times New Roman"/>
          <w:sz w:val="24"/>
        </w:rPr>
        <w:fldChar w:fldCharType="begin">
          <w:fldData xml:space="preserve">PEVuZE5vdGU+PENpdGU+PEF1dGhvcj5GaW51Y2FuZTwvQXV0aG9yPjxZZWFyPjIwMTQ8L1llYXI+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</w:fldData>
        </w:fldChar>
      </w:r>
      <w:r w:rsidR="00C03537">
        <w:rPr>
          <w:rFonts w:ascii="Times New Roman" w:hAnsi="Times New Roman" w:cs="Times New Roman"/>
          <w:sz w:val="24"/>
        </w:rPr>
        <w:instrText xml:space="preserve"> ADDIN EN.CITE </w:instrText>
      </w:r>
      <w:r w:rsidR="00C03537">
        <w:rPr>
          <w:rFonts w:ascii="Times New Roman" w:hAnsi="Times New Roman" w:cs="Times New Roman"/>
          <w:sz w:val="24"/>
        </w:rPr>
        <w:fldChar w:fldCharType="begin">
          <w:fldData xml:space="preserve">PEVuZE5vdGU+PENpdGU+PEF1dGhvcj5GaW51Y2FuZTwvQXV0aG9yPjxZZWFyPjIwMTQ8L1llYXI+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</w:fldData>
        </w:fldChar>
      </w:r>
      <w:r w:rsidR="00C03537">
        <w:rPr>
          <w:rFonts w:ascii="Times New Roman" w:hAnsi="Times New Roman" w:cs="Times New Roman"/>
          <w:sz w:val="24"/>
        </w:rPr>
        <w:instrText xml:space="preserve"> ADDIN EN.CITE.DATA </w:instrText>
      </w:r>
      <w:r w:rsidR="00C03537">
        <w:rPr>
          <w:rFonts w:ascii="Times New Roman" w:hAnsi="Times New Roman" w:cs="Times New Roman"/>
          <w:sz w:val="24"/>
        </w:rPr>
      </w:r>
      <w:r w:rsidR="00C03537">
        <w:rPr>
          <w:rFonts w:ascii="Times New Roman" w:hAnsi="Times New Roman" w:cs="Times New Roman"/>
          <w:sz w:val="24"/>
        </w:rPr>
        <w:fldChar w:fldCharType="end"/>
      </w:r>
      <w:r w:rsidR="00A06174" w:rsidRPr="004D5F9E">
        <w:rPr>
          <w:rFonts w:ascii="Times New Roman" w:hAnsi="Times New Roman" w:cs="Times New Roman"/>
          <w:sz w:val="24"/>
        </w:rPr>
      </w:r>
      <w:r w:rsidR="00A06174" w:rsidRPr="004D5F9E">
        <w:rPr>
          <w:rFonts w:ascii="Times New Roman" w:hAnsi="Times New Roman" w:cs="Times New Roman"/>
          <w:sz w:val="24"/>
        </w:rPr>
        <w:fldChar w:fldCharType="separate"/>
      </w:r>
      <w:r w:rsidR="00C03537" w:rsidRPr="00C03537">
        <w:rPr>
          <w:rFonts w:ascii="Times New Roman" w:hAnsi="Times New Roman" w:cs="Times New Roman"/>
          <w:noProof/>
          <w:sz w:val="24"/>
          <w:vertAlign w:val="superscript"/>
        </w:rPr>
        <w:t>5,7,8</w:t>
      </w:r>
      <w:r w:rsidR="00A06174" w:rsidRPr="004D5F9E">
        <w:rPr>
          <w:rFonts w:ascii="Times New Roman" w:hAnsi="Times New Roman" w:cs="Times New Roman"/>
          <w:sz w:val="24"/>
        </w:rPr>
        <w:fldChar w:fldCharType="end"/>
      </w:r>
      <w:r w:rsidRPr="004D5F9E">
        <w:rPr>
          <w:rFonts w:ascii="Times New Roman" w:hAnsi="Times New Roman" w:cs="Times New Roman"/>
          <w:sz w:val="24"/>
        </w:rPr>
        <w:t xml:space="preserve"> </w:t>
      </w:r>
      <w:r w:rsidR="00B70B62" w:rsidRPr="004D5F9E">
        <w:rPr>
          <w:rFonts w:ascii="Times New Roman" w:hAnsi="Times New Roman" w:cs="Times New Roman"/>
          <w:sz w:val="24"/>
        </w:rPr>
        <w:t xml:space="preserve">In summary, </w:t>
      </w:r>
      <w:r w:rsidR="00305380">
        <w:rPr>
          <w:rFonts w:ascii="Times New Roman" w:hAnsi="Times New Roman" w:cs="Times New Roman"/>
          <w:sz w:val="24"/>
        </w:rPr>
        <w:t>w</w:t>
      </w:r>
      <w:r w:rsidR="00305380" w:rsidRPr="004D5F9E">
        <w:rPr>
          <w:rFonts w:ascii="Times New Roman" w:hAnsi="Times New Roman" w:cs="Times New Roman"/>
          <w:sz w:val="24"/>
        </w:rPr>
        <w:t>e organised countries into 21 regions, mostly on the basis of geography and national income</w:t>
      </w:r>
      <w:r w:rsidR="00305380">
        <w:rPr>
          <w:rFonts w:ascii="Times New Roman" w:hAnsi="Times New Roman" w:cs="Times New Roman"/>
          <w:sz w:val="24"/>
        </w:rPr>
        <w:t>,</w:t>
      </w:r>
      <w:r w:rsidR="00305380" w:rsidRPr="004D5F9E">
        <w:rPr>
          <w:rFonts w:ascii="Times New Roman" w:hAnsi="Times New Roman" w:cs="Times New Roman"/>
          <w:sz w:val="24"/>
        </w:rPr>
        <w:t xml:space="preserve"> </w:t>
      </w:r>
      <w:r w:rsidR="00305380">
        <w:rPr>
          <w:rFonts w:ascii="Times New Roman" w:hAnsi="Times New Roman" w:cs="Times New Roman"/>
          <w:sz w:val="24"/>
        </w:rPr>
        <w:t xml:space="preserve">themselves </w:t>
      </w:r>
      <w:r w:rsidR="00305380" w:rsidRPr="004D5F9E">
        <w:rPr>
          <w:rFonts w:ascii="Times New Roman" w:hAnsi="Times New Roman" w:cs="Times New Roman"/>
          <w:sz w:val="24"/>
        </w:rPr>
        <w:t xml:space="preserve">aggregated into </w:t>
      </w:r>
      <w:del w:id="0" w:author="Zhou, Bin" w:date="2016-10-15T15:49:00Z">
        <w:r w:rsidR="00305380" w:rsidRPr="004D5F9E" w:rsidDel="00393228">
          <w:rPr>
            <w:rFonts w:ascii="Times New Roman" w:hAnsi="Times New Roman" w:cs="Times New Roman"/>
            <w:sz w:val="24"/>
          </w:rPr>
          <w:delText xml:space="preserve">9 </w:delText>
        </w:r>
      </w:del>
      <w:ins w:id="1" w:author="Zhou, Bin" w:date="2016-10-15T15:49:00Z">
        <w:r w:rsidR="00393228">
          <w:rPr>
            <w:rFonts w:ascii="Times New Roman" w:hAnsi="Times New Roman" w:cs="Times New Roman"/>
            <w:sz w:val="24"/>
          </w:rPr>
          <w:t>nine</w:t>
        </w:r>
        <w:r w:rsidR="00393228" w:rsidRPr="004D5F9E">
          <w:rPr>
            <w:rFonts w:ascii="Times New Roman" w:hAnsi="Times New Roman" w:cs="Times New Roman"/>
            <w:sz w:val="24"/>
          </w:rPr>
          <w:t xml:space="preserve"> </w:t>
        </w:r>
      </w:ins>
      <w:r w:rsidR="00305380" w:rsidRPr="004D5F9E">
        <w:rPr>
          <w:rFonts w:ascii="Times New Roman" w:hAnsi="Times New Roman" w:cs="Times New Roman"/>
          <w:sz w:val="24"/>
        </w:rPr>
        <w:t>“super-regions”</w:t>
      </w:r>
      <w:r w:rsidR="00305380">
        <w:rPr>
          <w:rFonts w:ascii="Times New Roman" w:hAnsi="Times New Roman" w:cs="Times New Roman"/>
          <w:sz w:val="24"/>
        </w:rPr>
        <w:t xml:space="preserve"> (Appendix Table 1).</w:t>
      </w:r>
      <w:r w:rsidR="00305380" w:rsidRPr="004D5F9E">
        <w:rPr>
          <w:rFonts w:ascii="Times New Roman" w:hAnsi="Times New Roman" w:cs="Times New Roman"/>
          <w:sz w:val="24"/>
        </w:rPr>
        <w:t xml:space="preserve"> </w:t>
      </w:r>
      <w:r w:rsidR="00305380">
        <w:rPr>
          <w:rFonts w:ascii="Times New Roman" w:hAnsi="Times New Roman" w:cs="Times New Roman"/>
          <w:sz w:val="24"/>
        </w:rPr>
        <w:t>T</w:t>
      </w:r>
      <w:r w:rsidR="00B70B62" w:rsidRPr="004D5F9E">
        <w:rPr>
          <w:rFonts w:ascii="Times New Roman" w:hAnsi="Times New Roman" w:cs="Times New Roman"/>
          <w:sz w:val="24"/>
        </w:rPr>
        <w:t xml:space="preserve">he model had a hierarchical structure in which estimates for each country and year were informed by its own data, if available, and by data from other years in the same country and </w:t>
      </w:r>
      <w:r w:rsidR="00FD4B00" w:rsidRPr="004D5F9E">
        <w:rPr>
          <w:rFonts w:ascii="Times New Roman" w:hAnsi="Times New Roman" w:cs="Times New Roman"/>
          <w:sz w:val="24"/>
        </w:rPr>
        <w:t xml:space="preserve">from </w:t>
      </w:r>
      <w:r w:rsidR="00B70B62" w:rsidRPr="004D5F9E">
        <w:rPr>
          <w:rFonts w:ascii="Times New Roman" w:hAnsi="Times New Roman" w:cs="Times New Roman"/>
          <w:sz w:val="24"/>
        </w:rPr>
        <w:t>other countries, especially those in the same region with data for similar time periods</w:t>
      </w:r>
      <w:r w:rsidR="00305380">
        <w:rPr>
          <w:rFonts w:ascii="Times New Roman" w:hAnsi="Times New Roman" w:cs="Times New Roman"/>
          <w:sz w:val="24"/>
        </w:rPr>
        <w:t xml:space="preserve">. </w:t>
      </w:r>
      <w:r w:rsidR="00B70B62" w:rsidRPr="004D5F9E">
        <w:rPr>
          <w:rFonts w:ascii="Times New Roman" w:hAnsi="Times New Roman" w:cs="Times New Roman"/>
          <w:sz w:val="24"/>
        </w:rPr>
        <w:t xml:space="preserve">The hierarchical structure shares information to a greater degree when data are non-existent or weakly informative (e.g., have a small sample size or, as described below, are not national), and to a lesser extent </w:t>
      </w:r>
      <w:r w:rsidR="003C7438" w:rsidRPr="004D5F9E">
        <w:rPr>
          <w:rFonts w:ascii="Times New Roman" w:hAnsi="Times New Roman" w:cs="Times New Roman"/>
          <w:sz w:val="24"/>
        </w:rPr>
        <w:t xml:space="preserve">for </w:t>
      </w:r>
      <w:r w:rsidR="00B70B62" w:rsidRPr="004D5F9E">
        <w:rPr>
          <w:rFonts w:ascii="Times New Roman" w:hAnsi="Times New Roman" w:cs="Times New Roman"/>
          <w:sz w:val="24"/>
        </w:rPr>
        <w:t>data-rich countries and regions.</w:t>
      </w:r>
    </w:p>
    <w:p w14:paraId="436D6CF7" w14:textId="77777777" w:rsidR="00EC2BDA" w:rsidRPr="004D5F9E" w:rsidRDefault="00EC2BDA" w:rsidP="00B70B62">
      <w:pPr>
        <w:spacing w:after="0" w:line="480" w:lineRule="auto"/>
        <w:jc w:val="both"/>
        <w:rPr>
          <w:rFonts w:ascii="Times New Roman" w:hAnsi="Times New Roman" w:cs="Times New Roman"/>
          <w:sz w:val="24"/>
        </w:rPr>
      </w:pPr>
    </w:p>
    <w:p w14:paraId="44CEA702" w14:textId="0286F9F2" w:rsidR="00B70B62" w:rsidRPr="004D5F9E" w:rsidRDefault="00B70B62" w:rsidP="00B70B62">
      <w:pPr>
        <w:spacing w:after="0" w:line="480" w:lineRule="auto"/>
        <w:jc w:val="both"/>
        <w:rPr>
          <w:rFonts w:ascii="Times New Roman" w:hAnsi="Times New Roman" w:cs="Times New Roman"/>
          <w:sz w:val="24"/>
        </w:rPr>
      </w:pPr>
      <w:r w:rsidRPr="004D5F9E">
        <w:rPr>
          <w:rFonts w:ascii="Times New Roman" w:hAnsi="Times New Roman" w:cs="Times New Roman"/>
          <w:sz w:val="24"/>
        </w:rPr>
        <w:lastRenderedPageBreak/>
        <w:t>The model incorporated non</w:t>
      </w:r>
      <w:r w:rsidR="00F804E2">
        <w:rPr>
          <w:rFonts w:ascii="Times New Roman" w:hAnsi="Times New Roman" w:cs="Times New Roman"/>
          <w:sz w:val="24"/>
        </w:rPr>
        <w:t>-</w:t>
      </w:r>
      <w:r w:rsidRPr="004D5F9E">
        <w:rPr>
          <w:rFonts w:ascii="Times New Roman" w:hAnsi="Times New Roman" w:cs="Times New Roman"/>
          <w:sz w:val="24"/>
        </w:rPr>
        <w:t xml:space="preserve">linear time trends and age patterns. It allowed the age </w:t>
      </w:r>
      <w:r w:rsidR="004E0726" w:rsidRPr="004D5F9E">
        <w:rPr>
          <w:rFonts w:ascii="Times New Roman" w:hAnsi="Times New Roman" w:cs="Times New Roman"/>
          <w:sz w:val="24"/>
        </w:rPr>
        <w:t>association</w:t>
      </w:r>
      <w:r w:rsidRPr="004D5F9E">
        <w:rPr>
          <w:rFonts w:ascii="Times New Roman" w:hAnsi="Times New Roman" w:cs="Times New Roman"/>
          <w:sz w:val="24"/>
        </w:rPr>
        <w:t xml:space="preserve"> of </w:t>
      </w:r>
      <w:r w:rsidR="007848F6">
        <w:rPr>
          <w:rFonts w:ascii="Times New Roman" w:hAnsi="Times New Roman" w:cs="Times New Roman"/>
          <w:sz w:val="24"/>
        </w:rPr>
        <w:t>BP</w:t>
      </w:r>
      <w:r w:rsidRPr="004D5F9E">
        <w:rPr>
          <w:rFonts w:ascii="Times New Roman" w:hAnsi="Times New Roman" w:cs="Times New Roman"/>
          <w:sz w:val="24"/>
        </w:rPr>
        <w:t xml:space="preserve"> to vary across populations</w:t>
      </w:r>
      <w:r w:rsidR="004E0726" w:rsidRPr="004D5F9E">
        <w:rPr>
          <w:rFonts w:ascii="Times New Roman" w:hAnsi="Times New Roman" w:cs="Times New Roman"/>
          <w:sz w:val="24"/>
        </w:rPr>
        <w:t>,</w:t>
      </w:r>
      <w:r w:rsidRPr="004D5F9E">
        <w:rPr>
          <w:rFonts w:ascii="Times New Roman" w:hAnsi="Times New Roman" w:cs="Times New Roman"/>
          <w:sz w:val="24"/>
        </w:rPr>
        <w:t xml:space="preserve"> and the rise in means and prevalence </w:t>
      </w:r>
      <w:r w:rsidR="004E0726" w:rsidRPr="004D5F9E">
        <w:rPr>
          <w:rFonts w:ascii="Times New Roman" w:hAnsi="Times New Roman" w:cs="Times New Roman"/>
          <w:sz w:val="24"/>
        </w:rPr>
        <w:t>over age</w:t>
      </w:r>
      <w:r w:rsidRPr="004D5F9E">
        <w:rPr>
          <w:rFonts w:ascii="Times New Roman" w:hAnsi="Times New Roman" w:cs="Times New Roman"/>
          <w:sz w:val="24"/>
        </w:rPr>
        <w:t xml:space="preserve"> to be steeper where </w:t>
      </w:r>
      <w:r w:rsidR="007848F6">
        <w:rPr>
          <w:rFonts w:ascii="Times New Roman" w:hAnsi="Times New Roman" w:cs="Times New Roman"/>
          <w:sz w:val="24"/>
        </w:rPr>
        <w:t>BP</w:t>
      </w:r>
      <w:r w:rsidR="004E0726" w:rsidRPr="004D5F9E">
        <w:rPr>
          <w:rFonts w:ascii="Times New Roman" w:hAnsi="Times New Roman" w:cs="Times New Roman"/>
          <w:sz w:val="24"/>
        </w:rPr>
        <w:t xml:space="preserve"> is higher</w:t>
      </w:r>
      <w:r w:rsidR="00A06174" w:rsidRPr="004D5F9E">
        <w:rPr>
          <w:rFonts w:ascii="Times New Roman" w:hAnsi="Times New Roman" w:cs="Times New Roman"/>
          <w:sz w:val="24"/>
        </w:rPr>
        <w:t>.</w:t>
      </w:r>
      <w:r w:rsidR="00A06174" w:rsidRPr="004D5F9E">
        <w:rPr>
          <w:rFonts w:ascii="Times New Roman" w:hAnsi="Times New Roman" w:cs="Times New Roman"/>
          <w:sz w:val="24"/>
        </w:rPr>
        <w:fldChar w:fldCharType="begin">
          <w:fldData xml:space="preserve">PEVuZE5vdGU+PENpdGU+PEF1dGhvcj5TaW5naDwvQXV0aG9yPjxZZWFyPjIwMTI8L1llYXI+PFJl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</w:fldData>
        </w:fldChar>
      </w:r>
      <w:r w:rsidR="00C03537">
        <w:rPr>
          <w:rFonts w:ascii="Times New Roman" w:hAnsi="Times New Roman" w:cs="Times New Roman"/>
          <w:sz w:val="24"/>
        </w:rPr>
        <w:instrText xml:space="preserve"> ADDIN EN.CITE </w:instrText>
      </w:r>
      <w:r w:rsidR="00C03537">
        <w:rPr>
          <w:rFonts w:ascii="Times New Roman" w:hAnsi="Times New Roman" w:cs="Times New Roman"/>
          <w:sz w:val="24"/>
        </w:rPr>
        <w:fldChar w:fldCharType="begin">
          <w:fldData xml:space="preserve">PEVuZE5vdGU+PENpdGU+PEF1dGhvcj5TaW5naDwvQXV0aG9yPjxZZWFyPjIwMTI8L1llYXI+PFJl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</w:fldData>
        </w:fldChar>
      </w:r>
      <w:r w:rsidR="00C03537">
        <w:rPr>
          <w:rFonts w:ascii="Times New Roman" w:hAnsi="Times New Roman" w:cs="Times New Roman"/>
          <w:sz w:val="24"/>
        </w:rPr>
        <w:instrText xml:space="preserve"> ADDIN EN.CITE.DATA </w:instrText>
      </w:r>
      <w:r w:rsidR="00C03537">
        <w:rPr>
          <w:rFonts w:ascii="Times New Roman" w:hAnsi="Times New Roman" w:cs="Times New Roman"/>
          <w:sz w:val="24"/>
        </w:rPr>
      </w:r>
      <w:r w:rsidR="00C03537">
        <w:rPr>
          <w:rFonts w:ascii="Times New Roman" w:hAnsi="Times New Roman" w:cs="Times New Roman"/>
          <w:sz w:val="24"/>
        </w:rPr>
        <w:fldChar w:fldCharType="end"/>
      </w:r>
      <w:r w:rsidR="00A06174" w:rsidRPr="004D5F9E">
        <w:rPr>
          <w:rFonts w:ascii="Times New Roman" w:hAnsi="Times New Roman" w:cs="Times New Roman"/>
          <w:sz w:val="24"/>
        </w:rPr>
      </w:r>
      <w:r w:rsidR="00A06174" w:rsidRPr="004D5F9E">
        <w:rPr>
          <w:rFonts w:ascii="Times New Roman" w:hAnsi="Times New Roman" w:cs="Times New Roman"/>
          <w:sz w:val="24"/>
        </w:rPr>
        <w:fldChar w:fldCharType="separate"/>
      </w:r>
      <w:r w:rsidR="00C03537" w:rsidRPr="00C03537">
        <w:rPr>
          <w:rFonts w:ascii="Times New Roman" w:hAnsi="Times New Roman" w:cs="Times New Roman"/>
          <w:noProof/>
          <w:sz w:val="24"/>
          <w:vertAlign w:val="superscript"/>
        </w:rPr>
        <w:t>9,10</w:t>
      </w:r>
      <w:r w:rsidR="00A06174" w:rsidRPr="004D5F9E">
        <w:rPr>
          <w:rFonts w:ascii="Times New Roman" w:hAnsi="Times New Roman" w:cs="Times New Roman"/>
          <w:sz w:val="24"/>
        </w:rPr>
        <w:fldChar w:fldCharType="end"/>
      </w:r>
      <w:r w:rsidR="00995603" w:rsidRPr="004D5F9E">
        <w:rPr>
          <w:rFonts w:ascii="Times New Roman" w:hAnsi="Times New Roman" w:cs="Times New Roman"/>
          <w:sz w:val="24"/>
        </w:rPr>
        <w:t xml:space="preserve"> </w:t>
      </w:r>
      <w:proofErr w:type="gramStart"/>
      <w:r w:rsidR="00995603" w:rsidRPr="004D5F9E">
        <w:rPr>
          <w:rFonts w:ascii="Times New Roman" w:hAnsi="Times New Roman" w:cs="Times New Roman"/>
          <w:sz w:val="24"/>
        </w:rPr>
        <w:t>The</w:t>
      </w:r>
      <w:proofErr w:type="gramEnd"/>
      <w:r w:rsidR="00995603" w:rsidRPr="004D5F9E">
        <w:rPr>
          <w:rFonts w:ascii="Times New Roman" w:hAnsi="Times New Roman" w:cs="Times New Roman"/>
          <w:sz w:val="24"/>
        </w:rPr>
        <w:t xml:space="preserve"> model accounted for </w:t>
      </w:r>
      <w:r w:rsidR="004E0726" w:rsidRPr="004D5F9E">
        <w:rPr>
          <w:rFonts w:ascii="Times New Roman" w:hAnsi="Times New Roman" w:cs="Times New Roman"/>
          <w:sz w:val="24"/>
        </w:rPr>
        <w:t xml:space="preserve">the </w:t>
      </w:r>
      <w:r w:rsidR="00593D08">
        <w:rPr>
          <w:rFonts w:ascii="Times New Roman" w:hAnsi="Times New Roman" w:cs="Times New Roman"/>
          <w:sz w:val="24"/>
        </w:rPr>
        <w:t xml:space="preserve">possibility </w:t>
      </w:r>
      <w:r w:rsidR="004E0726" w:rsidRPr="004D5F9E">
        <w:rPr>
          <w:rFonts w:ascii="Times New Roman" w:hAnsi="Times New Roman" w:cs="Times New Roman"/>
          <w:sz w:val="24"/>
        </w:rPr>
        <w:t xml:space="preserve">that </w:t>
      </w:r>
      <w:r w:rsidR="007848F6">
        <w:rPr>
          <w:rFonts w:ascii="Times New Roman" w:hAnsi="Times New Roman" w:cs="Times New Roman"/>
          <w:sz w:val="24"/>
        </w:rPr>
        <w:t>BP</w:t>
      </w:r>
      <w:r w:rsidR="00F93E0A" w:rsidRPr="004D5F9E">
        <w:rPr>
          <w:rFonts w:ascii="Times New Roman" w:hAnsi="Times New Roman" w:cs="Times New Roman"/>
          <w:sz w:val="24"/>
        </w:rPr>
        <w:t xml:space="preserve"> </w:t>
      </w:r>
      <w:r w:rsidR="004E0726" w:rsidRPr="004D5F9E">
        <w:rPr>
          <w:rFonts w:ascii="Times New Roman" w:hAnsi="Times New Roman" w:cs="Times New Roman"/>
          <w:sz w:val="24"/>
        </w:rPr>
        <w:t>in sub</w:t>
      </w:r>
      <w:r w:rsidR="00EF60F5" w:rsidRPr="004D5F9E">
        <w:rPr>
          <w:rFonts w:ascii="Times New Roman" w:hAnsi="Times New Roman" w:cs="Times New Roman"/>
          <w:sz w:val="24"/>
        </w:rPr>
        <w:t>-</w:t>
      </w:r>
      <w:r w:rsidR="004E0726" w:rsidRPr="004D5F9E">
        <w:rPr>
          <w:rFonts w:ascii="Times New Roman" w:hAnsi="Times New Roman" w:cs="Times New Roman"/>
          <w:sz w:val="24"/>
        </w:rPr>
        <w:t>national and community studies might</w:t>
      </w:r>
      <w:r w:rsidR="00F93E0A" w:rsidRPr="004D5F9E">
        <w:rPr>
          <w:rFonts w:ascii="Times New Roman" w:hAnsi="Times New Roman" w:cs="Times New Roman"/>
          <w:sz w:val="24"/>
        </w:rPr>
        <w:t xml:space="preserve"> </w:t>
      </w:r>
      <w:r w:rsidR="004E0726" w:rsidRPr="004D5F9E">
        <w:rPr>
          <w:rFonts w:ascii="Times New Roman" w:hAnsi="Times New Roman" w:cs="Times New Roman"/>
          <w:sz w:val="24"/>
        </w:rPr>
        <w:t>systematically differ from nationally representative</w:t>
      </w:r>
      <w:r w:rsidR="00F93E0A" w:rsidRPr="004D5F9E">
        <w:rPr>
          <w:rFonts w:ascii="Times New Roman" w:hAnsi="Times New Roman" w:cs="Times New Roman"/>
          <w:sz w:val="24"/>
        </w:rPr>
        <w:t xml:space="preserve"> ones</w:t>
      </w:r>
      <w:r w:rsidR="004E0726" w:rsidRPr="004D5F9E">
        <w:rPr>
          <w:rFonts w:ascii="Times New Roman" w:hAnsi="Times New Roman" w:cs="Times New Roman"/>
          <w:sz w:val="24"/>
        </w:rPr>
        <w:t>, and to ha</w:t>
      </w:r>
      <w:r w:rsidR="00F93E0A" w:rsidRPr="004D5F9E">
        <w:rPr>
          <w:rFonts w:ascii="Times New Roman" w:hAnsi="Times New Roman" w:cs="Times New Roman"/>
          <w:sz w:val="24"/>
        </w:rPr>
        <w:t xml:space="preserve">ve larger variation </w:t>
      </w:r>
      <w:r w:rsidR="004E0726" w:rsidRPr="004D5F9E">
        <w:rPr>
          <w:rFonts w:ascii="Times New Roman" w:hAnsi="Times New Roman" w:cs="Times New Roman"/>
          <w:sz w:val="24"/>
        </w:rPr>
        <w:t xml:space="preserve">than </w:t>
      </w:r>
      <w:r w:rsidR="005C3152" w:rsidRPr="004D5F9E">
        <w:rPr>
          <w:rFonts w:ascii="Times New Roman" w:hAnsi="Times New Roman" w:cs="Times New Roman"/>
          <w:sz w:val="24"/>
        </w:rPr>
        <w:t xml:space="preserve">in </w:t>
      </w:r>
      <w:r w:rsidR="004E0726" w:rsidRPr="004D5F9E">
        <w:rPr>
          <w:rFonts w:ascii="Times New Roman" w:hAnsi="Times New Roman" w:cs="Times New Roman"/>
          <w:sz w:val="24"/>
        </w:rPr>
        <w:t>national studies</w:t>
      </w:r>
      <w:r w:rsidR="00593D08">
        <w:rPr>
          <w:rFonts w:ascii="Times New Roman" w:hAnsi="Times New Roman" w:cs="Times New Roman"/>
          <w:sz w:val="24"/>
        </w:rPr>
        <w:t>; it</w:t>
      </w:r>
      <w:r w:rsidR="004E0726" w:rsidRPr="004D5F9E">
        <w:rPr>
          <w:rFonts w:ascii="Times New Roman" w:hAnsi="Times New Roman" w:cs="Times New Roman"/>
          <w:sz w:val="24"/>
        </w:rPr>
        <w:t xml:space="preserve"> </w:t>
      </w:r>
      <w:r w:rsidR="00593D08">
        <w:rPr>
          <w:rFonts w:ascii="Times New Roman" w:hAnsi="Times New Roman" w:cs="Times New Roman"/>
          <w:sz w:val="24"/>
        </w:rPr>
        <w:t>also</w:t>
      </w:r>
      <w:r w:rsidR="00F93E0A" w:rsidRPr="004D5F9E">
        <w:rPr>
          <w:rFonts w:ascii="Times New Roman" w:hAnsi="Times New Roman" w:cs="Times New Roman"/>
          <w:sz w:val="24"/>
        </w:rPr>
        <w:t xml:space="preserve"> accounted for rural-</w:t>
      </w:r>
      <w:r w:rsidR="004E0726" w:rsidRPr="004D5F9E">
        <w:rPr>
          <w:rFonts w:ascii="Times New Roman" w:hAnsi="Times New Roman" w:cs="Times New Roman"/>
          <w:sz w:val="24"/>
        </w:rPr>
        <w:t xml:space="preserve">urban differences in </w:t>
      </w:r>
      <w:r w:rsidR="007848F6">
        <w:rPr>
          <w:rFonts w:ascii="Times New Roman" w:hAnsi="Times New Roman" w:cs="Times New Roman"/>
          <w:sz w:val="24"/>
        </w:rPr>
        <w:t>BP</w:t>
      </w:r>
      <w:r w:rsidR="004E0726" w:rsidRPr="004D5F9E">
        <w:rPr>
          <w:rFonts w:ascii="Times New Roman" w:hAnsi="Times New Roman" w:cs="Times New Roman"/>
          <w:sz w:val="24"/>
        </w:rPr>
        <w:t xml:space="preserve">, </w:t>
      </w:r>
      <w:r w:rsidR="00F93E0A" w:rsidRPr="004D5F9E">
        <w:rPr>
          <w:rFonts w:ascii="Times New Roman" w:hAnsi="Times New Roman" w:cs="Times New Roman"/>
          <w:sz w:val="24"/>
        </w:rPr>
        <w:t>and used it to adjust</w:t>
      </w:r>
      <w:r w:rsidR="004E0726" w:rsidRPr="004D5F9E">
        <w:rPr>
          <w:rFonts w:ascii="Times New Roman" w:hAnsi="Times New Roman" w:cs="Times New Roman"/>
          <w:sz w:val="24"/>
        </w:rPr>
        <w:t xml:space="preserve"> rural-only and urban-only studies. </w:t>
      </w:r>
      <w:r w:rsidRPr="004D5F9E">
        <w:rPr>
          <w:rFonts w:ascii="Times New Roman" w:hAnsi="Times New Roman" w:cs="Times New Roman"/>
          <w:sz w:val="24"/>
        </w:rPr>
        <w:t xml:space="preserve">The statistical model included covariates that help predict </w:t>
      </w:r>
      <w:r w:rsidR="007848F6">
        <w:rPr>
          <w:rFonts w:ascii="Times New Roman" w:hAnsi="Times New Roman" w:cs="Times New Roman"/>
          <w:sz w:val="24"/>
        </w:rPr>
        <w:t>BP</w:t>
      </w:r>
      <w:r w:rsidRPr="004D5F9E">
        <w:rPr>
          <w:rFonts w:ascii="Times New Roman" w:hAnsi="Times New Roman" w:cs="Times New Roman"/>
          <w:sz w:val="24"/>
        </w:rPr>
        <w:t>, including average number of years of education, proportion of national population living in urban areas, and a summary measure of availability of different food types for human consumption</w:t>
      </w:r>
      <w:r w:rsidR="00E83C5C">
        <w:rPr>
          <w:rFonts w:ascii="Times New Roman" w:hAnsi="Times New Roman" w:cs="Times New Roman"/>
          <w:sz w:val="24"/>
        </w:rPr>
        <w:t xml:space="preserve"> (see Appendix 3 for details)</w:t>
      </w:r>
      <w:r w:rsidRPr="004D5F9E">
        <w:rPr>
          <w:rFonts w:ascii="Times New Roman" w:hAnsi="Times New Roman" w:cs="Times New Roman"/>
          <w:sz w:val="24"/>
        </w:rPr>
        <w:t xml:space="preserve">. </w:t>
      </w:r>
    </w:p>
    <w:p w14:paraId="46E9D1F1" w14:textId="77777777" w:rsidR="002D1777" w:rsidRPr="004D5F9E" w:rsidRDefault="002D1777" w:rsidP="00B70B62">
      <w:pPr>
        <w:spacing w:after="0" w:line="480" w:lineRule="auto"/>
        <w:jc w:val="both"/>
        <w:rPr>
          <w:rFonts w:ascii="Times New Roman" w:hAnsi="Times New Roman" w:cs="Times New Roman"/>
          <w:sz w:val="24"/>
        </w:rPr>
      </w:pPr>
    </w:p>
    <w:p w14:paraId="1327D8B4" w14:textId="2A4F7F24" w:rsidR="002D1777" w:rsidRPr="004D5F9E" w:rsidRDefault="002D1777" w:rsidP="00B70B62">
      <w:pPr>
        <w:spacing w:after="0" w:line="480" w:lineRule="auto"/>
        <w:jc w:val="both"/>
        <w:rPr>
          <w:rFonts w:ascii="Times New Roman" w:hAnsi="Times New Roman" w:cs="Times New Roman"/>
          <w:sz w:val="24"/>
          <w:vertAlign w:val="superscript"/>
        </w:rPr>
      </w:pPr>
      <w:r w:rsidRPr="004D5F9E">
        <w:rPr>
          <w:rFonts w:ascii="Times New Roman" w:hAnsi="Times New Roman" w:cs="Times New Roman"/>
          <w:sz w:val="24"/>
        </w:rPr>
        <w:t>We fitted th</w:t>
      </w:r>
      <w:r w:rsidR="00F93E0A" w:rsidRPr="004D5F9E">
        <w:rPr>
          <w:rFonts w:ascii="Times New Roman" w:hAnsi="Times New Roman" w:cs="Times New Roman"/>
          <w:sz w:val="24"/>
        </w:rPr>
        <w:t>e</w:t>
      </w:r>
      <w:r w:rsidRPr="004D5F9E">
        <w:rPr>
          <w:rFonts w:ascii="Times New Roman" w:hAnsi="Times New Roman" w:cs="Times New Roman"/>
          <w:sz w:val="24"/>
        </w:rPr>
        <w:t xml:space="preserve"> </w:t>
      </w:r>
      <w:r w:rsidR="005C3152" w:rsidRPr="004D5F9E">
        <w:rPr>
          <w:rFonts w:ascii="Times New Roman" w:hAnsi="Times New Roman" w:cs="Times New Roman"/>
          <w:sz w:val="24"/>
        </w:rPr>
        <w:t>statistical</w:t>
      </w:r>
      <w:r w:rsidRPr="004D5F9E">
        <w:rPr>
          <w:rFonts w:ascii="Times New Roman" w:hAnsi="Times New Roman" w:cs="Times New Roman"/>
          <w:sz w:val="24"/>
        </w:rPr>
        <w:t xml:space="preserve"> model with the Markov cha</w:t>
      </w:r>
      <w:r w:rsidR="00C70191">
        <w:rPr>
          <w:rFonts w:ascii="Times New Roman" w:hAnsi="Times New Roman" w:cs="Times New Roman"/>
          <w:sz w:val="24"/>
        </w:rPr>
        <w:t>in Monte Carlo (MCMC) algorithm, and obtained</w:t>
      </w:r>
      <w:r w:rsidRPr="004D5F9E">
        <w:rPr>
          <w:rFonts w:ascii="Times New Roman" w:hAnsi="Times New Roman" w:cs="Times New Roman"/>
          <w:sz w:val="24"/>
        </w:rPr>
        <w:t xml:space="preserve"> 5,000 post-burn-in samples from the posterior distribution of model parameters, which were in turn used to obtain the posterior distributions of </w:t>
      </w:r>
      <w:r w:rsidR="0047641D" w:rsidRPr="004D5F9E">
        <w:rPr>
          <w:rFonts w:ascii="Times New Roman" w:hAnsi="Times New Roman" w:cs="Times New Roman"/>
          <w:sz w:val="24"/>
        </w:rPr>
        <w:t>primary outcomes</w:t>
      </w:r>
      <w:r w:rsidRPr="004D5F9E">
        <w:rPr>
          <w:rFonts w:ascii="Times New Roman" w:hAnsi="Times New Roman" w:cs="Times New Roman"/>
          <w:sz w:val="24"/>
        </w:rPr>
        <w:t>. The reported credible intervals (CrI) represent the 2.5</w:t>
      </w:r>
      <w:r w:rsidRPr="004D5F9E">
        <w:rPr>
          <w:rFonts w:ascii="Times New Roman" w:hAnsi="Times New Roman" w:cs="Times New Roman"/>
          <w:sz w:val="24"/>
          <w:vertAlign w:val="superscript"/>
        </w:rPr>
        <w:t>th</w:t>
      </w:r>
      <w:r w:rsidRPr="004D5F9E">
        <w:rPr>
          <w:rFonts w:ascii="Times New Roman" w:hAnsi="Times New Roman" w:cs="Times New Roman"/>
          <w:sz w:val="24"/>
        </w:rPr>
        <w:t>-97.5</w:t>
      </w:r>
      <w:r w:rsidRPr="004D5F9E">
        <w:rPr>
          <w:rFonts w:ascii="Times New Roman" w:hAnsi="Times New Roman" w:cs="Times New Roman"/>
          <w:sz w:val="24"/>
          <w:vertAlign w:val="superscript"/>
        </w:rPr>
        <w:t>th</w:t>
      </w:r>
      <w:r w:rsidR="00F93E0A" w:rsidRPr="004D5F9E">
        <w:rPr>
          <w:rFonts w:ascii="Times New Roman" w:hAnsi="Times New Roman" w:cs="Times New Roman"/>
          <w:sz w:val="24"/>
        </w:rPr>
        <w:t xml:space="preserve"> </w:t>
      </w:r>
      <w:r w:rsidRPr="004D5F9E">
        <w:rPr>
          <w:rFonts w:ascii="Times New Roman" w:hAnsi="Times New Roman" w:cs="Times New Roman"/>
          <w:sz w:val="24"/>
        </w:rPr>
        <w:t>percentiles of the posterior distributions.</w:t>
      </w:r>
      <w:r w:rsidR="00F93E0A" w:rsidRPr="004D5F9E">
        <w:rPr>
          <w:rFonts w:ascii="Times New Roman" w:hAnsi="Times New Roman" w:cs="Times New Roman"/>
          <w:sz w:val="24"/>
        </w:rPr>
        <w:t xml:space="preserve"> </w:t>
      </w:r>
      <w:r w:rsidR="00445EE5">
        <w:rPr>
          <w:rFonts w:ascii="Times New Roman" w:hAnsi="Times New Roman" w:cs="Times New Roman"/>
          <w:sz w:val="24"/>
        </w:rPr>
        <w:t>Each primary outcome</w:t>
      </w:r>
      <w:r w:rsidR="00445EE5" w:rsidRPr="00445EE5">
        <w:rPr>
          <w:rFonts w:ascii="Times New Roman" w:hAnsi="Times New Roman" w:cs="Times New Roman"/>
          <w:sz w:val="24"/>
        </w:rPr>
        <w:t xml:space="preserve"> </w:t>
      </w:r>
      <w:r w:rsidR="00445EE5">
        <w:rPr>
          <w:rFonts w:ascii="Times New Roman" w:hAnsi="Times New Roman" w:cs="Times New Roman"/>
          <w:sz w:val="24"/>
        </w:rPr>
        <w:t>was analysed separately, and all</w:t>
      </w:r>
      <w:r w:rsidR="00445EE5" w:rsidRPr="004D5F9E">
        <w:rPr>
          <w:rFonts w:ascii="Times New Roman" w:hAnsi="Times New Roman" w:cs="Times New Roman"/>
          <w:sz w:val="24"/>
        </w:rPr>
        <w:t xml:space="preserve"> analy</w:t>
      </w:r>
      <w:r w:rsidR="00445EE5">
        <w:rPr>
          <w:rFonts w:ascii="Times New Roman" w:hAnsi="Times New Roman" w:cs="Times New Roman"/>
          <w:sz w:val="24"/>
        </w:rPr>
        <w:t xml:space="preserve">ses were done separately by sex to allow </w:t>
      </w:r>
      <w:r w:rsidR="007848F6">
        <w:rPr>
          <w:rFonts w:ascii="Times New Roman" w:hAnsi="Times New Roman" w:cs="Times New Roman"/>
          <w:sz w:val="24"/>
        </w:rPr>
        <w:t>BP</w:t>
      </w:r>
      <w:r w:rsidR="00445EE5">
        <w:rPr>
          <w:rFonts w:ascii="Times New Roman" w:hAnsi="Times New Roman" w:cs="Times New Roman"/>
          <w:sz w:val="24"/>
        </w:rPr>
        <w:t xml:space="preserve"> levels, trends, and age associations to differ among outcomes and between men and women.</w:t>
      </w:r>
    </w:p>
    <w:p w14:paraId="7AB1362C" w14:textId="4A39E175" w:rsidR="00B70B62" w:rsidRPr="004D5F9E" w:rsidRDefault="00B70B62" w:rsidP="00B70B62">
      <w:pPr>
        <w:spacing w:after="0" w:line="480" w:lineRule="auto"/>
        <w:jc w:val="both"/>
        <w:rPr>
          <w:rFonts w:ascii="Times New Roman" w:hAnsi="Times New Roman" w:cs="Times New Roman"/>
          <w:sz w:val="24"/>
        </w:rPr>
      </w:pPr>
    </w:p>
    <w:p w14:paraId="263F3A51" w14:textId="3FBD6CB4" w:rsidR="003477A6" w:rsidRPr="004D5F9E" w:rsidRDefault="00A14305" w:rsidP="003477A6">
      <w:pPr>
        <w:spacing w:after="0" w:line="480" w:lineRule="auto"/>
        <w:jc w:val="both"/>
        <w:rPr>
          <w:rFonts w:ascii="Times New Roman" w:hAnsi="Times New Roman" w:cs="Times New Roman"/>
          <w:sz w:val="24"/>
        </w:rPr>
      </w:pPr>
      <w:r w:rsidRPr="004D5F9E">
        <w:rPr>
          <w:rFonts w:ascii="Times New Roman" w:hAnsi="Times New Roman" w:cs="Times New Roman"/>
          <w:sz w:val="24"/>
        </w:rPr>
        <w:t xml:space="preserve">We </w:t>
      </w:r>
      <w:r w:rsidR="0041248D" w:rsidRPr="004D5F9E">
        <w:rPr>
          <w:rFonts w:ascii="Times New Roman" w:hAnsi="Times New Roman" w:cs="Times New Roman"/>
          <w:sz w:val="24"/>
        </w:rPr>
        <w:t>calculated</w:t>
      </w:r>
      <w:r w:rsidRPr="004D5F9E">
        <w:rPr>
          <w:rFonts w:ascii="Times New Roman" w:hAnsi="Times New Roman" w:cs="Times New Roman"/>
          <w:sz w:val="24"/>
        </w:rPr>
        <w:t xml:space="preserve"> average change</w:t>
      </w:r>
      <w:r w:rsidR="001C5B4D" w:rsidRPr="004D5F9E">
        <w:rPr>
          <w:rFonts w:ascii="Times New Roman" w:hAnsi="Times New Roman" w:cs="Times New Roman"/>
          <w:sz w:val="24"/>
        </w:rPr>
        <w:t xml:space="preserve"> per decade</w:t>
      </w:r>
      <w:r w:rsidRPr="004D5F9E">
        <w:rPr>
          <w:rFonts w:ascii="Times New Roman" w:hAnsi="Times New Roman" w:cs="Times New Roman"/>
          <w:sz w:val="24"/>
        </w:rPr>
        <w:t xml:space="preserve"> in mean</w:t>
      </w:r>
      <w:r w:rsidR="000115EA" w:rsidRPr="004D5F9E">
        <w:rPr>
          <w:rFonts w:ascii="Times New Roman" w:hAnsi="Times New Roman" w:cs="Times New Roman"/>
          <w:sz w:val="24"/>
        </w:rPr>
        <w:t xml:space="preserve"> </w:t>
      </w:r>
      <w:r w:rsidR="007848F6">
        <w:rPr>
          <w:rFonts w:ascii="Times New Roman" w:hAnsi="Times New Roman" w:cs="Times New Roman"/>
          <w:sz w:val="24"/>
        </w:rPr>
        <w:t>BP</w:t>
      </w:r>
      <w:r w:rsidRPr="004D5F9E">
        <w:rPr>
          <w:rFonts w:ascii="Times New Roman" w:hAnsi="Times New Roman" w:cs="Times New Roman"/>
          <w:sz w:val="24"/>
        </w:rPr>
        <w:t xml:space="preserve"> and prevalence </w:t>
      </w:r>
      <w:r w:rsidR="005C3152" w:rsidRPr="004D5F9E">
        <w:rPr>
          <w:rFonts w:ascii="Times New Roman" w:hAnsi="Times New Roman" w:cs="Times New Roman"/>
          <w:sz w:val="24"/>
        </w:rPr>
        <w:t>o</w:t>
      </w:r>
      <w:r w:rsidR="000115EA" w:rsidRPr="004D5F9E">
        <w:rPr>
          <w:rFonts w:ascii="Times New Roman" w:hAnsi="Times New Roman" w:cs="Times New Roman"/>
          <w:sz w:val="24"/>
        </w:rPr>
        <w:t xml:space="preserve">f raised </w:t>
      </w:r>
      <w:r w:rsidR="007848F6">
        <w:rPr>
          <w:rFonts w:ascii="Times New Roman" w:hAnsi="Times New Roman" w:cs="Times New Roman"/>
          <w:sz w:val="24"/>
        </w:rPr>
        <w:t>BP</w:t>
      </w:r>
      <w:r w:rsidR="000115EA" w:rsidRPr="004D5F9E">
        <w:rPr>
          <w:rFonts w:ascii="Times New Roman" w:hAnsi="Times New Roman" w:cs="Times New Roman"/>
          <w:sz w:val="24"/>
        </w:rPr>
        <w:t xml:space="preserve"> </w:t>
      </w:r>
      <w:r w:rsidRPr="004D5F9E">
        <w:rPr>
          <w:rFonts w:ascii="Times New Roman" w:hAnsi="Times New Roman" w:cs="Times New Roman"/>
          <w:sz w:val="24"/>
        </w:rPr>
        <w:t>over the 4</w:t>
      </w:r>
      <w:r w:rsidR="00EA5BBE" w:rsidRPr="004D5F9E">
        <w:rPr>
          <w:rFonts w:ascii="Times New Roman" w:hAnsi="Times New Roman" w:cs="Times New Roman"/>
          <w:sz w:val="24"/>
        </w:rPr>
        <w:t>1</w:t>
      </w:r>
      <w:r w:rsidRPr="004D5F9E">
        <w:rPr>
          <w:rFonts w:ascii="Times New Roman" w:hAnsi="Times New Roman" w:cs="Times New Roman"/>
          <w:sz w:val="24"/>
        </w:rPr>
        <w:t xml:space="preserve"> years of analysis</w:t>
      </w:r>
      <w:r w:rsidR="0041248D" w:rsidRPr="004D5F9E">
        <w:rPr>
          <w:rFonts w:ascii="Times New Roman" w:hAnsi="Times New Roman" w:cs="Times New Roman"/>
          <w:sz w:val="24"/>
        </w:rPr>
        <w:t xml:space="preserve"> (reported as change per decade)</w:t>
      </w:r>
      <w:r w:rsidRPr="004D5F9E">
        <w:rPr>
          <w:rFonts w:ascii="Times New Roman" w:hAnsi="Times New Roman" w:cs="Times New Roman"/>
          <w:sz w:val="24"/>
        </w:rPr>
        <w:t xml:space="preserve">. We also report the posterior probability (PP) that an estimated </w:t>
      </w:r>
      <w:r w:rsidR="00D2025A" w:rsidRPr="004D5F9E">
        <w:rPr>
          <w:rFonts w:ascii="Times New Roman" w:hAnsi="Times New Roman" w:cs="Times New Roman"/>
          <w:sz w:val="24"/>
        </w:rPr>
        <w:t xml:space="preserve">trend </w:t>
      </w:r>
      <w:r w:rsidRPr="004D5F9E">
        <w:rPr>
          <w:rFonts w:ascii="Times New Roman" w:hAnsi="Times New Roman" w:cs="Times New Roman"/>
          <w:sz w:val="24"/>
        </w:rPr>
        <w:t>represents</w:t>
      </w:r>
      <w:r w:rsidR="00D2025A" w:rsidRPr="004D5F9E">
        <w:rPr>
          <w:rFonts w:ascii="Times New Roman" w:hAnsi="Times New Roman" w:cs="Times New Roman"/>
          <w:sz w:val="24"/>
        </w:rPr>
        <w:t xml:space="preserve"> a </w:t>
      </w:r>
      <w:r w:rsidR="009D30EA">
        <w:rPr>
          <w:rFonts w:ascii="Times New Roman" w:hAnsi="Times New Roman" w:cs="Times New Roman"/>
          <w:sz w:val="24"/>
        </w:rPr>
        <w:t>true</w:t>
      </w:r>
      <w:r w:rsidR="009D30EA" w:rsidRPr="004D5F9E">
        <w:rPr>
          <w:rFonts w:ascii="Times New Roman" w:hAnsi="Times New Roman" w:cs="Times New Roman"/>
          <w:sz w:val="24"/>
        </w:rPr>
        <w:t xml:space="preserve"> </w:t>
      </w:r>
      <w:r w:rsidR="00D2025A" w:rsidRPr="004D5F9E">
        <w:rPr>
          <w:rFonts w:ascii="Times New Roman" w:hAnsi="Times New Roman" w:cs="Times New Roman"/>
          <w:sz w:val="24"/>
        </w:rPr>
        <w:t>increase</w:t>
      </w:r>
      <w:r w:rsidRPr="004D5F9E">
        <w:rPr>
          <w:rFonts w:ascii="Times New Roman" w:hAnsi="Times New Roman" w:cs="Times New Roman"/>
          <w:sz w:val="24"/>
        </w:rPr>
        <w:t xml:space="preserve"> or decreas</w:t>
      </w:r>
      <w:r w:rsidR="00D2025A" w:rsidRPr="004D5F9E">
        <w:rPr>
          <w:rFonts w:ascii="Times New Roman" w:hAnsi="Times New Roman" w:cs="Times New Roman"/>
          <w:sz w:val="24"/>
        </w:rPr>
        <w:t>e</w:t>
      </w:r>
      <w:r w:rsidRPr="004D5F9E">
        <w:rPr>
          <w:rFonts w:ascii="Times New Roman" w:hAnsi="Times New Roman" w:cs="Times New Roman"/>
          <w:sz w:val="24"/>
          <w:szCs w:val="24"/>
        </w:rPr>
        <w:t>.</w:t>
      </w:r>
      <w:r w:rsidR="001C5B4D" w:rsidRPr="004D5F9E">
        <w:rPr>
          <w:rFonts w:ascii="Times New Roman" w:hAnsi="Times New Roman" w:cs="Times New Roman"/>
          <w:bCs/>
          <w:color w:val="000000"/>
          <w:sz w:val="24"/>
          <w:szCs w:val="24"/>
        </w:rPr>
        <w:t xml:space="preserve"> </w:t>
      </w:r>
      <w:r w:rsidR="001C5B4D" w:rsidRPr="004D5F9E">
        <w:rPr>
          <w:rFonts w:ascii="Times New Roman" w:hAnsi="Times New Roman" w:cs="Times New Roman"/>
          <w:sz w:val="24"/>
        </w:rPr>
        <w:t xml:space="preserve">Age-standardised estimates were generated </w:t>
      </w:r>
      <w:r w:rsidR="00593D08">
        <w:rPr>
          <w:rFonts w:ascii="Times New Roman" w:hAnsi="Times New Roman" w:cs="Times New Roman"/>
          <w:sz w:val="24"/>
        </w:rPr>
        <w:t>using</w:t>
      </w:r>
      <w:r w:rsidR="001C5B4D" w:rsidRPr="004D5F9E">
        <w:rPr>
          <w:rFonts w:ascii="Times New Roman" w:hAnsi="Times New Roman" w:cs="Times New Roman"/>
          <w:sz w:val="24"/>
        </w:rPr>
        <w:t xml:space="preserve"> </w:t>
      </w:r>
      <w:r w:rsidR="00EA5BBE" w:rsidRPr="004D5F9E">
        <w:rPr>
          <w:rFonts w:ascii="Times New Roman" w:hAnsi="Times New Roman" w:cs="Times New Roman"/>
          <w:sz w:val="24"/>
        </w:rPr>
        <w:t xml:space="preserve">the </w:t>
      </w:r>
      <w:ins w:id="2" w:author="Zhou, Bin" w:date="2016-10-15T15:51:00Z">
        <w:r w:rsidR="00393228">
          <w:rPr>
            <w:rFonts w:ascii="Times New Roman" w:hAnsi="Times New Roman" w:cs="Times New Roman"/>
            <w:sz w:val="24"/>
          </w:rPr>
          <w:t>World Health Organization (</w:t>
        </w:r>
      </w:ins>
      <w:r w:rsidR="001C5B4D" w:rsidRPr="004D5F9E">
        <w:rPr>
          <w:rFonts w:ascii="Times New Roman" w:hAnsi="Times New Roman" w:cs="Times New Roman"/>
          <w:sz w:val="24"/>
        </w:rPr>
        <w:t>WHO</w:t>
      </w:r>
      <w:ins w:id="3" w:author="Zhou, Bin" w:date="2016-10-15T15:51:00Z">
        <w:r w:rsidR="00393228">
          <w:rPr>
            <w:rFonts w:ascii="Times New Roman" w:hAnsi="Times New Roman" w:cs="Times New Roman"/>
            <w:sz w:val="24"/>
          </w:rPr>
          <w:t>)</w:t>
        </w:r>
      </w:ins>
      <w:r w:rsidR="001C5B4D" w:rsidRPr="004D5F9E">
        <w:rPr>
          <w:rFonts w:ascii="Times New Roman" w:hAnsi="Times New Roman" w:cs="Times New Roman"/>
          <w:sz w:val="24"/>
        </w:rPr>
        <w:t xml:space="preserve"> standard population</w:t>
      </w:r>
      <w:r w:rsidR="00647CC5">
        <w:rPr>
          <w:rFonts w:ascii="Times New Roman" w:hAnsi="Times New Roman" w:cs="Times New Roman"/>
          <w:sz w:val="24"/>
        </w:rPr>
        <w:t>,</w:t>
      </w:r>
      <w:r w:rsidR="00C03537">
        <w:rPr>
          <w:rFonts w:ascii="Times New Roman" w:hAnsi="Times New Roman" w:cs="Times New Roman"/>
          <w:sz w:val="24"/>
        </w:rPr>
        <w:fldChar w:fldCharType="begin"/>
      </w:r>
      <w:r w:rsidR="007848F6">
        <w:rPr>
          <w:rFonts w:ascii="Times New Roman" w:hAnsi="Times New Roman" w:cs="Times New Roman"/>
          <w:sz w:val="24"/>
        </w:rPr>
        <w:instrText xml:space="preserve"> ADDIN EN.CITE &lt;EndNote&gt;&lt;Cite&gt;&lt;Author&gt;Ahmad&lt;/Author&gt;&lt;Year&gt;2001&lt;/Year&gt;&lt;RecNum&gt;28&lt;/RecNum&gt;&lt;DisplayText&gt;&lt;style face="superscript"&gt;11&lt;/style&gt;&lt;/DisplayText&gt;&lt;record&gt;&lt;rec-number&gt;28&lt;/rec-number&gt;&lt;foreign-keys&gt;&lt;key app="EN" db-id="vexpzzado9st5ceptv5v0ttevt2xpwrvx900" timestamp="1470253188"&gt;28&lt;/key&gt;&lt;/foreign-keys&gt;&lt;ref-type name="Report"&gt;27&lt;/ref-type&gt;&lt;contributors&gt;&lt;authors&gt;&lt;author&gt;Ahmad, O. B.&lt;/author&gt;&lt;author&gt;Boschi-Pinto, C.&lt;/author&gt;&lt;author&gt;Lopez, A. D.&lt;/author&gt;&lt;author&gt;Murray, C. J.&lt;/author&gt;&lt;author&gt;Lozano, R.&lt;/author&gt;&lt;author&gt;Inoue, M.&lt;/author&gt;&lt;/authors&gt;&lt;/contributors&gt;&lt;titles&gt;&lt;title&gt;Age standardization of rates: a new WHO standard&lt;/title&gt;&lt;/titles&gt;&lt;dates&gt;&lt;year&gt;2001&lt;/year&gt;&lt;/dates&gt;&lt;pub-location&gt;Geneva&lt;/pub-location&gt;&lt;publisher&gt;World Health Organization&lt;/publisher&gt;&lt;urls&gt;&lt;/urls&gt;&lt;/record&gt;&lt;/Cite&gt;&lt;/EndNote&gt;</w:instrText>
      </w:r>
      <w:r w:rsidR="00C03537">
        <w:rPr>
          <w:rFonts w:ascii="Times New Roman" w:hAnsi="Times New Roman" w:cs="Times New Roman"/>
          <w:sz w:val="24"/>
        </w:rPr>
        <w:fldChar w:fldCharType="separate"/>
      </w:r>
      <w:r w:rsidR="007848F6" w:rsidRPr="007848F6">
        <w:rPr>
          <w:rFonts w:ascii="Times New Roman" w:hAnsi="Times New Roman" w:cs="Times New Roman"/>
          <w:noProof/>
          <w:sz w:val="24"/>
          <w:vertAlign w:val="superscript"/>
        </w:rPr>
        <w:t>11</w:t>
      </w:r>
      <w:r w:rsidR="00C03537">
        <w:rPr>
          <w:rFonts w:ascii="Times New Roman" w:hAnsi="Times New Roman" w:cs="Times New Roman"/>
          <w:sz w:val="24"/>
        </w:rPr>
        <w:fldChar w:fldCharType="end"/>
      </w:r>
      <w:r w:rsidR="00647CC5">
        <w:rPr>
          <w:rFonts w:ascii="Times New Roman" w:hAnsi="Times New Roman" w:cs="Times New Roman"/>
          <w:sz w:val="24"/>
        </w:rPr>
        <w:t xml:space="preserve"> by </w:t>
      </w:r>
      <w:r w:rsidR="00647CC5" w:rsidRPr="00647CC5">
        <w:rPr>
          <w:rFonts w:ascii="Times New Roman" w:hAnsi="Times New Roman" w:cs="Times New Roman"/>
          <w:sz w:val="24"/>
        </w:rPr>
        <w:t>taking weighted means of age</w:t>
      </w:r>
      <w:r w:rsidR="00647CC5">
        <w:rPr>
          <w:rFonts w:ascii="Times New Roman" w:hAnsi="Times New Roman" w:cs="Times New Roman"/>
          <w:sz w:val="24"/>
        </w:rPr>
        <w:t xml:space="preserve">-sex-specific estimates, </w:t>
      </w:r>
      <w:r w:rsidR="00647CC5" w:rsidRPr="00647CC5">
        <w:rPr>
          <w:rFonts w:ascii="Times New Roman" w:hAnsi="Times New Roman" w:cs="Times New Roman"/>
          <w:sz w:val="24"/>
        </w:rPr>
        <w:t>with use of age weights from the standard population</w:t>
      </w:r>
      <w:r w:rsidR="00965156">
        <w:rPr>
          <w:rFonts w:ascii="Times New Roman" w:hAnsi="Times New Roman" w:cs="Times New Roman"/>
          <w:sz w:val="24"/>
        </w:rPr>
        <w:t>.</w:t>
      </w:r>
      <w:r w:rsidR="00273B6B">
        <w:rPr>
          <w:rFonts w:ascii="Times New Roman" w:hAnsi="Times New Roman" w:cs="Times New Roman"/>
          <w:sz w:val="24"/>
        </w:rPr>
        <w:t xml:space="preserve"> </w:t>
      </w:r>
      <w:r w:rsidR="003477A6" w:rsidRPr="004D5F9E">
        <w:rPr>
          <w:rFonts w:ascii="Times New Roman" w:hAnsi="Times New Roman" w:cs="Times New Roman"/>
          <w:sz w:val="24"/>
        </w:rPr>
        <w:t xml:space="preserve">We tested how our statistical model predicted mean </w:t>
      </w:r>
      <w:r w:rsidR="007848F6">
        <w:rPr>
          <w:rFonts w:ascii="Times New Roman" w:hAnsi="Times New Roman" w:cs="Times New Roman"/>
          <w:sz w:val="24"/>
        </w:rPr>
        <w:t>BP</w:t>
      </w:r>
      <w:r w:rsidR="003477A6" w:rsidRPr="004D5F9E">
        <w:rPr>
          <w:rFonts w:ascii="Times New Roman" w:hAnsi="Times New Roman" w:cs="Times New Roman"/>
          <w:sz w:val="24"/>
        </w:rPr>
        <w:t xml:space="preserve"> and the </w:t>
      </w:r>
      <w:r w:rsidR="003477A6" w:rsidRPr="004D5F9E">
        <w:rPr>
          <w:rFonts w:ascii="Times New Roman" w:hAnsi="Times New Roman" w:cs="Times New Roman"/>
          <w:sz w:val="24"/>
        </w:rPr>
        <w:lastRenderedPageBreak/>
        <w:t xml:space="preserve">prevalence of raised </w:t>
      </w:r>
      <w:r w:rsidR="007848F6">
        <w:rPr>
          <w:rFonts w:ascii="Times New Roman" w:hAnsi="Times New Roman" w:cs="Times New Roman"/>
          <w:sz w:val="24"/>
        </w:rPr>
        <w:t>BP</w:t>
      </w:r>
      <w:r w:rsidR="003477A6" w:rsidRPr="004D5F9E">
        <w:rPr>
          <w:rFonts w:ascii="Times New Roman" w:hAnsi="Times New Roman" w:cs="Times New Roman"/>
          <w:sz w:val="24"/>
        </w:rPr>
        <w:t xml:space="preserve"> when a country-year did not have data as described in Appendix</w:t>
      </w:r>
      <w:r w:rsidR="00F62177">
        <w:rPr>
          <w:rFonts w:ascii="Times New Roman" w:hAnsi="Times New Roman" w:cs="Times New Roman"/>
          <w:sz w:val="24"/>
        </w:rPr>
        <w:t xml:space="preserve"> </w:t>
      </w:r>
      <w:r w:rsidR="00E83C5C">
        <w:rPr>
          <w:rFonts w:ascii="Times New Roman" w:hAnsi="Times New Roman" w:cs="Times New Roman"/>
          <w:sz w:val="24"/>
        </w:rPr>
        <w:t>4</w:t>
      </w:r>
      <w:r w:rsidR="003477A6" w:rsidRPr="004D5F9E">
        <w:rPr>
          <w:rFonts w:ascii="Times New Roman" w:hAnsi="Times New Roman" w:cs="Times New Roman"/>
          <w:sz w:val="24"/>
        </w:rPr>
        <w:t xml:space="preserve">, which showed that it </w:t>
      </w:r>
      <w:r w:rsidR="00796D54">
        <w:rPr>
          <w:rFonts w:ascii="Times New Roman" w:hAnsi="Times New Roman" w:cs="Times New Roman"/>
          <w:sz w:val="24"/>
        </w:rPr>
        <w:t>performed well in its predictive</w:t>
      </w:r>
      <w:r w:rsidR="003477A6" w:rsidRPr="004D5F9E">
        <w:rPr>
          <w:rFonts w:ascii="Times New Roman" w:hAnsi="Times New Roman" w:cs="Times New Roman"/>
          <w:sz w:val="24"/>
        </w:rPr>
        <w:t xml:space="preserve"> validity.</w:t>
      </w:r>
    </w:p>
    <w:p w14:paraId="62AD07EC" w14:textId="3F869DBA" w:rsidR="003477A6" w:rsidRPr="00B16045" w:rsidRDefault="00B6195F" w:rsidP="00B6195F">
      <w:pPr>
        <w:tabs>
          <w:tab w:val="left" w:pos="6750"/>
        </w:tabs>
        <w:spacing w:after="0" w:line="480" w:lineRule="auto"/>
        <w:jc w:val="both"/>
        <w:rPr>
          <w:rFonts w:ascii="Times New Roman" w:hAnsi="Times New Roman"/>
          <w:sz w:val="24"/>
        </w:rPr>
      </w:pPr>
      <w:r>
        <w:rPr>
          <w:rFonts w:ascii="Times New Roman" w:hAnsi="Times New Roman"/>
          <w:sz w:val="24"/>
        </w:rPr>
        <w:tab/>
      </w:r>
    </w:p>
    <w:p w14:paraId="08D6BC63" w14:textId="0E8B6D89" w:rsidR="00D64E25" w:rsidRDefault="00D64E25" w:rsidP="00B70B62">
      <w:pPr>
        <w:spacing w:after="0" w:line="480" w:lineRule="auto"/>
        <w:jc w:val="both"/>
        <w:rPr>
          <w:rFonts w:ascii="Times New Roman" w:eastAsia="Malgun Gothic" w:hAnsi="Times New Roman" w:cs="Times New Roman"/>
          <w:bCs/>
          <w:color w:val="000000"/>
          <w:sz w:val="24"/>
          <w:szCs w:val="24"/>
          <w:lang w:eastAsia="en-US"/>
        </w:rPr>
      </w:pPr>
      <w:r w:rsidRPr="00B16045">
        <w:rPr>
          <w:rFonts w:ascii="Times New Roman" w:hAnsi="Times New Roman"/>
          <w:color w:val="000000"/>
          <w:sz w:val="24"/>
        </w:rPr>
        <w:t xml:space="preserve">We </w:t>
      </w:r>
      <w:r>
        <w:rPr>
          <w:rFonts w:ascii="Times New Roman" w:eastAsia="Malgun Gothic" w:hAnsi="Times New Roman" w:cs="Times New Roman"/>
          <w:bCs/>
          <w:color w:val="000000"/>
          <w:sz w:val="24"/>
          <w:szCs w:val="24"/>
          <w:lang w:eastAsia="en-US"/>
        </w:rPr>
        <w:t>calculated t</w:t>
      </w:r>
      <w:r w:rsidR="002A7C0D" w:rsidRPr="004D5F9E">
        <w:rPr>
          <w:rFonts w:ascii="Times New Roman" w:eastAsia="Malgun Gothic" w:hAnsi="Times New Roman" w:cs="Times New Roman"/>
          <w:bCs/>
          <w:color w:val="000000"/>
          <w:sz w:val="24"/>
          <w:szCs w:val="24"/>
          <w:lang w:eastAsia="en-US"/>
        </w:rPr>
        <w:t>he contribution of</w:t>
      </w:r>
      <w:r>
        <w:rPr>
          <w:rFonts w:ascii="Times New Roman" w:eastAsia="Malgun Gothic" w:hAnsi="Times New Roman" w:cs="Times New Roman"/>
          <w:bCs/>
          <w:color w:val="000000"/>
          <w:sz w:val="24"/>
          <w:szCs w:val="24"/>
          <w:lang w:eastAsia="en-US"/>
        </w:rPr>
        <w:t xml:space="preserve"> population growth and ageing to </w:t>
      </w:r>
      <w:r w:rsidR="002B60BF">
        <w:rPr>
          <w:rFonts w:ascii="Times New Roman" w:eastAsia="Malgun Gothic" w:hAnsi="Times New Roman" w:cs="Times New Roman"/>
          <w:bCs/>
          <w:color w:val="000000"/>
          <w:sz w:val="24"/>
          <w:szCs w:val="24"/>
          <w:lang w:eastAsia="en-US"/>
        </w:rPr>
        <w:t xml:space="preserve">the </w:t>
      </w:r>
      <w:r>
        <w:rPr>
          <w:rFonts w:ascii="Times New Roman" w:eastAsia="Malgun Gothic" w:hAnsi="Times New Roman" w:cs="Times New Roman"/>
          <w:bCs/>
          <w:color w:val="000000"/>
          <w:sz w:val="24"/>
          <w:szCs w:val="24"/>
          <w:lang w:eastAsia="en-US"/>
        </w:rPr>
        <w:t xml:space="preserve">change in the number of </w:t>
      </w:r>
      <w:r w:rsidR="00610460">
        <w:rPr>
          <w:rFonts w:ascii="Times New Roman" w:eastAsia="Malgun Gothic" w:hAnsi="Times New Roman" w:cs="Times New Roman"/>
          <w:bCs/>
          <w:color w:val="000000"/>
          <w:sz w:val="24"/>
          <w:szCs w:val="24"/>
          <w:lang w:eastAsia="en-US"/>
        </w:rPr>
        <w:t xml:space="preserve">adults </w:t>
      </w:r>
      <w:r>
        <w:rPr>
          <w:rFonts w:ascii="Times New Roman" w:eastAsia="Malgun Gothic" w:hAnsi="Times New Roman" w:cs="Times New Roman"/>
          <w:bCs/>
          <w:color w:val="000000"/>
          <w:sz w:val="24"/>
          <w:szCs w:val="24"/>
          <w:lang w:eastAsia="en-US"/>
        </w:rPr>
        <w:t xml:space="preserve">with raised </w:t>
      </w:r>
      <w:r w:rsidR="007848F6">
        <w:rPr>
          <w:rFonts w:ascii="Times New Roman" w:eastAsia="Malgun Gothic" w:hAnsi="Times New Roman" w:cs="Times New Roman"/>
          <w:bCs/>
          <w:color w:val="000000"/>
          <w:sz w:val="24"/>
          <w:szCs w:val="24"/>
          <w:lang w:eastAsia="en-US"/>
        </w:rPr>
        <w:t>BP</w:t>
      </w:r>
      <w:r>
        <w:rPr>
          <w:rFonts w:ascii="Times New Roman" w:eastAsia="Malgun Gothic" w:hAnsi="Times New Roman" w:cs="Times New Roman"/>
          <w:bCs/>
          <w:color w:val="000000"/>
          <w:sz w:val="24"/>
          <w:szCs w:val="24"/>
          <w:lang w:eastAsia="en-US"/>
        </w:rPr>
        <w:t xml:space="preserve"> by fixing </w:t>
      </w:r>
      <w:r w:rsidR="002A7C0D" w:rsidRPr="004D5F9E">
        <w:rPr>
          <w:rFonts w:ascii="Times New Roman" w:eastAsia="Malgun Gothic" w:hAnsi="Times New Roman" w:cs="Times New Roman"/>
          <w:bCs/>
          <w:color w:val="000000"/>
          <w:sz w:val="24"/>
          <w:szCs w:val="24"/>
          <w:lang w:eastAsia="en-US"/>
        </w:rPr>
        <w:t xml:space="preserve">age-specific prevalence </w:t>
      </w:r>
      <w:r>
        <w:rPr>
          <w:rFonts w:ascii="Times New Roman" w:eastAsia="Malgun Gothic" w:hAnsi="Times New Roman" w:cs="Times New Roman"/>
          <w:bCs/>
          <w:color w:val="000000"/>
          <w:sz w:val="24"/>
          <w:szCs w:val="24"/>
          <w:lang w:eastAsia="en-US"/>
        </w:rPr>
        <w:t>at its</w:t>
      </w:r>
      <w:r w:rsidR="002A7C0D" w:rsidRPr="004D5F9E">
        <w:rPr>
          <w:rFonts w:ascii="Times New Roman" w:eastAsia="Malgun Gothic" w:hAnsi="Times New Roman" w:cs="Times New Roman"/>
          <w:bCs/>
          <w:color w:val="000000"/>
          <w:sz w:val="24"/>
          <w:szCs w:val="24"/>
          <w:lang w:eastAsia="en-US"/>
        </w:rPr>
        <w:t xml:space="preserve"> 1975 </w:t>
      </w:r>
      <w:r>
        <w:rPr>
          <w:rFonts w:ascii="Times New Roman" w:eastAsia="Malgun Gothic" w:hAnsi="Times New Roman" w:cs="Times New Roman"/>
          <w:bCs/>
          <w:color w:val="000000"/>
          <w:sz w:val="24"/>
          <w:szCs w:val="24"/>
          <w:lang w:eastAsia="en-US"/>
        </w:rPr>
        <w:t>levels</w:t>
      </w:r>
      <w:r w:rsidR="002B60BF">
        <w:rPr>
          <w:rFonts w:ascii="Times New Roman" w:eastAsia="Malgun Gothic" w:hAnsi="Times New Roman" w:cs="Times New Roman"/>
          <w:bCs/>
          <w:color w:val="000000"/>
          <w:sz w:val="24"/>
          <w:szCs w:val="24"/>
          <w:lang w:eastAsia="en-US"/>
        </w:rPr>
        <w:t xml:space="preserve"> while allowing </w:t>
      </w:r>
      <w:r w:rsidR="00ED4CFA">
        <w:rPr>
          <w:rFonts w:ascii="Times New Roman" w:eastAsia="Malgun Gothic" w:hAnsi="Times New Roman" w:cs="Times New Roman"/>
          <w:bCs/>
          <w:color w:val="000000"/>
          <w:sz w:val="24"/>
          <w:szCs w:val="24"/>
          <w:lang w:eastAsia="en-US"/>
        </w:rPr>
        <w:t xml:space="preserve">age-specific </w:t>
      </w:r>
      <w:r w:rsidR="002B60BF">
        <w:rPr>
          <w:rFonts w:ascii="Times New Roman" w:eastAsia="Malgun Gothic" w:hAnsi="Times New Roman" w:cs="Times New Roman"/>
          <w:bCs/>
          <w:color w:val="000000"/>
          <w:sz w:val="24"/>
          <w:szCs w:val="24"/>
          <w:lang w:eastAsia="en-US"/>
        </w:rPr>
        <w:t xml:space="preserve">population to change as </w:t>
      </w:r>
      <w:r w:rsidR="00ED4CFA">
        <w:rPr>
          <w:rFonts w:ascii="Times New Roman" w:eastAsia="Malgun Gothic" w:hAnsi="Times New Roman" w:cs="Times New Roman"/>
          <w:bCs/>
          <w:color w:val="000000"/>
          <w:sz w:val="24"/>
          <w:szCs w:val="24"/>
          <w:lang w:eastAsia="en-US"/>
        </w:rPr>
        <w:t>it</w:t>
      </w:r>
      <w:r w:rsidR="002B60BF">
        <w:rPr>
          <w:rFonts w:ascii="Times New Roman" w:eastAsia="Malgun Gothic" w:hAnsi="Times New Roman" w:cs="Times New Roman"/>
          <w:bCs/>
          <w:color w:val="000000"/>
          <w:sz w:val="24"/>
          <w:szCs w:val="24"/>
          <w:lang w:eastAsia="en-US"/>
        </w:rPr>
        <w:t xml:space="preserve"> did</w:t>
      </w:r>
      <w:r>
        <w:rPr>
          <w:rFonts w:ascii="Times New Roman" w:eastAsia="Malgun Gothic" w:hAnsi="Times New Roman" w:cs="Times New Roman"/>
          <w:bCs/>
          <w:color w:val="000000"/>
          <w:sz w:val="24"/>
          <w:szCs w:val="24"/>
          <w:lang w:eastAsia="en-US"/>
        </w:rPr>
        <w:t xml:space="preserve">. </w:t>
      </w:r>
      <w:r w:rsidR="002A7C0D" w:rsidRPr="004D5F9E">
        <w:rPr>
          <w:rFonts w:ascii="Times New Roman" w:eastAsia="Malgun Gothic" w:hAnsi="Times New Roman" w:cs="Times New Roman"/>
          <w:bCs/>
          <w:color w:val="000000"/>
          <w:sz w:val="24"/>
          <w:szCs w:val="24"/>
          <w:lang w:eastAsia="en-US"/>
        </w:rPr>
        <w:t xml:space="preserve">The contribution of change in prevalence </w:t>
      </w:r>
      <w:r>
        <w:rPr>
          <w:rFonts w:ascii="Times New Roman" w:eastAsia="Malgun Gothic" w:hAnsi="Times New Roman" w:cs="Times New Roman"/>
          <w:bCs/>
          <w:color w:val="000000"/>
          <w:sz w:val="24"/>
          <w:szCs w:val="24"/>
          <w:lang w:eastAsia="en-US"/>
        </w:rPr>
        <w:t>was calculated by fixing</w:t>
      </w:r>
      <w:r w:rsidR="002A7C0D" w:rsidRPr="004D5F9E">
        <w:rPr>
          <w:rFonts w:ascii="Times New Roman" w:eastAsia="Malgun Gothic" w:hAnsi="Times New Roman" w:cs="Times New Roman"/>
          <w:bCs/>
          <w:color w:val="000000"/>
          <w:sz w:val="24"/>
          <w:szCs w:val="24"/>
          <w:lang w:eastAsia="en-US"/>
        </w:rPr>
        <w:t xml:space="preserve"> </w:t>
      </w:r>
      <w:r w:rsidR="00ED4CFA">
        <w:rPr>
          <w:rFonts w:ascii="Times New Roman" w:eastAsia="Malgun Gothic" w:hAnsi="Times New Roman" w:cs="Times New Roman"/>
          <w:bCs/>
          <w:color w:val="000000"/>
          <w:sz w:val="24"/>
          <w:szCs w:val="24"/>
          <w:lang w:eastAsia="en-US"/>
        </w:rPr>
        <w:t xml:space="preserve">age-specific </w:t>
      </w:r>
      <w:r w:rsidR="002A7C0D" w:rsidRPr="004D5F9E">
        <w:rPr>
          <w:rFonts w:ascii="Times New Roman" w:eastAsia="Malgun Gothic" w:hAnsi="Times New Roman" w:cs="Times New Roman"/>
          <w:bCs/>
          <w:color w:val="000000"/>
          <w:sz w:val="24"/>
          <w:szCs w:val="24"/>
          <w:lang w:eastAsia="en-US"/>
        </w:rPr>
        <w:t xml:space="preserve">population </w:t>
      </w:r>
      <w:r>
        <w:rPr>
          <w:rFonts w:ascii="Times New Roman" w:eastAsia="Malgun Gothic" w:hAnsi="Times New Roman" w:cs="Times New Roman"/>
          <w:bCs/>
          <w:color w:val="000000"/>
          <w:sz w:val="24"/>
          <w:szCs w:val="24"/>
          <w:lang w:eastAsia="en-US"/>
        </w:rPr>
        <w:t>at its</w:t>
      </w:r>
      <w:r w:rsidR="002A7C0D" w:rsidRPr="004D5F9E">
        <w:rPr>
          <w:rFonts w:ascii="Times New Roman" w:eastAsia="Malgun Gothic" w:hAnsi="Times New Roman" w:cs="Times New Roman"/>
          <w:bCs/>
          <w:color w:val="000000"/>
          <w:sz w:val="24"/>
          <w:szCs w:val="24"/>
          <w:lang w:eastAsia="en-US"/>
        </w:rPr>
        <w:t xml:space="preserve"> 1975 </w:t>
      </w:r>
      <w:r>
        <w:rPr>
          <w:rFonts w:ascii="Times New Roman" w:eastAsia="Malgun Gothic" w:hAnsi="Times New Roman" w:cs="Times New Roman"/>
          <w:bCs/>
          <w:color w:val="000000"/>
          <w:sz w:val="24"/>
          <w:szCs w:val="24"/>
          <w:lang w:eastAsia="en-US"/>
        </w:rPr>
        <w:t xml:space="preserve">level while allowing </w:t>
      </w:r>
      <w:r w:rsidR="002A7C0D" w:rsidRPr="004D5F9E">
        <w:rPr>
          <w:rFonts w:ascii="Times New Roman" w:eastAsia="Malgun Gothic" w:hAnsi="Times New Roman" w:cs="Times New Roman"/>
          <w:bCs/>
          <w:color w:val="000000"/>
          <w:sz w:val="24"/>
          <w:szCs w:val="24"/>
          <w:lang w:eastAsia="en-US"/>
        </w:rPr>
        <w:t xml:space="preserve">age-specific prevalence </w:t>
      </w:r>
      <w:r>
        <w:rPr>
          <w:rFonts w:ascii="Times New Roman" w:eastAsia="Malgun Gothic" w:hAnsi="Times New Roman" w:cs="Times New Roman"/>
          <w:bCs/>
          <w:color w:val="000000"/>
          <w:sz w:val="24"/>
          <w:szCs w:val="24"/>
          <w:lang w:eastAsia="en-US"/>
        </w:rPr>
        <w:t>to change as it did</w:t>
      </w:r>
      <w:r w:rsidR="002A7C0D" w:rsidRPr="004D5F9E">
        <w:rPr>
          <w:rFonts w:ascii="Times New Roman" w:eastAsia="Malgun Gothic" w:hAnsi="Times New Roman" w:cs="Times New Roman"/>
          <w:bCs/>
          <w:color w:val="000000"/>
          <w:sz w:val="24"/>
          <w:szCs w:val="24"/>
          <w:lang w:eastAsia="en-US"/>
        </w:rPr>
        <w:t xml:space="preserve">. The interaction </w:t>
      </w:r>
      <w:r>
        <w:rPr>
          <w:rFonts w:ascii="Times New Roman" w:eastAsia="Malgun Gothic" w:hAnsi="Times New Roman" w:cs="Times New Roman"/>
          <w:bCs/>
          <w:color w:val="000000"/>
          <w:sz w:val="24"/>
          <w:szCs w:val="24"/>
          <w:lang w:eastAsia="en-US"/>
        </w:rPr>
        <w:t xml:space="preserve">between the two is </w:t>
      </w:r>
      <w:r w:rsidR="00610460">
        <w:rPr>
          <w:rFonts w:ascii="Times New Roman" w:eastAsia="Malgun Gothic" w:hAnsi="Times New Roman" w:cs="Times New Roman"/>
          <w:bCs/>
          <w:color w:val="000000"/>
          <w:sz w:val="24"/>
          <w:szCs w:val="24"/>
          <w:lang w:eastAsia="en-US"/>
        </w:rPr>
        <w:t xml:space="preserve">the </w:t>
      </w:r>
      <w:r w:rsidR="002B60BF">
        <w:rPr>
          <w:rFonts w:ascii="Times New Roman" w:eastAsia="Malgun Gothic" w:hAnsi="Times New Roman" w:cs="Times New Roman"/>
          <w:bCs/>
          <w:color w:val="000000"/>
          <w:sz w:val="24"/>
          <w:szCs w:val="24"/>
          <w:lang w:eastAsia="en-US"/>
        </w:rPr>
        <w:t>residual</w:t>
      </w:r>
      <w:r>
        <w:rPr>
          <w:rFonts w:ascii="Times New Roman" w:eastAsia="Malgun Gothic" w:hAnsi="Times New Roman" w:cs="Times New Roman"/>
          <w:bCs/>
          <w:color w:val="000000"/>
          <w:sz w:val="24"/>
          <w:szCs w:val="24"/>
          <w:lang w:eastAsia="en-US"/>
        </w:rPr>
        <w:t xml:space="preserve"> change in the number of </w:t>
      </w:r>
      <w:r w:rsidR="00610460">
        <w:rPr>
          <w:rFonts w:ascii="Times New Roman" w:eastAsia="Malgun Gothic" w:hAnsi="Times New Roman" w:cs="Times New Roman"/>
          <w:bCs/>
          <w:color w:val="000000"/>
          <w:sz w:val="24"/>
          <w:szCs w:val="24"/>
          <w:lang w:eastAsia="en-US"/>
        </w:rPr>
        <w:t xml:space="preserve">adults </w:t>
      </w:r>
      <w:r>
        <w:rPr>
          <w:rFonts w:ascii="Times New Roman" w:eastAsia="Malgun Gothic" w:hAnsi="Times New Roman" w:cs="Times New Roman"/>
          <w:bCs/>
          <w:color w:val="000000"/>
          <w:sz w:val="24"/>
          <w:szCs w:val="24"/>
          <w:lang w:eastAsia="en-US"/>
        </w:rPr>
        <w:t xml:space="preserve">with raised </w:t>
      </w:r>
      <w:r w:rsidR="007848F6">
        <w:rPr>
          <w:rFonts w:ascii="Times New Roman" w:eastAsia="Malgun Gothic" w:hAnsi="Times New Roman" w:cs="Times New Roman"/>
          <w:bCs/>
          <w:color w:val="000000"/>
          <w:sz w:val="24"/>
          <w:szCs w:val="24"/>
          <w:lang w:eastAsia="en-US"/>
        </w:rPr>
        <w:t>BP</w:t>
      </w:r>
      <w:r>
        <w:rPr>
          <w:rFonts w:ascii="Times New Roman" w:eastAsia="Malgun Gothic" w:hAnsi="Times New Roman" w:cs="Times New Roman"/>
          <w:bCs/>
          <w:color w:val="000000"/>
          <w:sz w:val="24"/>
          <w:szCs w:val="24"/>
          <w:lang w:eastAsia="en-US"/>
        </w:rPr>
        <w:t xml:space="preserve"> </w:t>
      </w:r>
      <w:r w:rsidR="002B60BF">
        <w:rPr>
          <w:rFonts w:ascii="Times New Roman" w:eastAsia="Malgun Gothic" w:hAnsi="Times New Roman" w:cs="Times New Roman"/>
          <w:bCs/>
          <w:color w:val="000000"/>
          <w:sz w:val="24"/>
          <w:szCs w:val="24"/>
          <w:lang w:eastAsia="en-US"/>
        </w:rPr>
        <w:t>after accounting for</w:t>
      </w:r>
      <w:r>
        <w:rPr>
          <w:rFonts w:ascii="Times New Roman" w:eastAsia="Malgun Gothic" w:hAnsi="Times New Roman" w:cs="Times New Roman"/>
          <w:bCs/>
          <w:color w:val="000000"/>
          <w:sz w:val="24"/>
          <w:szCs w:val="24"/>
          <w:lang w:eastAsia="en-US"/>
        </w:rPr>
        <w:t xml:space="preserve"> the two fore-mentioned components.</w:t>
      </w:r>
    </w:p>
    <w:p w14:paraId="383196B9" w14:textId="77777777" w:rsidR="002A7C0D" w:rsidRPr="004D5F9E" w:rsidRDefault="002A7C0D" w:rsidP="00B70B62">
      <w:pPr>
        <w:spacing w:after="0" w:line="480" w:lineRule="auto"/>
        <w:jc w:val="both"/>
        <w:rPr>
          <w:rFonts w:ascii="Times New Roman" w:hAnsi="Times New Roman" w:cs="Times New Roman"/>
          <w:sz w:val="24"/>
        </w:rPr>
      </w:pPr>
    </w:p>
    <w:p w14:paraId="7B782C71" w14:textId="77777777" w:rsidR="0074002C" w:rsidRPr="004D5F9E" w:rsidRDefault="0074002C" w:rsidP="00B70B62">
      <w:pPr>
        <w:spacing w:after="0" w:line="480" w:lineRule="auto"/>
        <w:jc w:val="both"/>
        <w:rPr>
          <w:rFonts w:ascii="Times New Roman" w:eastAsia="Malgun Gothic" w:hAnsi="Times New Roman" w:cs="Times New Roman"/>
          <w:bCs/>
          <w:i/>
          <w:color w:val="000000"/>
          <w:sz w:val="24"/>
          <w:szCs w:val="24"/>
          <w:lang w:eastAsia="en-US"/>
        </w:rPr>
      </w:pPr>
      <w:r w:rsidRPr="004D5F9E">
        <w:rPr>
          <w:rFonts w:ascii="Times New Roman" w:eastAsia="Malgun Gothic" w:hAnsi="Times New Roman" w:cs="Times New Roman"/>
          <w:bCs/>
          <w:i/>
          <w:color w:val="000000"/>
          <w:sz w:val="24"/>
          <w:szCs w:val="24"/>
          <w:lang w:eastAsia="en-US"/>
        </w:rPr>
        <w:t>Role of funding source</w:t>
      </w:r>
    </w:p>
    <w:p w14:paraId="4C4DF1FF" w14:textId="34AE7548" w:rsidR="00B70B62" w:rsidRPr="004D5F9E" w:rsidRDefault="00F72F7D" w:rsidP="00B70B62">
      <w:pPr>
        <w:spacing w:after="0" w:line="480" w:lineRule="auto"/>
        <w:jc w:val="both"/>
        <w:rPr>
          <w:rFonts w:ascii="Times New Roman" w:hAnsi="Times New Roman" w:cs="Times New Roman"/>
          <w:sz w:val="24"/>
        </w:rPr>
      </w:pPr>
      <w:r w:rsidRPr="004D5F9E">
        <w:rPr>
          <w:rFonts w:ascii="Times New Roman" w:hAnsi="Times New Roman" w:cs="Times New Roman"/>
          <w:sz w:val="24"/>
        </w:rPr>
        <w:t>The funder of the study had no role in study design, data collection, analysis, interpretation, or writing of the report. Country and Regional Data Group members and BZ had full access to the data in the study</w:t>
      </w:r>
      <w:r w:rsidR="00121C23" w:rsidRPr="004D5F9E">
        <w:rPr>
          <w:rFonts w:ascii="Times New Roman" w:hAnsi="Times New Roman" w:cs="Times New Roman"/>
          <w:sz w:val="24"/>
        </w:rPr>
        <w:t>. T</w:t>
      </w:r>
      <w:r w:rsidRPr="004D5F9E">
        <w:rPr>
          <w:rFonts w:ascii="Times New Roman" w:hAnsi="Times New Roman" w:cs="Times New Roman"/>
          <w:sz w:val="24"/>
        </w:rPr>
        <w:t>he corresponding author had final responsibility for the decision to submit for publication.</w:t>
      </w:r>
    </w:p>
    <w:p w14:paraId="6549A2B8" w14:textId="77777777" w:rsidR="002C7F10" w:rsidRPr="004D5F9E" w:rsidRDefault="002C7F10" w:rsidP="00B70B62">
      <w:pPr>
        <w:spacing w:after="0" w:line="480" w:lineRule="auto"/>
        <w:jc w:val="both"/>
        <w:rPr>
          <w:rFonts w:ascii="Times New Roman" w:hAnsi="Times New Roman" w:cs="Times New Roman"/>
          <w:sz w:val="24"/>
        </w:rPr>
      </w:pPr>
    </w:p>
    <w:p w14:paraId="54F459F0" w14:textId="77777777" w:rsidR="009B43B5" w:rsidRPr="004D5F9E" w:rsidRDefault="009B43B5" w:rsidP="00B70B62">
      <w:pPr>
        <w:spacing w:after="0" w:line="480" w:lineRule="auto"/>
        <w:jc w:val="both"/>
        <w:rPr>
          <w:rFonts w:ascii="Times New Roman" w:hAnsi="Times New Roman" w:cs="Times New Roman"/>
          <w:b/>
          <w:sz w:val="24"/>
        </w:rPr>
      </w:pPr>
      <w:r w:rsidRPr="004D5F9E">
        <w:rPr>
          <w:rFonts w:ascii="Times New Roman" w:hAnsi="Times New Roman" w:cs="Times New Roman"/>
          <w:b/>
          <w:sz w:val="24"/>
        </w:rPr>
        <w:t>Results</w:t>
      </w:r>
    </w:p>
    <w:p w14:paraId="1C04D922" w14:textId="12689D2D" w:rsidR="00B70B62" w:rsidRPr="004D5F9E" w:rsidRDefault="0042245E" w:rsidP="00AF2C9C">
      <w:pPr>
        <w:spacing w:after="0" w:line="480" w:lineRule="auto"/>
        <w:jc w:val="both"/>
        <w:rPr>
          <w:rFonts w:ascii="Times New Roman" w:hAnsi="Times New Roman" w:cs="Times New Roman"/>
          <w:sz w:val="24"/>
        </w:rPr>
      </w:pPr>
      <w:r w:rsidRPr="004D5F9E">
        <w:rPr>
          <w:rFonts w:ascii="Times New Roman" w:hAnsi="Times New Roman" w:cs="Times New Roman"/>
          <w:sz w:val="24"/>
        </w:rPr>
        <w:t xml:space="preserve">We </w:t>
      </w:r>
      <w:r w:rsidR="000D0376" w:rsidRPr="004D5F9E">
        <w:rPr>
          <w:rFonts w:ascii="Times New Roman" w:hAnsi="Times New Roman" w:cs="Times New Roman"/>
          <w:sz w:val="24"/>
        </w:rPr>
        <w:t>used</w:t>
      </w:r>
      <w:r w:rsidRPr="004D5F9E">
        <w:rPr>
          <w:rFonts w:ascii="Times New Roman" w:hAnsi="Times New Roman" w:cs="Times New Roman"/>
          <w:sz w:val="24"/>
        </w:rPr>
        <w:t xml:space="preserve"> </w:t>
      </w:r>
      <w:r w:rsidR="00C70F9B">
        <w:rPr>
          <w:rFonts w:ascii="Times New Roman" w:hAnsi="Times New Roman" w:cs="Times New Roman"/>
          <w:sz w:val="24"/>
        </w:rPr>
        <w:t>1,479</w:t>
      </w:r>
      <w:r w:rsidRPr="004D5F9E">
        <w:rPr>
          <w:rFonts w:ascii="Times New Roman" w:hAnsi="Times New Roman" w:cs="Times New Roman"/>
          <w:sz w:val="24"/>
        </w:rPr>
        <w:t xml:space="preserve"> population-based measurement surveys and studies, </w:t>
      </w:r>
      <w:r w:rsidR="00D62627" w:rsidRPr="004D5F9E">
        <w:rPr>
          <w:rFonts w:ascii="Times New Roman" w:hAnsi="Times New Roman" w:cs="Times New Roman"/>
          <w:sz w:val="24"/>
        </w:rPr>
        <w:t xml:space="preserve">with </w:t>
      </w:r>
      <w:r w:rsidR="00C70F9B">
        <w:rPr>
          <w:rFonts w:ascii="Times New Roman" w:hAnsi="Times New Roman" w:cs="Times New Roman"/>
          <w:sz w:val="24"/>
        </w:rPr>
        <w:t>19.1</w:t>
      </w:r>
      <w:r w:rsidRPr="004D5F9E">
        <w:rPr>
          <w:rFonts w:ascii="Times New Roman" w:hAnsi="Times New Roman" w:cs="Times New Roman"/>
          <w:sz w:val="24"/>
        </w:rPr>
        <w:t xml:space="preserve"> million participants aged 18 years and older</w:t>
      </w:r>
      <w:r w:rsidR="00D62627" w:rsidRPr="004D5F9E">
        <w:rPr>
          <w:rFonts w:ascii="Times New Roman" w:hAnsi="Times New Roman" w:cs="Times New Roman"/>
          <w:sz w:val="24"/>
        </w:rPr>
        <w:t xml:space="preserve"> </w:t>
      </w:r>
      <w:r w:rsidR="00610460">
        <w:rPr>
          <w:rFonts w:ascii="Times New Roman" w:hAnsi="Times New Roman" w:cs="Times New Roman"/>
          <w:sz w:val="24"/>
        </w:rPr>
        <w:t>for whom</w:t>
      </w:r>
      <w:r w:rsidR="00610460" w:rsidRPr="004D5F9E">
        <w:rPr>
          <w:rFonts w:ascii="Times New Roman" w:hAnsi="Times New Roman" w:cs="Times New Roman"/>
          <w:sz w:val="24"/>
        </w:rPr>
        <w:t xml:space="preserve"> </w:t>
      </w:r>
      <w:r w:rsidR="007848F6">
        <w:rPr>
          <w:rFonts w:ascii="Times New Roman" w:hAnsi="Times New Roman" w:cs="Times New Roman"/>
          <w:sz w:val="24"/>
        </w:rPr>
        <w:t>BP</w:t>
      </w:r>
      <w:r w:rsidR="00D62627" w:rsidRPr="004D5F9E">
        <w:rPr>
          <w:rFonts w:ascii="Times New Roman" w:hAnsi="Times New Roman" w:cs="Times New Roman"/>
          <w:sz w:val="24"/>
        </w:rPr>
        <w:t xml:space="preserve"> </w:t>
      </w:r>
      <w:r w:rsidR="00796D54">
        <w:rPr>
          <w:rFonts w:ascii="Times New Roman" w:hAnsi="Times New Roman" w:cs="Times New Roman"/>
          <w:sz w:val="24"/>
        </w:rPr>
        <w:t>was</w:t>
      </w:r>
      <w:r w:rsidR="00D62627" w:rsidRPr="004D5F9E">
        <w:rPr>
          <w:rFonts w:ascii="Times New Roman" w:hAnsi="Times New Roman" w:cs="Times New Roman"/>
          <w:sz w:val="24"/>
        </w:rPr>
        <w:t xml:space="preserve"> measured</w:t>
      </w:r>
      <w:r w:rsidRPr="004D5F9E">
        <w:rPr>
          <w:rFonts w:ascii="Times New Roman" w:hAnsi="Times New Roman" w:cs="Times New Roman"/>
          <w:sz w:val="24"/>
        </w:rPr>
        <w:t>. We had at least one data source for 174 of the 200 countries we made estimates for, covering 97.5% of the world’s population in 2015</w:t>
      </w:r>
      <w:r w:rsidR="00B61002" w:rsidRPr="004D5F9E">
        <w:rPr>
          <w:rFonts w:ascii="Times New Roman" w:hAnsi="Times New Roman" w:cs="Times New Roman"/>
          <w:sz w:val="24"/>
        </w:rPr>
        <w:t xml:space="preserve"> (Appendix</w:t>
      </w:r>
      <w:r w:rsidR="006D119E" w:rsidRPr="004D5F9E">
        <w:rPr>
          <w:rFonts w:ascii="Times New Roman" w:hAnsi="Times New Roman" w:cs="Times New Roman"/>
          <w:sz w:val="24"/>
        </w:rPr>
        <w:t xml:space="preserve"> Figure 2</w:t>
      </w:r>
      <w:r w:rsidR="00B61002" w:rsidRPr="004D5F9E">
        <w:rPr>
          <w:rFonts w:ascii="Times New Roman" w:hAnsi="Times New Roman" w:cs="Times New Roman"/>
          <w:sz w:val="24"/>
        </w:rPr>
        <w:t>)</w:t>
      </w:r>
      <w:r w:rsidR="00EA5BBE" w:rsidRPr="004D5F9E">
        <w:rPr>
          <w:rFonts w:ascii="Times New Roman" w:hAnsi="Times New Roman" w:cs="Times New Roman"/>
          <w:sz w:val="24"/>
        </w:rPr>
        <w:t>, and</w:t>
      </w:r>
      <w:r w:rsidRPr="004D5F9E">
        <w:rPr>
          <w:rFonts w:ascii="Times New Roman" w:hAnsi="Times New Roman" w:cs="Times New Roman"/>
          <w:sz w:val="24"/>
        </w:rPr>
        <w:t xml:space="preserve"> </w:t>
      </w:r>
      <w:r w:rsidR="0047641D" w:rsidRPr="004D5F9E">
        <w:rPr>
          <w:rFonts w:ascii="Times New Roman" w:hAnsi="Times New Roman" w:cs="Times New Roman"/>
          <w:sz w:val="24"/>
        </w:rPr>
        <w:t xml:space="preserve">at least two data sources for </w:t>
      </w:r>
      <w:r w:rsidR="009F3834">
        <w:rPr>
          <w:rFonts w:ascii="Times New Roman" w:hAnsi="Times New Roman" w:cs="Times New Roman"/>
          <w:sz w:val="24"/>
        </w:rPr>
        <w:t>122</w:t>
      </w:r>
      <w:r w:rsidR="009F3834" w:rsidRPr="004D5F9E">
        <w:rPr>
          <w:rFonts w:ascii="Times New Roman" w:hAnsi="Times New Roman" w:cs="Times New Roman"/>
          <w:sz w:val="24"/>
        </w:rPr>
        <w:t xml:space="preserve"> </w:t>
      </w:r>
      <w:r w:rsidR="000D0376" w:rsidRPr="004D5F9E">
        <w:rPr>
          <w:rFonts w:ascii="Times New Roman" w:hAnsi="Times New Roman" w:cs="Times New Roman"/>
          <w:sz w:val="24"/>
        </w:rPr>
        <w:t>countries.</w:t>
      </w:r>
      <w:r w:rsidR="00730E16" w:rsidRPr="004D5F9E">
        <w:rPr>
          <w:rFonts w:ascii="Times New Roman" w:hAnsi="Times New Roman" w:cs="Times New Roman"/>
          <w:sz w:val="24"/>
        </w:rPr>
        <w:t xml:space="preserve"> </w:t>
      </w:r>
      <w:r w:rsidR="00AF2C9C" w:rsidRPr="004D5F9E">
        <w:rPr>
          <w:rFonts w:ascii="Times New Roman" w:hAnsi="Times New Roman" w:cs="Times New Roman"/>
          <w:sz w:val="24"/>
        </w:rPr>
        <w:t xml:space="preserve">Of these </w:t>
      </w:r>
      <w:r w:rsidR="00C70F9B">
        <w:rPr>
          <w:rFonts w:ascii="Times New Roman" w:hAnsi="Times New Roman" w:cs="Times New Roman"/>
          <w:sz w:val="24"/>
        </w:rPr>
        <w:t>1,479</w:t>
      </w:r>
      <w:r w:rsidR="00AF2C9C" w:rsidRPr="004D5F9E">
        <w:rPr>
          <w:rFonts w:ascii="Times New Roman" w:hAnsi="Times New Roman" w:cs="Times New Roman"/>
          <w:sz w:val="24"/>
        </w:rPr>
        <w:t xml:space="preserve"> sources, </w:t>
      </w:r>
      <w:r w:rsidR="009F3834">
        <w:rPr>
          <w:rFonts w:ascii="Times New Roman" w:hAnsi="Times New Roman" w:cs="Times New Roman"/>
          <w:sz w:val="24"/>
        </w:rPr>
        <w:t>517</w:t>
      </w:r>
      <w:r w:rsidR="009F3834" w:rsidRPr="004D5F9E">
        <w:rPr>
          <w:rFonts w:ascii="Times New Roman" w:hAnsi="Times New Roman" w:cs="Times New Roman"/>
          <w:sz w:val="24"/>
        </w:rPr>
        <w:t xml:space="preserve"> </w:t>
      </w:r>
      <w:r w:rsidR="00B61002" w:rsidRPr="004D5F9E">
        <w:rPr>
          <w:rFonts w:ascii="Times New Roman" w:hAnsi="Times New Roman" w:cs="Times New Roman"/>
          <w:sz w:val="24"/>
        </w:rPr>
        <w:t>(</w:t>
      </w:r>
      <w:r w:rsidR="009F3834">
        <w:rPr>
          <w:rFonts w:ascii="Times New Roman" w:hAnsi="Times New Roman" w:cs="Times New Roman"/>
          <w:sz w:val="24"/>
        </w:rPr>
        <w:t>35.0</w:t>
      </w:r>
      <w:r w:rsidR="00B61002" w:rsidRPr="004D5F9E">
        <w:rPr>
          <w:rFonts w:ascii="Times New Roman" w:hAnsi="Times New Roman" w:cs="Times New Roman"/>
          <w:sz w:val="24"/>
        </w:rPr>
        <w:t xml:space="preserve">%) were </w:t>
      </w:r>
      <w:r w:rsidR="002E04D7" w:rsidRPr="004D5F9E">
        <w:rPr>
          <w:rFonts w:ascii="Times New Roman" w:hAnsi="Times New Roman" w:cs="Times New Roman"/>
          <w:sz w:val="24"/>
        </w:rPr>
        <w:t>from national samples</w:t>
      </w:r>
      <w:r w:rsidR="00B61002" w:rsidRPr="004D5F9E">
        <w:rPr>
          <w:rFonts w:ascii="Times New Roman" w:hAnsi="Times New Roman" w:cs="Times New Roman"/>
          <w:sz w:val="24"/>
        </w:rPr>
        <w:t xml:space="preserve">, </w:t>
      </w:r>
      <w:r w:rsidR="009F3834">
        <w:rPr>
          <w:rFonts w:ascii="Times New Roman" w:hAnsi="Times New Roman" w:cs="Times New Roman"/>
          <w:sz w:val="24"/>
        </w:rPr>
        <w:t>249</w:t>
      </w:r>
      <w:r w:rsidR="009F3834" w:rsidRPr="004D5F9E">
        <w:rPr>
          <w:rFonts w:ascii="Times New Roman" w:hAnsi="Times New Roman" w:cs="Times New Roman"/>
          <w:sz w:val="24"/>
        </w:rPr>
        <w:t xml:space="preserve"> </w:t>
      </w:r>
      <w:r w:rsidR="00B61002" w:rsidRPr="004D5F9E">
        <w:rPr>
          <w:rFonts w:ascii="Times New Roman" w:hAnsi="Times New Roman" w:cs="Times New Roman"/>
          <w:sz w:val="24"/>
        </w:rPr>
        <w:t>(</w:t>
      </w:r>
      <w:r w:rsidR="009F3834">
        <w:rPr>
          <w:rFonts w:ascii="Times New Roman" w:hAnsi="Times New Roman" w:cs="Times New Roman"/>
          <w:sz w:val="24"/>
        </w:rPr>
        <w:t>16.8</w:t>
      </w:r>
      <w:r w:rsidR="00B61002" w:rsidRPr="004D5F9E">
        <w:rPr>
          <w:rFonts w:ascii="Times New Roman" w:hAnsi="Times New Roman" w:cs="Times New Roman"/>
          <w:sz w:val="24"/>
        </w:rPr>
        <w:t xml:space="preserve">%) </w:t>
      </w:r>
      <w:r w:rsidR="00AF2C9C" w:rsidRPr="004D5F9E">
        <w:rPr>
          <w:rFonts w:ascii="Times New Roman" w:hAnsi="Times New Roman" w:cs="Times New Roman"/>
          <w:sz w:val="24"/>
        </w:rPr>
        <w:t>covered one or more sub</w:t>
      </w:r>
      <w:r w:rsidR="00BA74FC" w:rsidRPr="004D5F9E">
        <w:rPr>
          <w:rFonts w:ascii="Times New Roman" w:hAnsi="Times New Roman" w:cs="Times New Roman"/>
          <w:sz w:val="24"/>
        </w:rPr>
        <w:t>-</w:t>
      </w:r>
      <w:r w:rsidR="00AF2C9C" w:rsidRPr="004D5F9E">
        <w:rPr>
          <w:rFonts w:ascii="Times New Roman" w:hAnsi="Times New Roman" w:cs="Times New Roman"/>
          <w:sz w:val="24"/>
        </w:rPr>
        <w:t xml:space="preserve">national regions, and </w:t>
      </w:r>
      <w:r w:rsidR="00B61002" w:rsidRPr="004D5F9E">
        <w:rPr>
          <w:rFonts w:ascii="Times New Roman" w:hAnsi="Times New Roman" w:cs="Times New Roman"/>
          <w:sz w:val="24"/>
        </w:rPr>
        <w:t xml:space="preserve">the remaining </w:t>
      </w:r>
      <w:r w:rsidR="009F3834">
        <w:rPr>
          <w:rFonts w:ascii="Times New Roman" w:hAnsi="Times New Roman" w:cs="Times New Roman"/>
          <w:sz w:val="24"/>
        </w:rPr>
        <w:t>713</w:t>
      </w:r>
      <w:r w:rsidR="009F3834" w:rsidRPr="004D5F9E">
        <w:rPr>
          <w:rFonts w:ascii="Times New Roman" w:hAnsi="Times New Roman" w:cs="Times New Roman"/>
          <w:sz w:val="24"/>
        </w:rPr>
        <w:t xml:space="preserve"> </w:t>
      </w:r>
      <w:r w:rsidR="00B61002" w:rsidRPr="004D5F9E">
        <w:rPr>
          <w:rFonts w:ascii="Times New Roman" w:hAnsi="Times New Roman" w:cs="Times New Roman"/>
          <w:sz w:val="24"/>
        </w:rPr>
        <w:t>(</w:t>
      </w:r>
      <w:r w:rsidR="009F3834">
        <w:rPr>
          <w:rFonts w:ascii="Times New Roman" w:hAnsi="Times New Roman" w:cs="Times New Roman"/>
          <w:sz w:val="24"/>
        </w:rPr>
        <w:t>48.2</w:t>
      </w:r>
      <w:r w:rsidR="00B61002" w:rsidRPr="004D5F9E">
        <w:rPr>
          <w:rFonts w:ascii="Times New Roman" w:hAnsi="Times New Roman" w:cs="Times New Roman"/>
          <w:sz w:val="24"/>
        </w:rPr>
        <w:t xml:space="preserve">%) were </w:t>
      </w:r>
      <w:r w:rsidR="00AF2C9C" w:rsidRPr="004D5F9E">
        <w:rPr>
          <w:rFonts w:ascii="Times New Roman" w:hAnsi="Times New Roman" w:cs="Times New Roman"/>
          <w:sz w:val="24"/>
        </w:rPr>
        <w:t xml:space="preserve">from one or a small number of communities. </w:t>
      </w:r>
      <w:r w:rsidR="00750F23" w:rsidRPr="004D5F9E">
        <w:rPr>
          <w:rFonts w:ascii="Times New Roman" w:hAnsi="Times New Roman" w:cs="Times New Roman"/>
          <w:sz w:val="24"/>
        </w:rPr>
        <w:t xml:space="preserve">Regionally, </w:t>
      </w:r>
      <w:r w:rsidR="002E04D7" w:rsidRPr="004D5F9E">
        <w:rPr>
          <w:rFonts w:ascii="Times New Roman" w:hAnsi="Times New Roman" w:cs="Times New Roman"/>
          <w:sz w:val="24"/>
        </w:rPr>
        <w:t>data availability ranged from</w:t>
      </w:r>
      <w:r w:rsidR="007150DC" w:rsidRPr="004D5F9E">
        <w:rPr>
          <w:rFonts w:ascii="Times New Roman" w:hAnsi="Times New Roman" w:cs="Times New Roman"/>
          <w:sz w:val="24"/>
        </w:rPr>
        <w:t xml:space="preserve"> 0.83</w:t>
      </w:r>
      <w:r w:rsidR="00750F23" w:rsidRPr="004D5F9E">
        <w:rPr>
          <w:rFonts w:ascii="Times New Roman" w:hAnsi="Times New Roman" w:cs="Times New Roman"/>
          <w:sz w:val="24"/>
        </w:rPr>
        <w:t xml:space="preserve"> data source</w:t>
      </w:r>
      <w:r w:rsidR="007150DC" w:rsidRPr="004D5F9E">
        <w:rPr>
          <w:rFonts w:ascii="Times New Roman" w:hAnsi="Times New Roman" w:cs="Times New Roman"/>
          <w:sz w:val="24"/>
        </w:rPr>
        <w:t>s</w:t>
      </w:r>
      <w:r w:rsidR="00750F23" w:rsidRPr="004D5F9E">
        <w:rPr>
          <w:rFonts w:ascii="Times New Roman" w:hAnsi="Times New Roman" w:cs="Times New Roman"/>
          <w:sz w:val="24"/>
        </w:rPr>
        <w:t xml:space="preserve"> per country in </w:t>
      </w:r>
      <w:r w:rsidR="00291422" w:rsidRPr="004D5F9E">
        <w:rPr>
          <w:rFonts w:ascii="Times New Roman" w:hAnsi="Times New Roman" w:cs="Times New Roman"/>
          <w:sz w:val="24"/>
        </w:rPr>
        <w:lastRenderedPageBreak/>
        <w:t>c</w:t>
      </w:r>
      <w:r w:rsidR="00750F23" w:rsidRPr="004D5F9E">
        <w:rPr>
          <w:rFonts w:ascii="Times New Roman" w:hAnsi="Times New Roman" w:cs="Times New Roman"/>
          <w:sz w:val="24"/>
        </w:rPr>
        <w:t xml:space="preserve">entral Africa </w:t>
      </w:r>
      <w:r w:rsidR="00EB33E7" w:rsidRPr="004D5F9E">
        <w:rPr>
          <w:rFonts w:ascii="Times New Roman" w:hAnsi="Times New Roman" w:cs="Times New Roman"/>
          <w:sz w:val="24"/>
        </w:rPr>
        <w:t>to</w:t>
      </w:r>
      <w:r w:rsidR="00750F23" w:rsidRPr="004D5F9E">
        <w:rPr>
          <w:rFonts w:ascii="Times New Roman" w:hAnsi="Times New Roman" w:cs="Times New Roman"/>
          <w:sz w:val="24"/>
        </w:rPr>
        <w:t xml:space="preserve"> 3</w:t>
      </w:r>
      <w:r w:rsidR="00C70F9B">
        <w:rPr>
          <w:rFonts w:ascii="Times New Roman" w:hAnsi="Times New Roman" w:cs="Times New Roman"/>
          <w:sz w:val="24"/>
        </w:rPr>
        <w:t>7</w:t>
      </w:r>
      <w:r w:rsidR="00750F23" w:rsidRPr="004D5F9E">
        <w:rPr>
          <w:rFonts w:ascii="Times New Roman" w:hAnsi="Times New Roman" w:cs="Times New Roman"/>
          <w:sz w:val="24"/>
        </w:rPr>
        <w:t xml:space="preserve"> sources per country in </w:t>
      </w:r>
      <w:r w:rsidR="00291422" w:rsidRPr="004D5F9E">
        <w:rPr>
          <w:rFonts w:ascii="Times New Roman" w:hAnsi="Times New Roman" w:cs="Times New Roman"/>
          <w:sz w:val="24"/>
        </w:rPr>
        <w:t>h</w:t>
      </w:r>
      <w:r w:rsidR="00750F23" w:rsidRPr="004D5F9E">
        <w:rPr>
          <w:rFonts w:ascii="Times New Roman" w:hAnsi="Times New Roman" w:cs="Times New Roman"/>
          <w:sz w:val="24"/>
        </w:rPr>
        <w:t>igh-</w:t>
      </w:r>
      <w:r w:rsidR="00750F23" w:rsidRPr="004D5F9E">
        <w:rPr>
          <w:rFonts w:ascii="Times New Roman" w:hAnsi="Times New Roman" w:cs="Times New Roman"/>
          <w:sz w:val="24"/>
        </w:rPr>
        <w:t>income Asia Pacific.</w:t>
      </w:r>
      <w:r w:rsidR="00AF2C9C" w:rsidRPr="004D5F9E">
        <w:rPr>
          <w:rFonts w:ascii="Times New Roman" w:hAnsi="Times New Roman" w:cs="Times New Roman"/>
          <w:sz w:val="24"/>
        </w:rPr>
        <w:t xml:space="preserve"> </w:t>
      </w:r>
      <w:r w:rsidR="00C70F9B">
        <w:rPr>
          <w:rFonts w:ascii="Times New Roman" w:hAnsi="Times New Roman" w:cs="Times New Roman"/>
          <w:sz w:val="24"/>
        </w:rPr>
        <w:t>543</w:t>
      </w:r>
      <w:r w:rsidR="00C70F9B" w:rsidRPr="004D5F9E">
        <w:rPr>
          <w:rFonts w:ascii="Times New Roman" w:hAnsi="Times New Roman" w:cs="Times New Roman"/>
          <w:sz w:val="24"/>
        </w:rPr>
        <w:t xml:space="preserve"> </w:t>
      </w:r>
      <w:r w:rsidR="00AF2C9C" w:rsidRPr="004D5F9E">
        <w:rPr>
          <w:rFonts w:ascii="Times New Roman" w:hAnsi="Times New Roman" w:cs="Times New Roman"/>
          <w:sz w:val="24"/>
        </w:rPr>
        <w:t>data sources (</w:t>
      </w:r>
      <w:r w:rsidR="00C70F9B" w:rsidRPr="004D5F9E">
        <w:rPr>
          <w:rFonts w:ascii="Times New Roman" w:hAnsi="Times New Roman" w:cs="Times New Roman"/>
          <w:sz w:val="24"/>
        </w:rPr>
        <w:t>3</w:t>
      </w:r>
      <w:r w:rsidR="00C70F9B">
        <w:rPr>
          <w:rFonts w:ascii="Times New Roman" w:hAnsi="Times New Roman" w:cs="Times New Roman"/>
          <w:sz w:val="24"/>
        </w:rPr>
        <w:t>7</w:t>
      </w:r>
      <w:r w:rsidR="00AF2C9C" w:rsidRPr="004D5F9E">
        <w:rPr>
          <w:rFonts w:ascii="Times New Roman" w:hAnsi="Times New Roman" w:cs="Times New Roman"/>
          <w:sz w:val="24"/>
        </w:rPr>
        <w:t xml:space="preserve">%) were from years before 1995 and another </w:t>
      </w:r>
      <w:r w:rsidR="00C70F9B">
        <w:rPr>
          <w:rFonts w:ascii="Times New Roman" w:hAnsi="Times New Roman" w:cs="Times New Roman"/>
          <w:sz w:val="24"/>
        </w:rPr>
        <w:t>936</w:t>
      </w:r>
      <w:r w:rsidR="00C70F9B" w:rsidRPr="004D5F9E">
        <w:rPr>
          <w:rFonts w:ascii="Times New Roman" w:hAnsi="Times New Roman" w:cs="Times New Roman"/>
          <w:sz w:val="24"/>
        </w:rPr>
        <w:t xml:space="preserve"> </w:t>
      </w:r>
      <w:r w:rsidR="00AF2C9C" w:rsidRPr="004D5F9E">
        <w:rPr>
          <w:rFonts w:ascii="Times New Roman" w:hAnsi="Times New Roman" w:cs="Times New Roman"/>
          <w:sz w:val="24"/>
        </w:rPr>
        <w:t>(</w:t>
      </w:r>
      <w:r w:rsidR="00C70F9B" w:rsidRPr="004D5F9E">
        <w:rPr>
          <w:rFonts w:ascii="Times New Roman" w:hAnsi="Times New Roman" w:cs="Times New Roman"/>
          <w:sz w:val="24"/>
        </w:rPr>
        <w:t>6</w:t>
      </w:r>
      <w:r w:rsidR="00C70F9B">
        <w:rPr>
          <w:rFonts w:ascii="Times New Roman" w:hAnsi="Times New Roman" w:cs="Times New Roman"/>
          <w:sz w:val="24"/>
        </w:rPr>
        <w:t>3</w:t>
      </w:r>
      <w:r w:rsidR="00AF2C9C" w:rsidRPr="004D5F9E">
        <w:rPr>
          <w:rFonts w:ascii="Times New Roman" w:hAnsi="Times New Roman" w:cs="Times New Roman"/>
          <w:sz w:val="24"/>
        </w:rPr>
        <w:t>%) from 1995 and later.</w:t>
      </w:r>
    </w:p>
    <w:p w14:paraId="4C57CA09" w14:textId="77777777" w:rsidR="0047641D" w:rsidRPr="004D5F9E" w:rsidRDefault="0047641D" w:rsidP="00B70B62">
      <w:pPr>
        <w:spacing w:after="0" w:line="480" w:lineRule="auto"/>
        <w:jc w:val="both"/>
        <w:rPr>
          <w:rFonts w:ascii="Times New Roman" w:hAnsi="Times New Roman" w:cs="Times New Roman"/>
          <w:sz w:val="24"/>
        </w:rPr>
      </w:pPr>
    </w:p>
    <w:p w14:paraId="35C79F20" w14:textId="26E249EE" w:rsidR="00F6440B" w:rsidRPr="004D5F9E" w:rsidRDefault="00F6440B" w:rsidP="00F6440B">
      <w:pPr>
        <w:spacing w:after="0" w:line="480" w:lineRule="auto"/>
        <w:jc w:val="both"/>
        <w:rPr>
          <w:rFonts w:ascii="Times New Roman" w:hAnsi="Times New Roman" w:cs="Times New Roman"/>
          <w:sz w:val="24"/>
        </w:rPr>
      </w:pPr>
      <w:r w:rsidRPr="004D5F9E">
        <w:rPr>
          <w:rFonts w:ascii="Times New Roman" w:hAnsi="Times New Roman" w:cs="Times New Roman"/>
          <w:sz w:val="24"/>
        </w:rPr>
        <w:t xml:space="preserve">Globally, age-standardised </w:t>
      </w:r>
      <w:r w:rsidR="0041248D" w:rsidRPr="004D5F9E">
        <w:rPr>
          <w:rFonts w:ascii="Times New Roman" w:hAnsi="Times New Roman" w:cs="Times New Roman"/>
          <w:sz w:val="24"/>
        </w:rPr>
        <w:t xml:space="preserve">adult </w:t>
      </w:r>
      <w:r w:rsidRPr="004D5F9E">
        <w:rPr>
          <w:rFonts w:ascii="Times New Roman" w:hAnsi="Times New Roman" w:cs="Times New Roman"/>
          <w:sz w:val="24"/>
        </w:rPr>
        <w:t>mean SBP remained virtually unchanged since 1975</w:t>
      </w:r>
      <w:r w:rsidR="00BB6C4C" w:rsidRPr="004D5F9E">
        <w:rPr>
          <w:rFonts w:ascii="Times New Roman" w:hAnsi="Times New Roman" w:cs="Times New Roman"/>
          <w:sz w:val="24"/>
        </w:rPr>
        <w:t xml:space="preserve"> among men</w:t>
      </w:r>
      <w:r w:rsidRPr="004D5F9E">
        <w:rPr>
          <w:rFonts w:ascii="Times New Roman" w:hAnsi="Times New Roman" w:cs="Times New Roman"/>
          <w:sz w:val="24"/>
        </w:rPr>
        <w:t xml:space="preserve"> (</w:t>
      </w:r>
      <w:r w:rsidR="00EB3E99">
        <w:rPr>
          <w:rFonts w:ascii="Times New Roman" w:hAnsi="Times New Roman" w:cs="Times New Roman"/>
          <w:sz w:val="24"/>
        </w:rPr>
        <w:t>126.6</w:t>
      </w:r>
      <w:r w:rsidRPr="004D5F9E">
        <w:rPr>
          <w:rFonts w:ascii="Times New Roman" w:hAnsi="Times New Roman" w:cs="Times New Roman"/>
          <w:sz w:val="24"/>
        </w:rPr>
        <w:t xml:space="preserve"> mmHg [</w:t>
      </w:r>
      <w:r w:rsidR="008B0507" w:rsidRPr="004D5F9E">
        <w:rPr>
          <w:rFonts w:ascii="Times New Roman" w:hAnsi="Times New Roman" w:cs="Times New Roman"/>
          <w:sz w:val="24"/>
        </w:rPr>
        <w:t>95% C</w:t>
      </w:r>
      <w:r w:rsidR="008B0507" w:rsidRPr="004D5F9E">
        <w:rPr>
          <w:rFonts w:ascii="Times New Roman" w:hAnsi="Times New Roman" w:cs="Times New Roman" w:hint="eastAsia"/>
          <w:sz w:val="24"/>
        </w:rPr>
        <w:t xml:space="preserve">rI: </w:t>
      </w:r>
      <w:r w:rsidR="00EB3E99">
        <w:rPr>
          <w:rFonts w:ascii="Times New Roman" w:hAnsi="Times New Roman" w:cs="Times New Roman"/>
          <w:sz w:val="24"/>
        </w:rPr>
        <w:t>124.0-129.3</w:t>
      </w:r>
      <w:r w:rsidR="00A064D0" w:rsidRPr="004D5F9E">
        <w:rPr>
          <w:rFonts w:ascii="Times New Roman" w:hAnsi="Times New Roman" w:cs="Times New Roman"/>
          <w:sz w:val="24"/>
        </w:rPr>
        <w:t>]</w:t>
      </w:r>
      <w:r w:rsidRPr="004D5F9E">
        <w:rPr>
          <w:rFonts w:ascii="Times New Roman" w:hAnsi="Times New Roman" w:cs="Times New Roman"/>
          <w:sz w:val="24"/>
        </w:rPr>
        <w:t xml:space="preserve"> in 1975 and </w:t>
      </w:r>
      <w:r w:rsidR="00A064D0" w:rsidRPr="004D5F9E">
        <w:rPr>
          <w:rFonts w:ascii="Times New Roman" w:hAnsi="Times New Roman" w:cs="Times New Roman"/>
          <w:sz w:val="24"/>
        </w:rPr>
        <w:t>127.</w:t>
      </w:r>
      <w:r w:rsidR="00EB3E99">
        <w:rPr>
          <w:rFonts w:ascii="Times New Roman" w:hAnsi="Times New Roman" w:cs="Times New Roman"/>
          <w:sz w:val="24"/>
        </w:rPr>
        <w:t>0</w:t>
      </w:r>
      <w:r w:rsidRPr="004D5F9E">
        <w:rPr>
          <w:rFonts w:ascii="Times New Roman" w:hAnsi="Times New Roman" w:cs="Times New Roman"/>
          <w:sz w:val="24"/>
        </w:rPr>
        <w:t xml:space="preserve"> mmHg [</w:t>
      </w:r>
      <w:r w:rsidR="00A064D0" w:rsidRPr="004D5F9E">
        <w:rPr>
          <w:rFonts w:ascii="Times New Roman" w:hAnsi="Times New Roman" w:cs="Times New Roman"/>
          <w:sz w:val="24"/>
        </w:rPr>
        <w:t>125.</w:t>
      </w:r>
      <w:r w:rsidR="00EB3E99">
        <w:rPr>
          <w:rFonts w:ascii="Times New Roman" w:hAnsi="Times New Roman" w:cs="Times New Roman"/>
          <w:sz w:val="24"/>
        </w:rPr>
        <w:t>7</w:t>
      </w:r>
      <w:r w:rsidR="00A064D0" w:rsidRPr="004D5F9E">
        <w:rPr>
          <w:rFonts w:ascii="Times New Roman" w:hAnsi="Times New Roman" w:cs="Times New Roman"/>
          <w:sz w:val="24"/>
        </w:rPr>
        <w:t>-128.</w:t>
      </w:r>
      <w:r w:rsidR="00EB3E99">
        <w:rPr>
          <w:rFonts w:ascii="Times New Roman" w:hAnsi="Times New Roman" w:cs="Times New Roman"/>
          <w:sz w:val="24"/>
        </w:rPr>
        <w:t>3</w:t>
      </w:r>
      <w:r w:rsidR="006522F4">
        <w:rPr>
          <w:rFonts w:ascii="Times New Roman" w:hAnsi="Times New Roman" w:cs="Times New Roman"/>
          <w:sz w:val="24"/>
        </w:rPr>
        <w:t>] in 2015</w:t>
      </w:r>
      <w:r w:rsidR="002C3542">
        <w:rPr>
          <w:rFonts w:ascii="Times New Roman" w:hAnsi="Times New Roman" w:cs="Times New Roman"/>
          <w:sz w:val="24"/>
        </w:rPr>
        <w:t xml:space="preserve">; average </w:t>
      </w:r>
      <w:r w:rsidR="00860D0B">
        <w:rPr>
          <w:rFonts w:ascii="Times New Roman" w:hAnsi="Times New Roman" w:cs="Times New Roman"/>
          <w:sz w:val="24"/>
        </w:rPr>
        <w:t xml:space="preserve">increase </w:t>
      </w:r>
      <w:r w:rsidR="002C3542">
        <w:rPr>
          <w:rFonts w:ascii="Times New Roman" w:hAnsi="Times New Roman" w:cs="Times New Roman"/>
          <w:sz w:val="24"/>
        </w:rPr>
        <w:t xml:space="preserve">of </w:t>
      </w:r>
      <w:r w:rsidR="00F5561E">
        <w:rPr>
          <w:rFonts w:ascii="Times New Roman" w:hAnsi="Times New Roman" w:cs="Times New Roman"/>
          <w:sz w:val="24"/>
        </w:rPr>
        <w:t>0.07</w:t>
      </w:r>
      <w:r w:rsidR="002C3542" w:rsidRPr="00273B6B">
        <w:rPr>
          <w:rFonts w:ascii="Times New Roman" w:hAnsi="Times New Roman" w:cs="Times New Roman"/>
          <w:sz w:val="24"/>
        </w:rPr>
        <w:t xml:space="preserve"> mmHg/decade [</w:t>
      </w:r>
      <w:r w:rsidR="00F5561E">
        <w:rPr>
          <w:rFonts w:ascii="Times New Roman" w:hAnsi="Times New Roman" w:cs="Times New Roman"/>
          <w:sz w:val="24"/>
        </w:rPr>
        <w:t>-0.59-0.74</w:t>
      </w:r>
      <w:r w:rsidR="002C3542" w:rsidRPr="00273B6B">
        <w:rPr>
          <w:rFonts w:ascii="Times New Roman" w:hAnsi="Times New Roman" w:cs="Times New Roman"/>
          <w:sz w:val="24"/>
        </w:rPr>
        <w:t>]; PP of being a</w:t>
      </w:r>
      <w:r w:rsidR="00F5561E">
        <w:rPr>
          <w:rFonts w:ascii="Times New Roman" w:hAnsi="Times New Roman" w:cs="Times New Roman"/>
          <w:sz w:val="24"/>
        </w:rPr>
        <w:t>n</w:t>
      </w:r>
      <w:r w:rsidR="002C3542" w:rsidRPr="00273B6B">
        <w:rPr>
          <w:rFonts w:ascii="Times New Roman" w:hAnsi="Times New Roman" w:cs="Times New Roman"/>
          <w:sz w:val="24"/>
        </w:rPr>
        <w:t xml:space="preserve"> </w:t>
      </w:r>
      <w:r w:rsidR="00F5561E">
        <w:rPr>
          <w:rFonts w:ascii="Times New Roman" w:hAnsi="Times New Roman" w:cs="Times New Roman"/>
          <w:sz w:val="24"/>
        </w:rPr>
        <w:t>increasing</w:t>
      </w:r>
      <w:r w:rsidR="00F5561E" w:rsidRPr="00273B6B">
        <w:rPr>
          <w:rFonts w:ascii="Times New Roman" w:hAnsi="Times New Roman" w:cs="Times New Roman"/>
          <w:sz w:val="24"/>
        </w:rPr>
        <w:t xml:space="preserve"> </w:t>
      </w:r>
      <w:r w:rsidR="002C3542" w:rsidRPr="00273B6B">
        <w:rPr>
          <w:rFonts w:ascii="Times New Roman" w:hAnsi="Times New Roman" w:cs="Times New Roman"/>
          <w:sz w:val="24"/>
        </w:rPr>
        <w:t xml:space="preserve">trend = </w:t>
      </w:r>
      <w:r w:rsidR="00860D0B">
        <w:rPr>
          <w:rFonts w:ascii="Times New Roman" w:hAnsi="Times New Roman" w:cs="Times New Roman"/>
          <w:sz w:val="24"/>
        </w:rPr>
        <w:t>0.5808</w:t>
      </w:r>
      <w:r w:rsidR="006522F4">
        <w:rPr>
          <w:rFonts w:ascii="Times New Roman" w:hAnsi="Times New Roman" w:cs="Times New Roman"/>
          <w:sz w:val="24"/>
        </w:rPr>
        <w:t xml:space="preserve">) and </w:t>
      </w:r>
      <w:r w:rsidR="00BB6C4C" w:rsidRPr="004D5F9E">
        <w:rPr>
          <w:rFonts w:ascii="Times New Roman" w:hAnsi="Times New Roman" w:cs="Times New Roman"/>
          <w:sz w:val="24"/>
        </w:rPr>
        <w:t>decline</w:t>
      </w:r>
      <w:r w:rsidR="00FF4789" w:rsidRPr="004D5F9E">
        <w:rPr>
          <w:rFonts w:ascii="Times New Roman" w:hAnsi="Times New Roman" w:cs="Times New Roman"/>
          <w:sz w:val="24"/>
        </w:rPr>
        <w:t>d slightly</w:t>
      </w:r>
      <w:r w:rsidR="00BB6C4C" w:rsidRPr="004D5F9E">
        <w:rPr>
          <w:rFonts w:ascii="Times New Roman" w:hAnsi="Times New Roman" w:cs="Times New Roman"/>
          <w:sz w:val="24"/>
        </w:rPr>
        <w:t xml:space="preserve"> in</w:t>
      </w:r>
      <w:r w:rsidRPr="004D5F9E">
        <w:rPr>
          <w:rFonts w:ascii="Times New Roman" w:hAnsi="Times New Roman" w:cs="Times New Roman"/>
          <w:sz w:val="24"/>
        </w:rPr>
        <w:t xml:space="preserve"> women (</w:t>
      </w:r>
      <w:r w:rsidR="00EB3E99" w:rsidRPr="004D5F9E">
        <w:rPr>
          <w:rFonts w:ascii="Times New Roman" w:hAnsi="Times New Roman" w:cs="Times New Roman"/>
          <w:sz w:val="24"/>
        </w:rPr>
        <w:t>12</w:t>
      </w:r>
      <w:r w:rsidR="00EB3E99">
        <w:rPr>
          <w:rFonts w:ascii="Times New Roman" w:hAnsi="Times New Roman" w:cs="Times New Roman"/>
          <w:sz w:val="24"/>
        </w:rPr>
        <w:t>3</w:t>
      </w:r>
      <w:r w:rsidR="008B0507" w:rsidRPr="004D5F9E">
        <w:rPr>
          <w:rFonts w:ascii="Times New Roman" w:hAnsi="Times New Roman" w:cs="Times New Roman"/>
          <w:sz w:val="24"/>
        </w:rPr>
        <w:t>.9</w:t>
      </w:r>
      <w:r w:rsidRPr="004D5F9E">
        <w:rPr>
          <w:rFonts w:ascii="Times New Roman" w:hAnsi="Times New Roman" w:cs="Times New Roman"/>
          <w:sz w:val="24"/>
        </w:rPr>
        <w:t xml:space="preserve"> mmHg [</w:t>
      </w:r>
      <w:r w:rsidR="00EB3E99">
        <w:rPr>
          <w:rFonts w:ascii="Times New Roman" w:hAnsi="Times New Roman" w:cs="Times New Roman"/>
          <w:sz w:val="24"/>
        </w:rPr>
        <w:t>121.3-126.6</w:t>
      </w:r>
      <w:r w:rsidRPr="004D5F9E">
        <w:rPr>
          <w:rFonts w:ascii="Times New Roman" w:hAnsi="Times New Roman" w:cs="Times New Roman"/>
          <w:sz w:val="24"/>
        </w:rPr>
        <w:t xml:space="preserve">] in 1975 and </w:t>
      </w:r>
      <w:r w:rsidR="008B0507" w:rsidRPr="004D5F9E">
        <w:rPr>
          <w:rFonts w:ascii="Times New Roman" w:hAnsi="Times New Roman" w:cs="Times New Roman"/>
          <w:sz w:val="24"/>
        </w:rPr>
        <w:t>122.</w:t>
      </w:r>
      <w:r w:rsidR="00EB3E99">
        <w:rPr>
          <w:rFonts w:ascii="Times New Roman" w:hAnsi="Times New Roman" w:cs="Times New Roman"/>
          <w:sz w:val="24"/>
        </w:rPr>
        <w:t>3</w:t>
      </w:r>
      <w:r w:rsidRPr="004D5F9E">
        <w:rPr>
          <w:rFonts w:ascii="Times New Roman" w:hAnsi="Times New Roman" w:cs="Times New Roman"/>
          <w:sz w:val="24"/>
        </w:rPr>
        <w:t xml:space="preserve"> mmHg [</w:t>
      </w:r>
      <w:r w:rsidR="008B0507" w:rsidRPr="004D5F9E">
        <w:rPr>
          <w:rFonts w:ascii="Times New Roman" w:hAnsi="Times New Roman" w:cs="Times New Roman"/>
          <w:sz w:val="24"/>
        </w:rPr>
        <w:t>121.</w:t>
      </w:r>
      <w:r w:rsidR="00EB3E99">
        <w:rPr>
          <w:rFonts w:ascii="Times New Roman" w:hAnsi="Times New Roman" w:cs="Times New Roman"/>
          <w:sz w:val="24"/>
        </w:rPr>
        <w:t>0</w:t>
      </w:r>
      <w:r w:rsidR="008B0507" w:rsidRPr="004D5F9E">
        <w:rPr>
          <w:rFonts w:ascii="Times New Roman" w:hAnsi="Times New Roman" w:cs="Times New Roman"/>
          <w:sz w:val="24"/>
        </w:rPr>
        <w:t>-123.</w:t>
      </w:r>
      <w:r w:rsidR="00EB3E99">
        <w:rPr>
          <w:rFonts w:ascii="Times New Roman" w:hAnsi="Times New Roman" w:cs="Times New Roman"/>
          <w:sz w:val="24"/>
        </w:rPr>
        <w:t>6</w:t>
      </w:r>
      <w:r w:rsidRPr="004D5F9E">
        <w:rPr>
          <w:rFonts w:ascii="Times New Roman" w:hAnsi="Times New Roman" w:cs="Times New Roman"/>
          <w:sz w:val="24"/>
        </w:rPr>
        <w:t>] in 2015</w:t>
      </w:r>
      <w:r w:rsidR="002C3542">
        <w:rPr>
          <w:rFonts w:ascii="Times New Roman" w:hAnsi="Times New Roman" w:cs="Times New Roman"/>
          <w:sz w:val="24"/>
        </w:rPr>
        <w:t>;</w:t>
      </w:r>
      <w:r w:rsidR="002C3542" w:rsidRPr="002C3542">
        <w:rPr>
          <w:rFonts w:ascii="Times New Roman" w:hAnsi="Times New Roman" w:cs="Times New Roman"/>
          <w:sz w:val="24"/>
        </w:rPr>
        <w:t xml:space="preserve"> </w:t>
      </w:r>
      <w:r w:rsidR="002C3542">
        <w:rPr>
          <w:rFonts w:ascii="Times New Roman" w:hAnsi="Times New Roman" w:cs="Times New Roman"/>
          <w:sz w:val="24"/>
        </w:rPr>
        <w:t xml:space="preserve">average decline of </w:t>
      </w:r>
      <w:r w:rsidR="007848F6">
        <w:rPr>
          <w:rFonts w:ascii="Times New Roman" w:hAnsi="Times New Roman" w:cs="Times New Roman"/>
          <w:sz w:val="24"/>
        </w:rPr>
        <w:t>0.47</w:t>
      </w:r>
      <w:r w:rsidR="002C3542" w:rsidRPr="00273B6B">
        <w:rPr>
          <w:rFonts w:ascii="Times New Roman" w:hAnsi="Times New Roman" w:cs="Times New Roman"/>
          <w:sz w:val="24"/>
        </w:rPr>
        <w:t xml:space="preserve"> mmHg/decade [</w:t>
      </w:r>
      <w:r w:rsidR="00860D0B">
        <w:rPr>
          <w:rFonts w:ascii="Times New Roman" w:hAnsi="Times New Roman" w:cs="Times New Roman"/>
          <w:sz w:val="24"/>
        </w:rPr>
        <w:t>-</w:t>
      </w:r>
      <w:r w:rsidR="007848F6">
        <w:rPr>
          <w:rFonts w:ascii="Times New Roman" w:hAnsi="Times New Roman" w:cs="Times New Roman"/>
          <w:sz w:val="24"/>
        </w:rPr>
        <w:t>0.20-1.15</w:t>
      </w:r>
      <w:r w:rsidR="002C3542" w:rsidRPr="00273B6B">
        <w:rPr>
          <w:rFonts w:ascii="Times New Roman" w:hAnsi="Times New Roman" w:cs="Times New Roman"/>
          <w:sz w:val="24"/>
        </w:rPr>
        <w:t xml:space="preserve">]; </w:t>
      </w:r>
      <w:r w:rsidR="002C3542">
        <w:rPr>
          <w:rFonts w:ascii="Times New Roman" w:hAnsi="Times New Roman" w:cs="Times New Roman"/>
          <w:sz w:val="24"/>
        </w:rPr>
        <w:t>PP</w:t>
      </w:r>
      <w:r w:rsidRPr="004D5F9E">
        <w:rPr>
          <w:rFonts w:ascii="Times New Roman" w:hAnsi="Times New Roman" w:cs="Times New Roman"/>
          <w:sz w:val="24"/>
        </w:rPr>
        <w:t xml:space="preserve"> </w:t>
      </w:r>
      <w:r w:rsidR="00860D0B">
        <w:rPr>
          <w:rFonts w:ascii="Times New Roman" w:hAnsi="Times New Roman" w:cs="Times New Roman"/>
          <w:sz w:val="24"/>
        </w:rPr>
        <w:t>=</w:t>
      </w:r>
      <w:r w:rsidR="00F5561E">
        <w:rPr>
          <w:rFonts w:ascii="Times New Roman" w:hAnsi="Times New Roman" w:cs="Times New Roman"/>
          <w:sz w:val="24"/>
        </w:rPr>
        <w:t xml:space="preserve"> </w:t>
      </w:r>
      <w:r w:rsidR="00860D0B">
        <w:rPr>
          <w:rFonts w:ascii="Times New Roman" w:hAnsi="Times New Roman" w:cs="Times New Roman"/>
          <w:sz w:val="24"/>
        </w:rPr>
        <w:t>0.9210</w:t>
      </w:r>
      <w:r w:rsidRPr="004D5F9E">
        <w:rPr>
          <w:rFonts w:ascii="Times New Roman" w:hAnsi="Times New Roman" w:cs="Times New Roman"/>
          <w:sz w:val="24"/>
        </w:rPr>
        <w:t>)</w:t>
      </w:r>
      <w:r w:rsidR="00FF4789" w:rsidRPr="004D5F9E">
        <w:rPr>
          <w:rFonts w:ascii="Times New Roman" w:hAnsi="Times New Roman" w:cs="Times New Roman"/>
          <w:sz w:val="24"/>
        </w:rPr>
        <w:t xml:space="preserve"> </w:t>
      </w:r>
      <w:r w:rsidRPr="004D5F9E">
        <w:rPr>
          <w:rFonts w:ascii="Times New Roman" w:hAnsi="Times New Roman" w:cs="Times New Roman"/>
          <w:sz w:val="24"/>
        </w:rPr>
        <w:t xml:space="preserve">(Figure 1). </w:t>
      </w:r>
      <w:r w:rsidR="00435951">
        <w:rPr>
          <w:rFonts w:ascii="Times New Roman" w:hAnsi="Times New Roman" w:cs="Times New Roman"/>
          <w:sz w:val="24"/>
        </w:rPr>
        <w:t>T</w:t>
      </w:r>
      <w:r w:rsidRPr="004D5F9E">
        <w:rPr>
          <w:rFonts w:ascii="Times New Roman" w:hAnsi="Times New Roman" w:cs="Times New Roman"/>
          <w:sz w:val="24"/>
        </w:rPr>
        <w:t xml:space="preserve">rends </w:t>
      </w:r>
      <w:r w:rsidR="00435951">
        <w:rPr>
          <w:rFonts w:ascii="Times New Roman" w:hAnsi="Times New Roman" w:cs="Times New Roman"/>
          <w:sz w:val="24"/>
        </w:rPr>
        <w:t>in</w:t>
      </w:r>
      <w:r w:rsidRPr="004D5F9E">
        <w:rPr>
          <w:rFonts w:ascii="Times New Roman" w:hAnsi="Times New Roman" w:cs="Times New Roman"/>
          <w:sz w:val="24"/>
        </w:rPr>
        <w:t xml:space="preserve"> age-standardised mean DBP, which was </w:t>
      </w:r>
      <w:r w:rsidR="008B0507" w:rsidRPr="004D5F9E">
        <w:rPr>
          <w:rFonts w:ascii="Times New Roman" w:hAnsi="Times New Roman" w:cs="Times New Roman"/>
          <w:sz w:val="24"/>
        </w:rPr>
        <w:t>78.</w:t>
      </w:r>
      <w:r w:rsidR="00593310">
        <w:rPr>
          <w:rFonts w:ascii="Times New Roman" w:hAnsi="Times New Roman" w:cs="Times New Roman"/>
          <w:sz w:val="24"/>
        </w:rPr>
        <w:t>7</w:t>
      </w:r>
      <w:r w:rsidR="008B0507" w:rsidRPr="004D5F9E">
        <w:rPr>
          <w:rFonts w:ascii="Times New Roman" w:hAnsi="Times New Roman" w:cs="Times New Roman"/>
          <w:sz w:val="24"/>
        </w:rPr>
        <w:t xml:space="preserve"> </w:t>
      </w:r>
      <w:r w:rsidRPr="004D5F9E">
        <w:rPr>
          <w:rFonts w:ascii="Times New Roman" w:hAnsi="Times New Roman" w:cs="Times New Roman"/>
          <w:sz w:val="24"/>
        </w:rPr>
        <w:t>mmHg (</w:t>
      </w:r>
      <w:r w:rsidR="008B0507" w:rsidRPr="004D5F9E">
        <w:rPr>
          <w:rFonts w:ascii="Times New Roman" w:hAnsi="Times New Roman" w:cs="Times New Roman"/>
          <w:sz w:val="24"/>
        </w:rPr>
        <w:t>77.</w:t>
      </w:r>
      <w:r w:rsidR="00593310">
        <w:rPr>
          <w:rFonts w:ascii="Times New Roman" w:hAnsi="Times New Roman" w:cs="Times New Roman"/>
          <w:sz w:val="24"/>
        </w:rPr>
        <w:t>9</w:t>
      </w:r>
      <w:r w:rsidR="008B0507" w:rsidRPr="004D5F9E">
        <w:rPr>
          <w:rFonts w:ascii="Times New Roman" w:hAnsi="Times New Roman" w:cs="Times New Roman"/>
          <w:sz w:val="24"/>
        </w:rPr>
        <w:t>-79.5</w:t>
      </w:r>
      <w:r w:rsidR="008B0507" w:rsidRPr="004D5F9E">
        <w:rPr>
          <w:rFonts w:ascii="Times New Roman" w:hAnsi="Times New Roman" w:cs="Times New Roman" w:hint="eastAsia"/>
          <w:sz w:val="24"/>
        </w:rPr>
        <w:t>)</w:t>
      </w:r>
      <w:r w:rsidRPr="004D5F9E">
        <w:rPr>
          <w:rFonts w:ascii="Times New Roman" w:hAnsi="Times New Roman" w:cs="Times New Roman"/>
          <w:sz w:val="24"/>
        </w:rPr>
        <w:t xml:space="preserve"> for men and </w:t>
      </w:r>
      <w:r w:rsidR="008B0507" w:rsidRPr="004D5F9E">
        <w:rPr>
          <w:rFonts w:ascii="Times New Roman" w:hAnsi="Times New Roman" w:cs="Times New Roman"/>
          <w:sz w:val="24"/>
        </w:rPr>
        <w:t>76.7</w:t>
      </w:r>
      <w:r w:rsidRPr="004D5F9E">
        <w:rPr>
          <w:rFonts w:ascii="Times New Roman" w:hAnsi="Times New Roman" w:cs="Times New Roman"/>
          <w:sz w:val="24"/>
        </w:rPr>
        <w:t xml:space="preserve"> mmHg (</w:t>
      </w:r>
      <w:r w:rsidR="008B0507" w:rsidRPr="004D5F9E">
        <w:rPr>
          <w:rFonts w:ascii="Times New Roman" w:hAnsi="Times New Roman" w:cs="Times New Roman"/>
          <w:sz w:val="24"/>
        </w:rPr>
        <w:t>75.</w:t>
      </w:r>
      <w:r w:rsidR="00593310">
        <w:rPr>
          <w:rFonts w:ascii="Times New Roman" w:hAnsi="Times New Roman" w:cs="Times New Roman"/>
          <w:sz w:val="24"/>
        </w:rPr>
        <w:t>9</w:t>
      </w:r>
      <w:r w:rsidR="008B0507" w:rsidRPr="004D5F9E">
        <w:rPr>
          <w:rFonts w:ascii="Times New Roman" w:hAnsi="Times New Roman" w:cs="Times New Roman"/>
          <w:sz w:val="24"/>
        </w:rPr>
        <w:t>-77.</w:t>
      </w:r>
      <w:r w:rsidR="00593310">
        <w:rPr>
          <w:rFonts w:ascii="Times New Roman" w:hAnsi="Times New Roman" w:cs="Times New Roman"/>
          <w:sz w:val="24"/>
        </w:rPr>
        <w:t>6</w:t>
      </w:r>
      <w:r w:rsidRPr="004D5F9E">
        <w:rPr>
          <w:rFonts w:ascii="Times New Roman" w:hAnsi="Times New Roman" w:cs="Times New Roman"/>
          <w:sz w:val="24"/>
        </w:rPr>
        <w:t>) for women</w:t>
      </w:r>
      <w:r w:rsidR="00AB72D8" w:rsidRPr="00AB72D8">
        <w:rPr>
          <w:rFonts w:ascii="Times New Roman" w:hAnsi="Times New Roman" w:cs="Times New Roman"/>
          <w:sz w:val="24"/>
        </w:rPr>
        <w:t xml:space="preserve"> </w:t>
      </w:r>
      <w:r w:rsidR="00AB72D8" w:rsidRPr="004D5F9E">
        <w:rPr>
          <w:rFonts w:ascii="Times New Roman" w:hAnsi="Times New Roman" w:cs="Times New Roman"/>
          <w:sz w:val="24"/>
        </w:rPr>
        <w:t>in 2015</w:t>
      </w:r>
      <w:r w:rsidR="00435951">
        <w:rPr>
          <w:rFonts w:ascii="Times New Roman" w:hAnsi="Times New Roman" w:cs="Times New Roman"/>
          <w:sz w:val="24"/>
        </w:rPr>
        <w:t xml:space="preserve">, were similar </w:t>
      </w:r>
      <w:r w:rsidR="00435951" w:rsidRPr="004D5F9E">
        <w:rPr>
          <w:rFonts w:ascii="Times New Roman" w:hAnsi="Times New Roman" w:cs="Times New Roman"/>
          <w:sz w:val="24"/>
        </w:rPr>
        <w:t>(Figure 1)</w:t>
      </w:r>
      <w:r w:rsidRPr="004D5F9E">
        <w:rPr>
          <w:rFonts w:ascii="Times New Roman" w:hAnsi="Times New Roman" w:cs="Times New Roman"/>
          <w:sz w:val="24"/>
        </w:rPr>
        <w:t>.</w:t>
      </w:r>
    </w:p>
    <w:p w14:paraId="46306B16" w14:textId="77777777" w:rsidR="00F6440B" w:rsidRPr="004D5F9E" w:rsidRDefault="00F6440B" w:rsidP="00F6440B">
      <w:pPr>
        <w:spacing w:after="0" w:line="480" w:lineRule="auto"/>
        <w:jc w:val="both"/>
        <w:rPr>
          <w:rFonts w:ascii="Times New Roman" w:hAnsi="Times New Roman" w:cs="Times New Roman"/>
          <w:sz w:val="24"/>
        </w:rPr>
      </w:pPr>
    </w:p>
    <w:p w14:paraId="2F28F34F" w14:textId="5A422AFD" w:rsidR="00C9100D" w:rsidRPr="004D5F9E" w:rsidRDefault="009D30EA" w:rsidP="00687752">
      <w:pPr>
        <w:spacing w:after="0" w:line="480" w:lineRule="auto"/>
        <w:jc w:val="both"/>
        <w:rPr>
          <w:rFonts w:ascii="Times New Roman" w:hAnsi="Times New Roman" w:cs="Times New Roman"/>
          <w:sz w:val="24"/>
        </w:rPr>
      </w:pPr>
      <w:r>
        <w:rPr>
          <w:rFonts w:ascii="Times New Roman" w:hAnsi="Times New Roman" w:cs="Times New Roman"/>
          <w:sz w:val="24"/>
        </w:rPr>
        <w:t xml:space="preserve">Mean </w:t>
      </w:r>
      <w:r w:rsidR="00F6440B" w:rsidRPr="004D5F9E">
        <w:rPr>
          <w:rFonts w:ascii="Times New Roman" w:hAnsi="Times New Roman" w:cs="Times New Roman"/>
          <w:sz w:val="24"/>
        </w:rPr>
        <w:t>SBP and DBP declined substantially over these four decades in high-income western and high-income Asia-Pacific</w:t>
      </w:r>
      <w:r w:rsidR="00FF4789" w:rsidRPr="004D5F9E">
        <w:rPr>
          <w:rFonts w:ascii="Times New Roman" w:hAnsi="Times New Roman" w:cs="Times New Roman"/>
          <w:sz w:val="24"/>
        </w:rPr>
        <w:t xml:space="preserve"> super-regions</w:t>
      </w:r>
      <w:r w:rsidR="00BB6C4C" w:rsidRPr="004D5F9E">
        <w:rPr>
          <w:rFonts w:ascii="Times New Roman" w:hAnsi="Times New Roman" w:cs="Times New Roman"/>
          <w:sz w:val="24"/>
        </w:rPr>
        <w:t>,</w:t>
      </w:r>
      <w:r w:rsidR="008269CB" w:rsidRPr="004D5F9E">
        <w:rPr>
          <w:rFonts w:ascii="Times New Roman" w:hAnsi="Times New Roman" w:cs="Times New Roman"/>
          <w:sz w:val="24"/>
        </w:rPr>
        <w:t xml:space="preserve"> </w:t>
      </w:r>
      <w:r w:rsidR="00FF4789" w:rsidRPr="004D5F9E">
        <w:rPr>
          <w:rFonts w:ascii="Times New Roman" w:hAnsi="Times New Roman" w:cs="Times New Roman"/>
          <w:sz w:val="24"/>
        </w:rPr>
        <w:t>moving</w:t>
      </w:r>
      <w:r w:rsidR="008269CB" w:rsidRPr="004D5F9E">
        <w:rPr>
          <w:rFonts w:ascii="Times New Roman" w:hAnsi="Times New Roman" w:cs="Times New Roman"/>
          <w:sz w:val="24"/>
        </w:rPr>
        <w:t xml:space="preserve"> </w:t>
      </w:r>
      <w:r w:rsidR="00F6440B" w:rsidRPr="004D5F9E">
        <w:rPr>
          <w:rFonts w:ascii="Times New Roman" w:hAnsi="Times New Roman" w:cs="Times New Roman"/>
          <w:sz w:val="24"/>
        </w:rPr>
        <w:t xml:space="preserve">these two super-regions from some of the highest </w:t>
      </w:r>
      <w:r w:rsidR="007848F6">
        <w:rPr>
          <w:rFonts w:ascii="Times New Roman" w:hAnsi="Times New Roman" w:cs="Times New Roman"/>
          <w:sz w:val="24"/>
        </w:rPr>
        <w:t>BP</w:t>
      </w:r>
      <w:r w:rsidR="008269CB" w:rsidRPr="004D5F9E">
        <w:rPr>
          <w:rFonts w:ascii="Times New Roman" w:hAnsi="Times New Roman" w:cs="Times New Roman"/>
          <w:sz w:val="24"/>
        </w:rPr>
        <w:t xml:space="preserve"> levels in 1975</w:t>
      </w:r>
      <w:r w:rsidR="00F6440B" w:rsidRPr="004D5F9E">
        <w:rPr>
          <w:rFonts w:ascii="Times New Roman" w:hAnsi="Times New Roman" w:cs="Times New Roman"/>
          <w:sz w:val="24"/>
        </w:rPr>
        <w:t xml:space="preserve"> to the lowest in 2015</w:t>
      </w:r>
      <w:r w:rsidR="000C65F3" w:rsidRPr="004D5F9E">
        <w:rPr>
          <w:rFonts w:ascii="Times New Roman" w:hAnsi="Times New Roman" w:cs="Times New Roman"/>
          <w:sz w:val="24"/>
        </w:rPr>
        <w:t xml:space="preserve"> (Figure 1)</w:t>
      </w:r>
      <w:r w:rsidR="00F6440B" w:rsidRPr="004D5F9E">
        <w:rPr>
          <w:rFonts w:ascii="Times New Roman" w:hAnsi="Times New Roman" w:cs="Times New Roman"/>
          <w:sz w:val="24"/>
        </w:rPr>
        <w:t xml:space="preserve">. </w:t>
      </w:r>
      <w:r w:rsidR="00C9100D" w:rsidRPr="004D5F9E">
        <w:rPr>
          <w:rFonts w:ascii="Times New Roman" w:hAnsi="Times New Roman" w:cs="Times New Roman"/>
          <w:sz w:val="24"/>
        </w:rPr>
        <w:t xml:space="preserve">The largest decline in </w:t>
      </w:r>
      <w:r>
        <w:rPr>
          <w:rFonts w:ascii="Times New Roman" w:hAnsi="Times New Roman" w:cs="Times New Roman"/>
          <w:sz w:val="24"/>
        </w:rPr>
        <w:t xml:space="preserve">mean </w:t>
      </w:r>
      <w:r w:rsidR="00C9100D" w:rsidRPr="004D5F9E">
        <w:rPr>
          <w:rFonts w:ascii="Times New Roman" w:hAnsi="Times New Roman" w:cs="Times New Roman"/>
          <w:sz w:val="24"/>
        </w:rPr>
        <w:t xml:space="preserve">SBP, </w:t>
      </w:r>
      <w:r w:rsidR="003C606A" w:rsidRPr="004D5F9E">
        <w:rPr>
          <w:rFonts w:ascii="Times New Roman" w:hAnsi="Times New Roman" w:cs="Times New Roman"/>
          <w:sz w:val="24"/>
        </w:rPr>
        <w:t xml:space="preserve">which occurred </w:t>
      </w:r>
      <w:r w:rsidR="00C9100D" w:rsidRPr="004D5F9E">
        <w:rPr>
          <w:rFonts w:ascii="Times New Roman" w:hAnsi="Times New Roman" w:cs="Times New Roman"/>
          <w:sz w:val="24"/>
        </w:rPr>
        <w:t>in high-income Asia Pacific, was 3.2 mmHg/decade (</w:t>
      </w:r>
      <w:r w:rsidR="00F72F7D" w:rsidRPr="004D5F9E">
        <w:rPr>
          <w:rFonts w:ascii="Times New Roman" w:hAnsi="Times New Roman" w:cs="Times New Roman"/>
          <w:sz w:val="24"/>
        </w:rPr>
        <w:t>2.</w:t>
      </w:r>
      <w:r w:rsidR="00593310">
        <w:rPr>
          <w:rFonts w:ascii="Times New Roman" w:hAnsi="Times New Roman" w:cs="Times New Roman"/>
          <w:sz w:val="24"/>
        </w:rPr>
        <w:t>4</w:t>
      </w:r>
      <w:r w:rsidR="00F72F7D" w:rsidRPr="004D5F9E">
        <w:rPr>
          <w:rFonts w:ascii="Times New Roman" w:hAnsi="Times New Roman" w:cs="Times New Roman"/>
          <w:sz w:val="24"/>
        </w:rPr>
        <w:t>-</w:t>
      </w:r>
      <w:r w:rsidR="00593310">
        <w:rPr>
          <w:rFonts w:ascii="Times New Roman" w:hAnsi="Times New Roman" w:cs="Times New Roman"/>
          <w:sz w:val="24"/>
        </w:rPr>
        <w:t>3.9</w:t>
      </w:r>
      <w:r w:rsidR="00C9100D" w:rsidRPr="004D5F9E">
        <w:rPr>
          <w:rFonts w:ascii="Times New Roman" w:hAnsi="Times New Roman" w:cs="Times New Roman"/>
          <w:sz w:val="24"/>
        </w:rPr>
        <w:t>) for women and 2.4 mmHg/decade (</w:t>
      </w:r>
      <w:r w:rsidR="00F72F7D" w:rsidRPr="004D5F9E">
        <w:rPr>
          <w:rFonts w:ascii="Times New Roman" w:hAnsi="Times New Roman" w:cs="Times New Roman"/>
          <w:sz w:val="24"/>
        </w:rPr>
        <w:t>1.</w:t>
      </w:r>
      <w:r w:rsidR="00593310">
        <w:rPr>
          <w:rFonts w:ascii="Times New Roman" w:hAnsi="Times New Roman" w:cs="Times New Roman"/>
          <w:sz w:val="24"/>
        </w:rPr>
        <w:t>6</w:t>
      </w:r>
      <w:r w:rsidR="00F72F7D" w:rsidRPr="004D5F9E">
        <w:rPr>
          <w:rFonts w:ascii="Times New Roman" w:hAnsi="Times New Roman" w:cs="Times New Roman"/>
          <w:sz w:val="24"/>
        </w:rPr>
        <w:t>-3.1</w:t>
      </w:r>
      <w:r w:rsidR="00C9100D" w:rsidRPr="004D5F9E">
        <w:rPr>
          <w:rFonts w:ascii="Times New Roman" w:hAnsi="Times New Roman" w:cs="Times New Roman"/>
          <w:sz w:val="24"/>
        </w:rPr>
        <w:t>) for men</w:t>
      </w:r>
      <w:r w:rsidR="00865076" w:rsidRPr="004D5F9E">
        <w:rPr>
          <w:rFonts w:ascii="Times New Roman" w:hAnsi="Times New Roman" w:cs="Times New Roman"/>
          <w:sz w:val="24"/>
        </w:rPr>
        <w:t xml:space="preserve"> (PP &gt;0.999</w:t>
      </w:r>
      <w:r w:rsidR="00593310">
        <w:rPr>
          <w:rFonts w:ascii="Times New Roman" w:hAnsi="Times New Roman" w:cs="Times New Roman"/>
          <w:sz w:val="24"/>
        </w:rPr>
        <w:t>9</w:t>
      </w:r>
      <w:r w:rsidR="00865076" w:rsidRPr="004D5F9E">
        <w:rPr>
          <w:rFonts w:ascii="Times New Roman" w:hAnsi="Times New Roman" w:cs="Times New Roman"/>
          <w:sz w:val="24"/>
        </w:rPr>
        <w:t>)</w:t>
      </w:r>
      <w:r w:rsidR="00C9100D" w:rsidRPr="004D5F9E">
        <w:rPr>
          <w:rFonts w:ascii="Times New Roman" w:hAnsi="Times New Roman" w:cs="Times New Roman"/>
          <w:sz w:val="24"/>
        </w:rPr>
        <w:t xml:space="preserve">. The largest decline in </w:t>
      </w:r>
      <w:r>
        <w:rPr>
          <w:rFonts w:ascii="Times New Roman" w:hAnsi="Times New Roman" w:cs="Times New Roman"/>
          <w:sz w:val="24"/>
        </w:rPr>
        <w:t xml:space="preserve">mean </w:t>
      </w:r>
      <w:r w:rsidR="00C9100D" w:rsidRPr="004D5F9E">
        <w:rPr>
          <w:rFonts w:ascii="Times New Roman" w:hAnsi="Times New Roman" w:cs="Times New Roman"/>
          <w:sz w:val="24"/>
        </w:rPr>
        <w:t>DBP, in high-income western super-region, was 1.8 mmHg/decade (</w:t>
      </w:r>
      <w:r w:rsidR="00F72F7D" w:rsidRPr="004D5F9E">
        <w:rPr>
          <w:rFonts w:ascii="Times New Roman" w:hAnsi="Times New Roman" w:cs="Times New Roman"/>
          <w:sz w:val="24"/>
        </w:rPr>
        <w:t>1.</w:t>
      </w:r>
      <w:r w:rsidR="00593310">
        <w:rPr>
          <w:rFonts w:ascii="Times New Roman" w:hAnsi="Times New Roman" w:cs="Times New Roman"/>
          <w:sz w:val="24"/>
        </w:rPr>
        <w:t>4</w:t>
      </w:r>
      <w:r w:rsidR="00F72F7D" w:rsidRPr="004D5F9E">
        <w:rPr>
          <w:rFonts w:ascii="Times New Roman" w:hAnsi="Times New Roman" w:cs="Times New Roman"/>
          <w:sz w:val="24"/>
        </w:rPr>
        <w:t>-2.3</w:t>
      </w:r>
      <w:r w:rsidR="00C9100D" w:rsidRPr="004D5F9E">
        <w:rPr>
          <w:rFonts w:ascii="Times New Roman" w:hAnsi="Times New Roman" w:cs="Times New Roman"/>
          <w:sz w:val="24"/>
        </w:rPr>
        <w:t>) for women and 1.</w:t>
      </w:r>
      <w:r w:rsidR="00593310">
        <w:rPr>
          <w:rFonts w:ascii="Times New Roman" w:hAnsi="Times New Roman" w:cs="Times New Roman"/>
          <w:sz w:val="24"/>
        </w:rPr>
        <w:t>5</w:t>
      </w:r>
      <w:r w:rsidR="00C9100D" w:rsidRPr="004D5F9E">
        <w:rPr>
          <w:rFonts w:ascii="Times New Roman" w:hAnsi="Times New Roman" w:cs="Times New Roman"/>
          <w:sz w:val="24"/>
        </w:rPr>
        <w:t xml:space="preserve"> mmHg/decade (</w:t>
      </w:r>
      <w:r w:rsidR="00F72F7D" w:rsidRPr="004D5F9E">
        <w:rPr>
          <w:rFonts w:ascii="Times New Roman" w:hAnsi="Times New Roman" w:cs="Times New Roman"/>
          <w:sz w:val="24"/>
        </w:rPr>
        <w:t>1.</w:t>
      </w:r>
      <w:r w:rsidR="00593310">
        <w:rPr>
          <w:rFonts w:ascii="Times New Roman" w:hAnsi="Times New Roman" w:cs="Times New Roman"/>
          <w:sz w:val="24"/>
        </w:rPr>
        <w:t>0</w:t>
      </w:r>
      <w:r w:rsidR="00F72F7D" w:rsidRPr="004D5F9E">
        <w:rPr>
          <w:rFonts w:ascii="Times New Roman" w:hAnsi="Times New Roman" w:cs="Times New Roman"/>
          <w:sz w:val="24"/>
        </w:rPr>
        <w:t>-</w:t>
      </w:r>
      <w:r w:rsidR="00593310">
        <w:rPr>
          <w:rFonts w:ascii="Times New Roman" w:hAnsi="Times New Roman" w:cs="Times New Roman"/>
          <w:sz w:val="24"/>
        </w:rPr>
        <w:t>1.9</w:t>
      </w:r>
      <w:r w:rsidR="00C9100D" w:rsidRPr="004D5F9E">
        <w:rPr>
          <w:rFonts w:ascii="Times New Roman" w:hAnsi="Times New Roman" w:cs="Times New Roman"/>
          <w:sz w:val="24"/>
        </w:rPr>
        <w:t>) for men</w:t>
      </w:r>
      <w:r w:rsidR="00865076" w:rsidRPr="004D5F9E">
        <w:rPr>
          <w:rFonts w:ascii="Times New Roman" w:hAnsi="Times New Roman" w:cs="Times New Roman"/>
          <w:sz w:val="24"/>
        </w:rPr>
        <w:t xml:space="preserve"> (PP &gt;0.999</w:t>
      </w:r>
      <w:r w:rsidR="00593310">
        <w:rPr>
          <w:rFonts w:ascii="Times New Roman" w:hAnsi="Times New Roman" w:cs="Times New Roman"/>
          <w:sz w:val="24"/>
        </w:rPr>
        <w:t>9</w:t>
      </w:r>
      <w:r w:rsidR="00865076" w:rsidRPr="004D5F9E">
        <w:rPr>
          <w:rFonts w:ascii="Times New Roman" w:hAnsi="Times New Roman" w:cs="Times New Roman"/>
          <w:sz w:val="24"/>
        </w:rPr>
        <w:t>)</w:t>
      </w:r>
      <w:r w:rsidR="00C9100D" w:rsidRPr="004D5F9E">
        <w:rPr>
          <w:rFonts w:ascii="Times New Roman" w:hAnsi="Times New Roman" w:cs="Times New Roman"/>
          <w:sz w:val="24"/>
        </w:rPr>
        <w:t xml:space="preserve">. </w:t>
      </w:r>
      <w:r>
        <w:rPr>
          <w:rFonts w:ascii="Times New Roman" w:hAnsi="Times New Roman" w:cs="Times New Roman"/>
          <w:sz w:val="24"/>
        </w:rPr>
        <w:t xml:space="preserve">Mean </w:t>
      </w:r>
      <w:r w:rsidR="00F6440B" w:rsidRPr="004D5F9E">
        <w:rPr>
          <w:rFonts w:ascii="Times New Roman" w:hAnsi="Times New Roman" w:cs="Times New Roman"/>
          <w:sz w:val="24"/>
        </w:rPr>
        <w:t xml:space="preserve">SBP also seems to have declined among women in central and </w:t>
      </w:r>
      <w:proofErr w:type="gramStart"/>
      <w:r w:rsidR="00F6440B" w:rsidRPr="004D5F9E">
        <w:rPr>
          <w:rFonts w:ascii="Times New Roman" w:hAnsi="Times New Roman" w:cs="Times New Roman"/>
          <w:sz w:val="24"/>
        </w:rPr>
        <w:t>eastern</w:t>
      </w:r>
      <w:proofErr w:type="gramEnd"/>
      <w:r w:rsidR="00F6440B" w:rsidRPr="004D5F9E">
        <w:rPr>
          <w:rFonts w:ascii="Times New Roman" w:hAnsi="Times New Roman" w:cs="Times New Roman"/>
          <w:sz w:val="24"/>
        </w:rPr>
        <w:t xml:space="preserve"> Europe, Latin America and Caribbean, and</w:t>
      </w:r>
      <w:r w:rsidR="008269CB" w:rsidRPr="004D5F9E">
        <w:rPr>
          <w:rFonts w:ascii="Times New Roman" w:hAnsi="Times New Roman" w:cs="Times New Roman"/>
          <w:sz w:val="24"/>
        </w:rPr>
        <w:t>,</w:t>
      </w:r>
      <w:r w:rsidR="00F6440B" w:rsidRPr="004D5F9E">
        <w:rPr>
          <w:rFonts w:ascii="Times New Roman" w:hAnsi="Times New Roman" w:cs="Times New Roman"/>
          <w:sz w:val="24"/>
        </w:rPr>
        <w:t xml:space="preserve"> more recently</w:t>
      </w:r>
      <w:r w:rsidR="008269CB" w:rsidRPr="004D5F9E">
        <w:rPr>
          <w:rFonts w:ascii="Times New Roman" w:hAnsi="Times New Roman" w:cs="Times New Roman"/>
          <w:sz w:val="24"/>
        </w:rPr>
        <w:t>,</w:t>
      </w:r>
      <w:r w:rsidR="00F6440B" w:rsidRPr="004D5F9E">
        <w:rPr>
          <w:rFonts w:ascii="Times New Roman" w:hAnsi="Times New Roman" w:cs="Times New Roman"/>
          <w:sz w:val="24"/>
        </w:rPr>
        <w:t xml:space="preserve"> central Asia, Middle East and north Africa</w:t>
      </w:r>
      <w:r w:rsidR="00536BFE" w:rsidRPr="004D5F9E">
        <w:rPr>
          <w:rFonts w:ascii="Times New Roman" w:hAnsi="Times New Roman" w:cs="Times New Roman"/>
          <w:sz w:val="24"/>
        </w:rPr>
        <w:t>,</w:t>
      </w:r>
      <w:r w:rsidR="00F6440B" w:rsidRPr="004D5F9E">
        <w:rPr>
          <w:rFonts w:ascii="Times New Roman" w:hAnsi="Times New Roman" w:cs="Times New Roman"/>
          <w:sz w:val="24"/>
        </w:rPr>
        <w:t xml:space="preserve"> but </w:t>
      </w:r>
      <w:r w:rsidR="008269CB" w:rsidRPr="004D5F9E">
        <w:rPr>
          <w:rFonts w:ascii="Times New Roman" w:hAnsi="Times New Roman" w:cs="Times New Roman"/>
          <w:sz w:val="24"/>
        </w:rPr>
        <w:t xml:space="preserve">the estimated </w:t>
      </w:r>
      <w:r w:rsidR="00F6440B" w:rsidRPr="004D5F9E">
        <w:rPr>
          <w:rFonts w:ascii="Times New Roman" w:hAnsi="Times New Roman" w:cs="Times New Roman"/>
          <w:sz w:val="24"/>
        </w:rPr>
        <w:t xml:space="preserve">trends </w:t>
      </w:r>
      <w:r w:rsidR="008269CB" w:rsidRPr="004D5F9E">
        <w:rPr>
          <w:rFonts w:ascii="Times New Roman" w:hAnsi="Times New Roman" w:cs="Times New Roman"/>
          <w:sz w:val="24"/>
        </w:rPr>
        <w:t>in these super-regions had</w:t>
      </w:r>
      <w:r w:rsidR="00F6440B" w:rsidRPr="004D5F9E">
        <w:rPr>
          <w:rFonts w:ascii="Times New Roman" w:hAnsi="Times New Roman" w:cs="Times New Roman"/>
          <w:sz w:val="24"/>
        </w:rPr>
        <w:t xml:space="preserve"> larger uncertainty than those in high-income super-region</w:t>
      </w:r>
      <w:r w:rsidR="00F72F7D" w:rsidRPr="004D5F9E">
        <w:rPr>
          <w:rFonts w:ascii="Times New Roman" w:hAnsi="Times New Roman" w:cs="Times New Roman"/>
          <w:sz w:val="24"/>
        </w:rPr>
        <w:t>s</w:t>
      </w:r>
      <w:r w:rsidR="008269CB" w:rsidRPr="004D5F9E">
        <w:rPr>
          <w:rFonts w:ascii="Times New Roman" w:hAnsi="Times New Roman" w:cs="Times New Roman"/>
          <w:sz w:val="24"/>
        </w:rPr>
        <w:t>;</w:t>
      </w:r>
      <w:r w:rsidR="00F6440B" w:rsidRPr="004D5F9E">
        <w:rPr>
          <w:rFonts w:ascii="Times New Roman" w:hAnsi="Times New Roman" w:cs="Times New Roman"/>
          <w:sz w:val="24"/>
        </w:rPr>
        <w:t xml:space="preserve"> </w:t>
      </w:r>
      <w:r>
        <w:rPr>
          <w:rFonts w:ascii="Times New Roman" w:hAnsi="Times New Roman" w:cs="Times New Roman"/>
          <w:sz w:val="24"/>
        </w:rPr>
        <w:t xml:space="preserve">mean </w:t>
      </w:r>
      <w:r w:rsidR="00F6440B" w:rsidRPr="004D5F9E">
        <w:rPr>
          <w:rFonts w:ascii="Times New Roman" w:hAnsi="Times New Roman" w:cs="Times New Roman"/>
          <w:sz w:val="24"/>
        </w:rPr>
        <w:t>DBP showed a similar, but less pronounced, decrease in these super-regions</w:t>
      </w:r>
      <w:r w:rsidR="000C46DE" w:rsidRPr="004D5F9E">
        <w:rPr>
          <w:rFonts w:ascii="Times New Roman" w:hAnsi="Times New Roman" w:cs="Times New Roman"/>
          <w:sz w:val="24"/>
        </w:rPr>
        <w:t xml:space="preserve"> (Figure 1)</w:t>
      </w:r>
      <w:r w:rsidR="00F6440B" w:rsidRPr="004D5F9E">
        <w:rPr>
          <w:rFonts w:ascii="Times New Roman" w:hAnsi="Times New Roman" w:cs="Times New Roman"/>
          <w:sz w:val="24"/>
        </w:rPr>
        <w:t xml:space="preserve">. </w:t>
      </w:r>
      <w:r w:rsidR="0007353F">
        <w:rPr>
          <w:rFonts w:ascii="Times New Roman" w:hAnsi="Times New Roman" w:cs="Times New Roman"/>
          <w:sz w:val="24"/>
        </w:rPr>
        <w:t>There was no or little change in mean SBP or DBP among men in these super</w:t>
      </w:r>
      <w:r w:rsidR="00E142CE">
        <w:rPr>
          <w:rFonts w:ascii="Times New Roman" w:hAnsi="Times New Roman" w:cs="Times New Roman"/>
          <w:sz w:val="24"/>
        </w:rPr>
        <w:t>-</w:t>
      </w:r>
      <w:r w:rsidR="0007353F">
        <w:rPr>
          <w:rFonts w:ascii="Times New Roman" w:hAnsi="Times New Roman" w:cs="Times New Roman"/>
          <w:sz w:val="24"/>
        </w:rPr>
        <w:t>regions.</w:t>
      </w:r>
    </w:p>
    <w:p w14:paraId="2D84F245" w14:textId="77777777" w:rsidR="00C9100D" w:rsidRPr="004D5F9E" w:rsidRDefault="00C9100D" w:rsidP="00F6440B">
      <w:pPr>
        <w:spacing w:after="0" w:line="480" w:lineRule="auto"/>
        <w:jc w:val="both"/>
        <w:rPr>
          <w:rFonts w:ascii="Times New Roman" w:hAnsi="Times New Roman" w:cs="Times New Roman"/>
          <w:sz w:val="24"/>
        </w:rPr>
      </w:pPr>
    </w:p>
    <w:p w14:paraId="2CF8BC50" w14:textId="6BF54119" w:rsidR="00767399" w:rsidRPr="004D5F9E" w:rsidRDefault="00F6440B" w:rsidP="00F6440B">
      <w:pPr>
        <w:spacing w:after="0" w:line="480" w:lineRule="auto"/>
        <w:jc w:val="both"/>
        <w:rPr>
          <w:rFonts w:ascii="Times New Roman" w:hAnsi="Times New Roman" w:cs="Times New Roman"/>
          <w:sz w:val="24"/>
        </w:rPr>
      </w:pPr>
      <w:r w:rsidRPr="004D5F9E">
        <w:rPr>
          <w:rFonts w:ascii="Times New Roman" w:hAnsi="Times New Roman" w:cs="Times New Roman"/>
          <w:sz w:val="24"/>
        </w:rPr>
        <w:lastRenderedPageBreak/>
        <w:t xml:space="preserve">In contrast to these declines, </w:t>
      </w:r>
      <w:r w:rsidR="009D30EA">
        <w:rPr>
          <w:rFonts w:ascii="Times New Roman" w:hAnsi="Times New Roman" w:cs="Times New Roman"/>
          <w:sz w:val="24"/>
        </w:rPr>
        <w:t xml:space="preserve">mean </w:t>
      </w:r>
      <w:r w:rsidRPr="004D5F9E">
        <w:rPr>
          <w:rFonts w:ascii="Times New Roman" w:hAnsi="Times New Roman" w:cs="Times New Roman"/>
          <w:sz w:val="24"/>
        </w:rPr>
        <w:t xml:space="preserve">SBP </w:t>
      </w:r>
      <w:r w:rsidR="00FF4789" w:rsidRPr="004D5F9E">
        <w:rPr>
          <w:rFonts w:ascii="Times New Roman" w:hAnsi="Times New Roman" w:cs="Times New Roman"/>
          <w:sz w:val="24"/>
        </w:rPr>
        <w:t xml:space="preserve">may have </w:t>
      </w:r>
      <w:proofErr w:type="gramStart"/>
      <w:r w:rsidR="00FF4789" w:rsidRPr="004D5F9E">
        <w:rPr>
          <w:rFonts w:ascii="Times New Roman" w:hAnsi="Times New Roman" w:cs="Times New Roman"/>
          <w:sz w:val="24"/>
        </w:rPr>
        <w:t>risen</w:t>
      </w:r>
      <w:proofErr w:type="gramEnd"/>
      <w:r w:rsidR="00FF4789" w:rsidRPr="004D5F9E">
        <w:rPr>
          <w:rFonts w:ascii="Times New Roman" w:hAnsi="Times New Roman" w:cs="Times New Roman"/>
          <w:sz w:val="24"/>
        </w:rPr>
        <w:t xml:space="preserve"> </w:t>
      </w:r>
      <w:r w:rsidRPr="004D5F9E">
        <w:rPr>
          <w:rFonts w:ascii="Times New Roman" w:hAnsi="Times New Roman" w:cs="Times New Roman"/>
          <w:sz w:val="24"/>
        </w:rPr>
        <w:t xml:space="preserve">among men and women in </w:t>
      </w:r>
      <w:r w:rsidR="00ED4CFA">
        <w:rPr>
          <w:rFonts w:ascii="Times New Roman" w:hAnsi="Times New Roman" w:cs="Times New Roman"/>
          <w:sz w:val="24"/>
        </w:rPr>
        <w:t xml:space="preserve">east and southeast Asia, </w:t>
      </w:r>
      <w:r w:rsidRPr="004D5F9E">
        <w:rPr>
          <w:rFonts w:ascii="Times New Roman" w:hAnsi="Times New Roman" w:cs="Times New Roman"/>
          <w:sz w:val="24"/>
        </w:rPr>
        <w:t xml:space="preserve">south Asia, Oceania, and sub-Saharan Africa, with a </w:t>
      </w:r>
      <w:r w:rsidR="007C0C33" w:rsidRPr="004D5F9E">
        <w:rPr>
          <w:rFonts w:ascii="Times New Roman" w:hAnsi="Times New Roman" w:cs="Times New Roman"/>
          <w:sz w:val="24"/>
        </w:rPr>
        <w:t xml:space="preserve">similar </w:t>
      </w:r>
      <w:r w:rsidRPr="004D5F9E">
        <w:rPr>
          <w:rFonts w:ascii="Times New Roman" w:hAnsi="Times New Roman" w:cs="Times New Roman"/>
          <w:sz w:val="24"/>
        </w:rPr>
        <w:t xml:space="preserve">trend in </w:t>
      </w:r>
      <w:r w:rsidR="009D30EA">
        <w:rPr>
          <w:rFonts w:ascii="Times New Roman" w:hAnsi="Times New Roman" w:cs="Times New Roman"/>
          <w:sz w:val="24"/>
        </w:rPr>
        <w:t xml:space="preserve">mean </w:t>
      </w:r>
      <w:r w:rsidRPr="004D5F9E">
        <w:rPr>
          <w:rFonts w:ascii="Times New Roman" w:hAnsi="Times New Roman" w:cs="Times New Roman"/>
          <w:sz w:val="24"/>
        </w:rPr>
        <w:t>DBP</w:t>
      </w:r>
      <w:r w:rsidR="000C65F3" w:rsidRPr="004D5F9E">
        <w:rPr>
          <w:rFonts w:ascii="Times New Roman" w:hAnsi="Times New Roman" w:cs="Times New Roman"/>
          <w:sz w:val="24"/>
        </w:rPr>
        <w:t xml:space="preserve"> (Figure 1)</w:t>
      </w:r>
      <w:r w:rsidRPr="004D5F9E">
        <w:rPr>
          <w:rFonts w:ascii="Times New Roman" w:hAnsi="Times New Roman" w:cs="Times New Roman"/>
          <w:sz w:val="24"/>
        </w:rPr>
        <w:t xml:space="preserve">. </w:t>
      </w:r>
      <w:r w:rsidR="00DF5269" w:rsidRPr="004D5F9E">
        <w:rPr>
          <w:rFonts w:ascii="Times New Roman" w:hAnsi="Times New Roman" w:cs="Times New Roman"/>
          <w:sz w:val="24"/>
        </w:rPr>
        <w:t>C</w:t>
      </w:r>
      <w:r w:rsidR="00F72F7D" w:rsidRPr="004D5F9E">
        <w:rPr>
          <w:rFonts w:ascii="Times New Roman" w:hAnsi="Times New Roman" w:cs="Times New Roman"/>
          <w:sz w:val="24"/>
        </w:rPr>
        <w:t xml:space="preserve">entral </w:t>
      </w:r>
      <w:r w:rsidRPr="004D5F9E">
        <w:rPr>
          <w:rFonts w:ascii="Times New Roman" w:hAnsi="Times New Roman" w:cs="Times New Roman"/>
          <w:sz w:val="24"/>
        </w:rPr>
        <w:t>and eastern Europe</w:t>
      </w:r>
      <w:r w:rsidR="00DF5269" w:rsidRPr="004D5F9E">
        <w:rPr>
          <w:rFonts w:ascii="Times New Roman" w:hAnsi="Times New Roman" w:cs="Times New Roman"/>
          <w:sz w:val="24"/>
        </w:rPr>
        <w:t>,</w:t>
      </w:r>
      <w:r w:rsidRPr="004D5F9E">
        <w:rPr>
          <w:rFonts w:ascii="Times New Roman" w:hAnsi="Times New Roman" w:cs="Times New Roman"/>
          <w:sz w:val="24"/>
        </w:rPr>
        <w:t xml:space="preserve"> </w:t>
      </w:r>
      <w:r w:rsidR="007C0C33" w:rsidRPr="004D5F9E">
        <w:rPr>
          <w:rFonts w:ascii="Times New Roman" w:hAnsi="Times New Roman" w:cs="Times New Roman"/>
          <w:sz w:val="24"/>
        </w:rPr>
        <w:t>sub-Saharan Africa</w:t>
      </w:r>
      <w:r w:rsidR="00DF5269" w:rsidRPr="004D5F9E">
        <w:rPr>
          <w:rFonts w:ascii="Times New Roman" w:hAnsi="Times New Roman" w:cs="Times New Roman"/>
          <w:sz w:val="24"/>
        </w:rPr>
        <w:t>, and south Asia</w:t>
      </w:r>
      <w:r w:rsidR="00F72F7D" w:rsidRPr="004D5F9E">
        <w:rPr>
          <w:rFonts w:ascii="Times New Roman" w:hAnsi="Times New Roman" w:cs="Times New Roman"/>
          <w:sz w:val="24"/>
        </w:rPr>
        <w:t xml:space="preserve"> had the highest </w:t>
      </w:r>
      <w:r w:rsidR="00DF5269" w:rsidRPr="004D5F9E">
        <w:rPr>
          <w:rFonts w:ascii="Times New Roman" w:hAnsi="Times New Roman" w:cs="Times New Roman"/>
          <w:sz w:val="24"/>
        </w:rPr>
        <w:t xml:space="preserve">mean </w:t>
      </w:r>
      <w:r w:rsidR="007848F6">
        <w:rPr>
          <w:rFonts w:ascii="Times New Roman" w:hAnsi="Times New Roman" w:cs="Times New Roman"/>
          <w:sz w:val="24"/>
        </w:rPr>
        <w:t>BP</w:t>
      </w:r>
      <w:r w:rsidR="00DF5269" w:rsidRPr="004D5F9E">
        <w:rPr>
          <w:rFonts w:ascii="Times New Roman" w:hAnsi="Times New Roman" w:cs="Times New Roman"/>
          <w:sz w:val="24"/>
        </w:rPr>
        <w:t xml:space="preserve"> in 2015.</w:t>
      </w:r>
    </w:p>
    <w:p w14:paraId="065FE77C" w14:textId="77777777" w:rsidR="00F6440B" w:rsidRPr="004D5F9E" w:rsidRDefault="00F6440B" w:rsidP="00F6440B">
      <w:pPr>
        <w:spacing w:after="0" w:line="480" w:lineRule="auto"/>
        <w:jc w:val="both"/>
        <w:rPr>
          <w:rFonts w:ascii="Times New Roman" w:hAnsi="Times New Roman" w:cs="Times New Roman"/>
          <w:sz w:val="24"/>
        </w:rPr>
      </w:pPr>
    </w:p>
    <w:p w14:paraId="4E45C940" w14:textId="26FC318E" w:rsidR="00FF344C" w:rsidRPr="004D5F9E" w:rsidRDefault="006522F4" w:rsidP="00FF344C">
      <w:pPr>
        <w:spacing w:after="0" w:line="480" w:lineRule="auto"/>
        <w:jc w:val="both"/>
        <w:rPr>
          <w:rFonts w:ascii="Times New Roman" w:hAnsi="Times New Roman" w:cs="Times New Roman"/>
          <w:sz w:val="24"/>
        </w:rPr>
      </w:pPr>
      <w:r>
        <w:rPr>
          <w:rFonts w:ascii="Times New Roman" w:hAnsi="Times New Roman" w:cs="Times New Roman"/>
          <w:sz w:val="24"/>
        </w:rPr>
        <w:t>Age-standardised</w:t>
      </w:r>
      <w:r w:rsidR="00536BFE" w:rsidRPr="004D5F9E">
        <w:rPr>
          <w:rFonts w:ascii="Times New Roman" w:hAnsi="Times New Roman" w:cs="Times New Roman"/>
          <w:sz w:val="24"/>
        </w:rPr>
        <w:t xml:space="preserve"> prevalence of raised </w:t>
      </w:r>
      <w:r w:rsidR="007848F6">
        <w:rPr>
          <w:rFonts w:ascii="Times New Roman" w:hAnsi="Times New Roman" w:cs="Times New Roman"/>
          <w:sz w:val="24"/>
        </w:rPr>
        <w:t>BP</w:t>
      </w:r>
      <w:r w:rsidR="00F6440B" w:rsidRPr="004D5F9E">
        <w:rPr>
          <w:rFonts w:ascii="Times New Roman" w:hAnsi="Times New Roman" w:cs="Times New Roman"/>
          <w:sz w:val="24"/>
        </w:rPr>
        <w:t xml:space="preserve"> decline</w:t>
      </w:r>
      <w:r>
        <w:rPr>
          <w:rFonts w:ascii="Times New Roman" w:hAnsi="Times New Roman" w:cs="Times New Roman"/>
          <w:sz w:val="24"/>
        </w:rPr>
        <w:t>d</w:t>
      </w:r>
      <w:r w:rsidR="00F6440B" w:rsidRPr="004D5F9E">
        <w:rPr>
          <w:rFonts w:ascii="Times New Roman" w:hAnsi="Times New Roman" w:cs="Times New Roman"/>
          <w:sz w:val="24"/>
        </w:rPr>
        <w:t xml:space="preserve"> </w:t>
      </w:r>
      <w:r w:rsidR="00FE0A60" w:rsidRPr="004D5F9E">
        <w:rPr>
          <w:rFonts w:ascii="Times New Roman" w:hAnsi="Times New Roman" w:cs="Times New Roman"/>
          <w:sz w:val="24"/>
        </w:rPr>
        <w:t>globally</w:t>
      </w:r>
      <w:r w:rsidR="00220D6D" w:rsidRPr="004D5F9E">
        <w:rPr>
          <w:rFonts w:ascii="Times New Roman" w:hAnsi="Times New Roman" w:cs="Times New Roman"/>
          <w:sz w:val="24"/>
        </w:rPr>
        <w:t xml:space="preserve">, from </w:t>
      </w:r>
      <w:r w:rsidR="00B0160A">
        <w:rPr>
          <w:rFonts w:ascii="Times New Roman" w:hAnsi="Times New Roman" w:cs="Times New Roman"/>
          <w:sz w:val="24"/>
        </w:rPr>
        <w:t>29.5</w:t>
      </w:r>
      <w:r w:rsidR="00220D6D" w:rsidRPr="004D5F9E">
        <w:rPr>
          <w:rFonts w:ascii="Times New Roman" w:hAnsi="Times New Roman" w:cs="Times New Roman" w:hint="eastAsia"/>
          <w:sz w:val="24"/>
        </w:rPr>
        <w:t>%</w:t>
      </w:r>
      <w:r w:rsidR="00220D6D" w:rsidRPr="004D5F9E">
        <w:rPr>
          <w:rFonts w:ascii="Times New Roman" w:hAnsi="Times New Roman" w:cs="Times New Roman"/>
          <w:sz w:val="24"/>
        </w:rPr>
        <w:t xml:space="preserve"> (</w:t>
      </w:r>
      <w:r w:rsidR="00B0160A">
        <w:rPr>
          <w:rFonts w:ascii="Times New Roman" w:hAnsi="Times New Roman" w:cs="Times New Roman"/>
          <w:sz w:val="24"/>
        </w:rPr>
        <w:t>24.2-35.0</w:t>
      </w:r>
      <w:r w:rsidR="00220D6D" w:rsidRPr="004D5F9E">
        <w:rPr>
          <w:rFonts w:ascii="Times New Roman" w:hAnsi="Times New Roman" w:cs="Times New Roman"/>
          <w:sz w:val="24"/>
        </w:rPr>
        <w:t xml:space="preserve">) to </w:t>
      </w:r>
      <w:r w:rsidR="00B0160A">
        <w:rPr>
          <w:rFonts w:ascii="Times New Roman" w:hAnsi="Times New Roman" w:cs="Times New Roman"/>
          <w:sz w:val="24"/>
        </w:rPr>
        <w:t>24.1</w:t>
      </w:r>
      <w:r w:rsidR="00220D6D" w:rsidRPr="004D5F9E">
        <w:rPr>
          <w:rFonts w:ascii="Times New Roman" w:hAnsi="Times New Roman" w:cs="Times New Roman"/>
          <w:sz w:val="24"/>
        </w:rPr>
        <w:t>% (</w:t>
      </w:r>
      <w:r w:rsidR="00B0160A">
        <w:rPr>
          <w:rFonts w:ascii="Times New Roman" w:hAnsi="Times New Roman" w:cs="Times New Roman"/>
          <w:sz w:val="24"/>
        </w:rPr>
        <w:t>21.4-27.1</w:t>
      </w:r>
      <w:r w:rsidR="00220D6D" w:rsidRPr="004D5F9E">
        <w:rPr>
          <w:rFonts w:ascii="Times New Roman" w:hAnsi="Times New Roman" w:cs="Times New Roman"/>
          <w:sz w:val="24"/>
        </w:rPr>
        <w:t>) in men (PP = 0.</w:t>
      </w:r>
      <w:r w:rsidR="00B0160A">
        <w:rPr>
          <w:rFonts w:ascii="Times New Roman" w:hAnsi="Times New Roman" w:cs="Times New Roman"/>
          <w:sz w:val="24"/>
        </w:rPr>
        <w:t>9482</w:t>
      </w:r>
      <w:r w:rsidR="00220D6D" w:rsidRPr="004D5F9E">
        <w:rPr>
          <w:rFonts w:ascii="Times New Roman" w:hAnsi="Times New Roman" w:cs="Times New Roman"/>
          <w:sz w:val="24"/>
        </w:rPr>
        <w:t xml:space="preserve">) and from </w:t>
      </w:r>
      <w:r w:rsidR="00B0160A">
        <w:rPr>
          <w:rFonts w:ascii="Times New Roman" w:hAnsi="Times New Roman" w:cs="Times New Roman"/>
          <w:sz w:val="24"/>
        </w:rPr>
        <w:t>26.1</w:t>
      </w:r>
      <w:r w:rsidR="00220D6D" w:rsidRPr="004D5F9E">
        <w:rPr>
          <w:rFonts w:ascii="Times New Roman" w:hAnsi="Times New Roman" w:cs="Times New Roman"/>
          <w:sz w:val="24"/>
        </w:rPr>
        <w:t>% (</w:t>
      </w:r>
      <w:r w:rsidR="00B0160A">
        <w:rPr>
          <w:rFonts w:ascii="Times New Roman" w:hAnsi="Times New Roman" w:cs="Times New Roman"/>
          <w:sz w:val="24"/>
        </w:rPr>
        <w:t>21.7-31.1</w:t>
      </w:r>
      <w:r w:rsidR="00220D6D" w:rsidRPr="004D5F9E">
        <w:rPr>
          <w:rFonts w:ascii="Times New Roman" w:hAnsi="Times New Roman" w:cs="Times New Roman"/>
          <w:sz w:val="24"/>
        </w:rPr>
        <w:t>) to 20.1% (17.</w:t>
      </w:r>
      <w:r w:rsidR="00B0160A">
        <w:rPr>
          <w:rFonts w:ascii="Times New Roman" w:hAnsi="Times New Roman" w:cs="Times New Roman"/>
          <w:sz w:val="24"/>
        </w:rPr>
        <w:t>8</w:t>
      </w:r>
      <w:r w:rsidR="00220D6D" w:rsidRPr="004D5F9E">
        <w:rPr>
          <w:rFonts w:ascii="Times New Roman" w:hAnsi="Times New Roman" w:cs="Times New Roman"/>
          <w:sz w:val="24"/>
        </w:rPr>
        <w:t>-22.</w:t>
      </w:r>
      <w:r w:rsidR="00B0160A">
        <w:rPr>
          <w:rFonts w:ascii="Times New Roman" w:hAnsi="Times New Roman" w:cs="Times New Roman"/>
          <w:sz w:val="24"/>
        </w:rPr>
        <w:t>5</w:t>
      </w:r>
      <w:r w:rsidR="00220D6D" w:rsidRPr="004D5F9E">
        <w:rPr>
          <w:rFonts w:ascii="Times New Roman" w:hAnsi="Times New Roman" w:cs="Times New Roman"/>
          <w:sz w:val="24"/>
        </w:rPr>
        <w:t xml:space="preserve">) in women (PP </w:t>
      </w:r>
      <w:r w:rsidR="00131802" w:rsidRPr="004D5F9E">
        <w:rPr>
          <w:rFonts w:ascii="Times New Roman" w:hAnsi="Times New Roman" w:cs="Times New Roman"/>
          <w:sz w:val="24"/>
        </w:rPr>
        <w:t>= 0.</w:t>
      </w:r>
      <w:r w:rsidR="00B0160A">
        <w:rPr>
          <w:rFonts w:ascii="Times New Roman" w:hAnsi="Times New Roman" w:cs="Times New Roman"/>
          <w:sz w:val="24"/>
        </w:rPr>
        <w:t>9884</w:t>
      </w:r>
      <w:r w:rsidR="00131802" w:rsidRPr="004D5F9E">
        <w:rPr>
          <w:rFonts w:ascii="Times New Roman" w:hAnsi="Times New Roman" w:cs="Times New Roman"/>
          <w:sz w:val="24"/>
        </w:rPr>
        <w:t>).</w:t>
      </w:r>
      <w:r w:rsidR="00220D6D" w:rsidRPr="004D5F9E">
        <w:rPr>
          <w:rFonts w:ascii="Times New Roman" w:hAnsi="Times New Roman" w:cs="Times New Roman"/>
          <w:sz w:val="24"/>
        </w:rPr>
        <w:t xml:space="preserve"> T</w:t>
      </w:r>
      <w:r w:rsidR="004A2CC4" w:rsidRPr="004D5F9E">
        <w:rPr>
          <w:rFonts w:ascii="Times New Roman" w:hAnsi="Times New Roman" w:cs="Times New Roman"/>
          <w:sz w:val="24"/>
        </w:rPr>
        <w:t xml:space="preserve">he largest decline was seen </w:t>
      </w:r>
      <w:r w:rsidR="00F6440B" w:rsidRPr="004D5F9E">
        <w:rPr>
          <w:rFonts w:ascii="Times New Roman" w:hAnsi="Times New Roman" w:cs="Times New Roman"/>
          <w:sz w:val="24"/>
        </w:rPr>
        <w:t xml:space="preserve">in high-income super-regions, followed by </w:t>
      </w:r>
      <w:r w:rsidR="00B0160A" w:rsidRPr="004D5F9E">
        <w:rPr>
          <w:rFonts w:ascii="Times New Roman" w:hAnsi="Times New Roman" w:cs="Times New Roman"/>
          <w:sz w:val="24"/>
        </w:rPr>
        <w:t xml:space="preserve">Latin America and Caribbean, </w:t>
      </w:r>
      <w:r w:rsidR="00FE0A60" w:rsidRPr="004D5F9E">
        <w:rPr>
          <w:rFonts w:ascii="Times New Roman" w:hAnsi="Times New Roman" w:cs="Times New Roman"/>
          <w:sz w:val="24"/>
        </w:rPr>
        <w:t xml:space="preserve">central and eastern Europe, </w:t>
      </w:r>
      <w:r w:rsidR="00E03DC0" w:rsidRPr="004D5F9E">
        <w:rPr>
          <w:rFonts w:ascii="Times New Roman" w:hAnsi="Times New Roman" w:cs="Times New Roman"/>
          <w:sz w:val="24"/>
        </w:rPr>
        <w:t xml:space="preserve">and </w:t>
      </w:r>
      <w:r w:rsidR="00F6440B" w:rsidRPr="004D5F9E">
        <w:rPr>
          <w:rFonts w:ascii="Times New Roman" w:hAnsi="Times New Roman" w:cs="Times New Roman"/>
          <w:sz w:val="24"/>
        </w:rPr>
        <w:t xml:space="preserve">central Asia, Middle East and </w:t>
      </w:r>
      <w:proofErr w:type="gramStart"/>
      <w:r w:rsidR="00F6440B" w:rsidRPr="004D5F9E">
        <w:rPr>
          <w:rFonts w:ascii="Times New Roman" w:hAnsi="Times New Roman" w:cs="Times New Roman"/>
          <w:sz w:val="24"/>
        </w:rPr>
        <w:t>north</w:t>
      </w:r>
      <w:proofErr w:type="gramEnd"/>
      <w:r w:rsidR="00F6440B" w:rsidRPr="004D5F9E">
        <w:rPr>
          <w:rFonts w:ascii="Times New Roman" w:hAnsi="Times New Roman" w:cs="Times New Roman"/>
          <w:sz w:val="24"/>
        </w:rPr>
        <w:t xml:space="preserve"> Africa</w:t>
      </w:r>
      <w:r w:rsidR="000C65F3" w:rsidRPr="004D5F9E">
        <w:rPr>
          <w:rFonts w:ascii="Times New Roman" w:hAnsi="Times New Roman" w:cs="Times New Roman"/>
          <w:sz w:val="24"/>
        </w:rPr>
        <w:t xml:space="preserve"> (Figure 2)</w:t>
      </w:r>
      <w:r w:rsidR="00F6440B" w:rsidRPr="004D5F9E">
        <w:rPr>
          <w:rFonts w:ascii="Times New Roman" w:hAnsi="Times New Roman" w:cs="Times New Roman"/>
          <w:sz w:val="24"/>
        </w:rPr>
        <w:t>. Elsewhere,</w:t>
      </w:r>
      <w:r w:rsidR="00FF344C" w:rsidRPr="004D5F9E">
        <w:rPr>
          <w:rFonts w:ascii="Times New Roman" w:hAnsi="Times New Roman" w:cs="Times New Roman"/>
          <w:sz w:val="24"/>
        </w:rPr>
        <w:t xml:space="preserve"> age-standardised prevalence of raised </w:t>
      </w:r>
      <w:r w:rsidR="007848F6">
        <w:rPr>
          <w:rFonts w:ascii="Times New Roman" w:hAnsi="Times New Roman" w:cs="Times New Roman"/>
          <w:sz w:val="24"/>
        </w:rPr>
        <w:t>BP</w:t>
      </w:r>
      <w:r w:rsidR="00FF344C" w:rsidRPr="004D5F9E">
        <w:rPr>
          <w:rFonts w:ascii="Times New Roman" w:hAnsi="Times New Roman" w:cs="Times New Roman"/>
          <w:sz w:val="24"/>
        </w:rPr>
        <w:t xml:space="preserve"> remained unchanged</w:t>
      </w:r>
      <w:r w:rsidR="00F6440B" w:rsidRPr="004D5F9E">
        <w:rPr>
          <w:rFonts w:ascii="Times New Roman" w:hAnsi="Times New Roman" w:cs="Times New Roman"/>
          <w:sz w:val="24"/>
        </w:rPr>
        <w:t xml:space="preserve">. </w:t>
      </w:r>
      <w:r w:rsidR="00FF344C" w:rsidRPr="004D5F9E">
        <w:rPr>
          <w:rFonts w:ascii="Times New Roman" w:hAnsi="Times New Roman" w:cs="Times New Roman"/>
          <w:sz w:val="24"/>
        </w:rPr>
        <w:t xml:space="preserve">Crude prevalence declined more slowly than age-standardised prevalence, especially </w:t>
      </w:r>
      <w:r w:rsidR="00224724" w:rsidRPr="004D5F9E">
        <w:rPr>
          <w:rFonts w:ascii="Times New Roman" w:hAnsi="Times New Roman" w:cs="Times New Roman"/>
          <w:sz w:val="24"/>
        </w:rPr>
        <w:t>where there has been substantial ageing, e.g.</w:t>
      </w:r>
      <w:r w:rsidR="002E04D7" w:rsidRPr="004D5F9E">
        <w:rPr>
          <w:rFonts w:ascii="Times New Roman" w:hAnsi="Times New Roman" w:cs="Times New Roman"/>
          <w:sz w:val="24"/>
        </w:rPr>
        <w:t>,</w:t>
      </w:r>
      <w:r w:rsidR="00224724" w:rsidRPr="004D5F9E">
        <w:rPr>
          <w:rFonts w:ascii="Times New Roman" w:hAnsi="Times New Roman" w:cs="Times New Roman"/>
          <w:sz w:val="24"/>
        </w:rPr>
        <w:t xml:space="preserve"> </w:t>
      </w:r>
      <w:r w:rsidR="002E04D7" w:rsidRPr="004D5F9E">
        <w:rPr>
          <w:rFonts w:ascii="Times New Roman" w:hAnsi="Times New Roman" w:cs="Times New Roman"/>
          <w:sz w:val="24"/>
        </w:rPr>
        <w:t xml:space="preserve">in </w:t>
      </w:r>
      <w:r w:rsidR="00FF344C" w:rsidRPr="004D5F9E">
        <w:rPr>
          <w:rFonts w:ascii="Times New Roman" w:hAnsi="Times New Roman" w:cs="Times New Roman"/>
          <w:sz w:val="24"/>
        </w:rPr>
        <w:t>high-income super-regions and Latin America and Caribbean.</w:t>
      </w:r>
    </w:p>
    <w:p w14:paraId="190D8039" w14:textId="77777777" w:rsidR="00E03DC0" w:rsidRPr="004D5F9E" w:rsidRDefault="00E03DC0" w:rsidP="00F6440B">
      <w:pPr>
        <w:spacing w:after="0" w:line="480" w:lineRule="auto"/>
        <w:jc w:val="both"/>
        <w:rPr>
          <w:rFonts w:ascii="Times New Roman" w:hAnsi="Times New Roman" w:cs="Times New Roman"/>
          <w:sz w:val="24"/>
        </w:rPr>
      </w:pPr>
    </w:p>
    <w:p w14:paraId="3D683F9D" w14:textId="70929B16" w:rsidR="00AA3FF7" w:rsidRPr="004D5F9E" w:rsidRDefault="00FF344C" w:rsidP="00F6440B">
      <w:pPr>
        <w:spacing w:after="0" w:line="480" w:lineRule="auto"/>
        <w:jc w:val="both"/>
        <w:rPr>
          <w:rFonts w:ascii="Times New Roman" w:hAnsi="Times New Roman" w:cs="Times New Roman"/>
          <w:sz w:val="24"/>
        </w:rPr>
      </w:pPr>
      <w:r w:rsidRPr="004D5F9E">
        <w:rPr>
          <w:rFonts w:ascii="Times New Roman" w:hAnsi="Times New Roman" w:cs="Times New Roman"/>
          <w:sz w:val="24"/>
        </w:rPr>
        <w:t xml:space="preserve">South Korea and Canada had the lowest </w:t>
      </w:r>
      <w:r w:rsidR="00AA3FF7" w:rsidRPr="004D5F9E">
        <w:rPr>
          <w:rFonts w:ascii="Times New Roman" w:hAnsi="Times New Roman" w:cs="Times New Roman"/>
          <w:sz w:val="24"/>
        </w:rPr>
        <w:t xml:space="preserve">age-standardised </w:t>
      </w:r>
      <w:r w:rsidRPr="004D5F9E">
        <w:rPr>
          <w:rFonts w:ascii="Times New Roman" w:hAnsi="Times New Roman" w:cs="Times New Roman"/>
          <w:sz w:val="24"/>
        </w:rPr>
        <w:t xml:space="preserve">mean </w:t>
      </w:r>
      <w:r w:rsidR="00AA3FF7" w:rsidRPr="004D5F9E">
        <w:rPr>
          <w:rFonts w:ascii="Times New Roman" w:hAnsi="Times New Roman" w:cs="Times New Roman"/>
          <w:sz w:val="24"/>
        </w:rPr>
        <w:t>SBP</w:t>
      </w:r>
      <w:r w:rsidRPr="004D5F9E">
        <w:rPr>
          <w:rFonts w:ascii="Times New Roman" w:hAnsi="Times New Roman" w:cs="Times New Roman"/>
          <w:sz w:val="24"/>
        </w:rPr>
        <w:t xml:space="preserve"> i</w:t>
      </w:r>
      <w:r w:rsidR="007E397D" w:rsidRPr="004D5F9E">
        <w:rPr>
          <w:rFonts w:ascii="Times New Roman" w:hAnsi="Times New Roman" w:cs="Times New Roman"/>
          <w:sz w:val="24"/>
        </w:rPr>
        <w:t xml:space="preserve">n 2015 for both men </w:t>
      </w:r>
      <w:r w:rsidR="00955ABA" w:rsidRPr="004D5F9E">
        <w:rPr>
          <w:rFonts w:ascii="Times New Roman" w:hAnsi="Times New Roman" w:cs="Times New Roman"/>
          <w:sz w:val="24"/>
        </w:rPr>
        <w:t xml:space="preserve">(117-118 mmHg) </w:t>
      </w:r>
      <w:r w:rsidR="007E397D" w:rsidRPr="004D5F9E">
        <w:rPr>
          <w:rFonts w:ascii="Times New Roman" w:hAnsi="Times New Roman" w:cs="Times New Roman"/>
          <w:sz w:val="24"/>
        </w:rPr>
        <w:t>and women</w:t>
      </w:r>
      <w:r w:rsidR="00955ABA" w:rsidRPr="004D5F9E">
        <w:rPr>
          <w:rFonts w:ascii="Times New Roman" w:hAnsi="Times New Roman" w:cs="Times New Roman"/>
          <w:sz w:val="24"/>
        </w:rPr>
        <w:t xml:space="preserve"> (~111 mmHg)</w:t>
      </w:r>
      <w:r w:rsidR="000C65F3" w:rsidRPr="004D5F9E">
        <w:rPr>
          <w:rFonts w:ascii="Times New Roman" w:hAnsi="Times New Roman" w:cs="Times New Roman"/>
          <w:sz w:val="24"/>
        </w:rPr>
        <w:t xml:space="preserve"> (Figure 3)</w:t>
      </w:r>
      <w:r w:rsidR="007E397D" w:rsidRPr="004D5F9E">
        <w:rPr>
          <w:rFonts w:ascii="Times New Roman" w:hAnsi="Times New Roman" w:cs="Times New Roman"/>
          <w:sz w:val="24"/>
        </w:rPr>
        <w:t xml:space="preserve">. </w:t>
      </w:r>
      <w:r w:rsidR="00AA3FF7" w:rsidRPr="004D5F9E">
        <w:rPr>
          <w:rFonts w:ascii="Times New Roman" w:hAnsi="Times New Roman" w:cs="Times New Roman"/>
          <w:sz w:val="24"/>
        </w:rPr>
        <w:t xml:space="preserve">The highest mean SBPs in men were </w:t>
      </w:r>
      <w:r w:rsidR="00F86463">
        <w:rPr>
          <w:rFonts w:ascii="Times New Roman" w:hAnsi="Times New Roman" w:cs="Times New Roman"/>
          <w:sz w:val="24"/>
        </w:rPr>
        <w:t xml:space="preserve">seen </w:t>
      </w:r>
      <w:r w:rsidR="00AA3FF7" w:rsidRPr="004D5F9E">
        <w:rPr>
          <w:rFonts w:ascii="Times New Roman" w:hAnsi="Times New Roman" w:cs="Times New Roman"/>
          <w:sz w:val="24"/>
        </w:rPr>
        <w:t xml:space="preserve">in some countries in central and </w:t>
      </w:r>
      <w:proofErr w:type="gramStart"/>
      <w:r w:rsidR="00AA3FF7" w:rsidRPr="004D5F9E">
        <w:rPr>
          <w:rFonts w:ascii="Times New Roman" w:hAnsi="Times New Roman" w:cs="Times New Roman"/>
          <w:sz w:val="24"/>
        </w:rPr>
        <w:t>eastern</w:t>
      </w:r>
      <w:proofErr w:type="gramEnd"/>
      <w:r w:rsidR="00AA3FF7" w:rsidRPr="004D5F9E">
        <w:rPr>
          <w:rFonts w:ascii="Times New Roman" w:hAnsi="Times New Roman" w:cs="Times New Roman"/>
          <w:sz w:val="24"/>
        </w:rPr>
        <w:t xml:space="preserve"> Europe (e.g., </w:t>
      </w:r>
      <w:r w:rsidR="00955ABA" w:rsidRPr="004D5F9E">
        <w:rPr>
          <w:rFonts w:ascii="Times New Roman" w:hAnsi="Times New Roman" w:cs="Times New Roman"/>
          <w:sz w:val="24"/>
        </w:rPr>
        <w:t>Slovenia</w:t>
      </w:r>
      <w:r w:rsidR="007162D4">
        <w:rPr>
          <w:rFonts w:ascii="Times New Roman" w:hAnsi="Times New Roman" w:cs="Times New Roman"/>
          <w:sz w:val="24"/>
        </w:rPr>
        <w:t>, Lithuania and Croatia</w:t>
      </w:r>
      <w:r w:rsidR="00AA3FF7" w:rsidRPr="004D5F9E">
        <w:rPr>
          <w:rFonts w:ascii="Times New Roman" w:hAnsi="Times New Roman" w:cs="Times New Roman"/>
          <w:sz w:val="24"/>
        </w:rPr>
        <w:t>)</w:t>
      </w:r>
      <w:r w:rsidR="00907E3D" w:rsidRPr="004D5F9E">
        <w:rPr>
          <w:rFonts w:ascii="Times New Roman" w:hAnsi="Times New Roman" w:cs="Times New Roman"/>
          <w:sz w:val="24"/>
        </w:rPr>
        <w:t xml:space="preserve">, </w:t>
      </w:r>
      <w:r w:rsidR="00955ABA" w:rsidRPr="004D5F9E">
        <w:rPr>
          <w:rFonts w:ascii="Times New Roman" w:hAnsi="Times New Roman" w:cs="Times New Roman"/>
          <w:sz w:val="24"/>
        </w:rPr>
        <w:t xml:space="preserve">Oceania, </w:t>
      </w:r>
      <w:r w:rsidR="00907E3D" w:rsidRPr="004D5F9E">
        <w:rPr>
          <w:rFonts w:ascii="Times New Roman" w:hAnsi="Times New Roman" w:cs="Times New Roman"/>
          <w:sz w:val="24"/>
        </w:rPr>
        <w:t>central Asia,</w:t>
      </w:r>
      <w:r w:rsidR="00AA3FF7" w:rsidRPr="004D5F9E">
        <w:rPr>
          <w:rFonts w:ascii="Times New Roman" w:hAnsi="Times New Roman" w:cs="Times New Roman"/>
          <w:sz w:val="24"/>
        </w:rPr>
        <w:t xml:space="preserve"> and sub-Saharan Africa, with </w:t>
      </w:r>
      <w:r w:rsidR="00955ABA" w:rsidRPr="004D5F9E">
        <w:rPr>
          <w:rFonts w:ascii="Times New Roman" w:hAnsi="Times New Roman" w:cs="Times New Roman"/>
          <w:sz w:val="24"/>
        </w:rPr>
        <w:t xml:space="preserve">age-standardised </w:t>
      </w:r>
      <w:r w:rsidR="00AA3FF7" w:rsidRPr="004D5F9E">
        <w:rPr>
          <w:rFonts w:ascii="Times New Roman" w:hAnsi="Times New Roman" w:cs="Times New Roman"/>
          <w:sz w:val="24"/>
        </w:rPr>
        <w:t>mean</w:t>
      </w:r>
      <w:r w:rsidR="00955ABA" w:rsidRPr="004D5F9E">
        <w:rPr>
          <w:rFonts w:ascii="Times New Roman" w:hAnsi="Times New Roman" w:cs="Times New Roman"/>
          <w:sz w:val="24"/>
        </w:rPr>
        <w:t xml:space="preserve"> SBP reaching</w:t>
      </w:r>
      <w:r w:rsidR="00AA3FF7" w:rsidRPr="004D5F9E">
        <w:rPr>
          <w:rFonts w:ascii="Times New Roman" w:hAnsi="Times New Roman" w:cs="Times New Roman"/>
          <w:sz w:val="24"/>
        </w:rPr>
        <w:t xml:space="preserve"> </w:t>
      </w:r>
      <w:r w:rsidR="00955ABA" w:rsidRPr="004D5F9E">
        <w:rPr>
          <w:rFonts w:ascii="Times New Roman" w:hAnsi="Times New Roman" w:cs="Times New Roman"/>
          <w:sz w:val="24"/>
        </w:rPr>
        <w:t>137.</w:t>
      </w:r>
      <w:r w:rsidR="009A6E8C">
        <w:rPr>
          <w:rFonts w:ascii="Times New Roman" w:hAnsi="Times New Roman" w:cs="Times New Roman"/>
          <w:sz w:val="24"/>
        </w:rPr>
        <w:t>5</w:t>
      </w:r>
      <w:r w:rsidR="00955ABA" w:rsidRPr="004D5F9E">
        <w:rPr>
          <w:rFonts w:ascii="Times New Roman" w:hAnsi="Times New Roman" w:cs="Times New Roman"/>
          <w:sz w:val="24"/>
        </w:rPr>
        <w:t xml:space="preserve"> mmHg (13</w:t>
      </w:r>
      <w:r w:rsidR="009A6E8C">
        <w:rPr>
          <w:rFonts w:ascii="Times New Roman" w:hAnsi="Times New Roman" w:cs="Times New Roman"/>
          <w:sz w:val="24"/>
        </w:rPr>
        <w:t>1.2</w:t>
      </w:r>
      <w:r w:rsidR="00955ABA" w:rsidRPr="004D5F9E">
        <w:rPr>
          <w:rFonts w:ascii="Times New Roman" w:hAnsi="Times New Roman" w:cs="Times New Roman"/>
          <w:sz w:val="24"/>
        </w:rPr>
        <w:t>-14</w:t>
      </w:r>
      <w:r w:rsidR="009A6E8C">
        <w:rPr>
          <w:rFonts w:ascii="Times New Roman" w:hAnsi="Times New Roman" w:cs="Times New Roman"/>
          <w:sz w:val="24"/>
        </w:rPr>
        <w:t>3.8</w:t>
      </w:r>
      <w:r w:rsidR="00955ABA" w:rsidRPr="004D5F9E">
        <w:rPr>
          <w:rFonts w:ascii="Times New Roman" w:hAnsi="Times New Roman" w:cs="Times New Roman"/>
          <w:sz w:val="24"/>
        </w:rPr>
        <w:t>)</w:t>
      </w:r>
      <w:r w:rsidR="00AA3FF7" w:rsidRPr="004D5F9E">
        <w:rPr>
          <w:rFonts w:ascii="Times New Roman" w:hAnsi="Times New Roman" w:cs="Times New Roman"/>
          <w:sz w:val="24"/>
        </w:rPr>
        <w:t xml:space="preserve"> in </w:t>
      </w:r>
      <w:r w:rsidR="009A6E8C">
        <w:rPr>
          <w:rFonts w:ascii="Times New Roman" w:hAnsi="Times New Roman" w:cs="Times New Roman"/>
          <w:sz w:val="24"/>
        </w:rPr>
        <w:t>Slovenia</w:t>
      </w:r>
      <w:r w:rsidR="00AA3FF7" w:rsidRPr="004D5F9E">
        <w:rPr>
          <w:rFonts w:ascii="Times New Roman" w:hAnsi="Times New Roman" w:cs="Times New Roman"/>
          <w:sz w:val="24"/>
        </w:rPr>
        <w:t xml:space="preserve">. Women in a few countries in sub-Saharan Africa (e.g., </w:t>
      </w:r>
      <w:r w:rsidR="00955ABA" w:rsidRPr="004D5F9E">
        <w:rPr>
          <w:rFonts w:ascii="Times New Roman" w:hAnsi="Times New Roman" w:cs="Times New Roman"/>
          <w:sz w:val="24"/>
        </w:rPr>
        <w:t xml:space="preserve">Niger, </w:t>
      </w:r>
      <w:r w:rsidR="009A6E8C">
        <w:rPr>
          <w:rFonts w:ascii="Times New Roman" w:hAnsi="Times New Roman" w:cs="Times New Roman"/>
          <w:sz w:val="24"/>
        </w:rPr>
        <w:t xml:space="preserve">Guinea, </w:t>
      </w:r>
      <w:r w:rsidR="00955ABA" w:rsidRPr="004D5F9E">
        <w:rPr>
          <w:rFonts w:ascii="Times New Roman" w:hAnsi="Times New Roman" w:cs="Times New Roman"/>
          <w:sz w:val="24"/>
        </w:rPr>
        <w:t>Malawi</w:t>
      </w:r>
      <w:r w:rsidR="0007353F">
        <w:rPr>
          <w:rFonts w:ascii="Times New Roman" w:hAnsi="Times New Roman" w:cs="Times New Roman"/>
          <w:sz w:val="24"/>
        </w:rPr>
        <w:t>,</w:t>
      </w:r>
      <w:r w:rsidR="004A2CC4" w:rsidRPr="004D5F9E">
        <w:rPr>
          <w:rFonts w:ascii="Times New Roman" w:hAnsi="Times New Roman" w:cs="Times New Roman"/>
          <w:sz w:val="24"/>
        </w:rPr>
        <w:t xml:space="preserve"> and </w:t>
      </w:r>
      <w:r w:rsidR="00955ABA" w:rsidRPr="004D5F9E">
        <w:rPr>
          <w:rFonts w:ascii="Times New Roman" w:hAnsi="Times New Roman" w:cs="Times New Roman"/>
          <w:sz w:val="24"/>
        </w:rPr>
        <w:t>Mozambique</w:t>
      </w:r>
      <w:r w:rsidR="00AA3FF7" w:rsidRPr="004D5F9E">
        <w:rPr>
          <w:rFonts w:ascii="Times New Roman" w:hAnsi="Times New Roman" w:cs="Times New Roman"/>
          <w:sz w:val="24"/>
        </w:rPr>
        <w:t>) had the highest levels of mean SBP</w:t>
      </w:r>
      <w:r w:rsidR="00865076" w:rsidRPr="004D5F9E">
        <w:rPr>
          <w:rFonts w:ascii="Times New Roman" w:hAnsi="Times New Roman" w:cs="Times New Roman"/>
          <w:sz w:val="24"/>
        </w:rPr>
        <w:t xml:space="preserve">, </w:t>
      </w:r>
      <w:r w:rsidR="005B22F5" w:rsidRPr="004D5F9E">
        <w:rPr>
          <w:rFonts w:ascii="Times New Roman" w:hAnsi="Times New Roman" w:cs="Times New Roman"/>
          <w:sz w:val="24"/>
        </w:rPr>
        <w:t xml:space="preserve">surpassing </w:t>
      </w:r>
      <w:r w:rsidR="00865076" w:rsidRPr="004D5F9E">
        <w:rPr>
          <w:rFonts w:ascii="Times New Roman" w:hAnsi="Times New Roman" w:cs="Times New Roman"/>
          <w:sz w:val="24"/>
        </w:rPr>
        <w:t>132 mmHg</w:t>
      </w:r>
      <w:r w:rsidR="00AA3FF7" w:rsidRPr="004D5F9E">
        <w:rPr>
          <w:rFonts w:ascii="Times New Roman" w:hAnsi="Times New Roman" w:cs="Times New Roman"/>
          <w:sz w:val="24"/>
        </w:rPr>
        <w:t>.</w:t>
      </w:r>
      <w:r w:rsidR="004E511B">
        <w:rPr>
          <w:rFonts w:ascii="Times New Roman" w:hAnsi="Times New Roman" w:cs="Times New Roman"/>
          <w:sz w:val="24"/>
        </w:rPr>
        <w:t xml:space="preserve"> </w:t>
      </w:r>
      <w:r w:rsidR="00955ABA" w:rsidRPr="004D5F9E">
        <w:rPr>
          <w:rFonts w:ascii="Times New Roman" w:hAnsi="Times New Roman" w:cs="Times New Roman"/>
          <w:sz w:val="24"/>
        </w:rPr>
        <w:t>Countries</w:t>
      </w:r>
      <w:r w:rsidR="00AA3FF7" w:rsidRPr="004D5F9E">
        <w:rPr>
          <w:rFonts w:ascii="Times New Roman" w:hAnsi="Times New Roman" w:cs="Times New Roman"/>
          <w:sz w:val="24"/>
        </w:rPr>
        <w:t xml:space="preserve"> with the lowest mean DBP were </w:t>
      </w:r>
      <w:r w:rsidR="00955ABA" w:rsidRPr="004D5F9E">
        <w:rPr>
          <w:rFonts w:ascii="Times New Roman" w:hAnsi="Times New Roman" w:cs="Times New Roman"/>
          <w:sz w:val="24"/>
        </w:rPr>
        <w:t xml:space="preserve">Peru and a number of high-income countries </w:t>
      </w:r>
      <w:r w:rsidR="002E04D7" w:rsidRPr="004D5F9E">
        <w:rPr>
          <w:rFonts w:ascii="Times New Roman" w:hAnsi="Times New Roman" w:cs="Times New Roman"/>
          <w:sz w:val="24"/>
        </w:rPr>
        <w:t>including</w:t>
      </w:r>
      <w:r w:rsidR="00955ABA" w:rsidRPr="004D5F9E">
        <w:rPr>
          <w:rFonts w:ascii="Times New Roman" w:hAnsi="Times New Roman" w:cs="Times New Roman"/>
          <w:sz w:val="24"/>
        </w:rPr>
        <w:t xml:space="preserve"> Canada, Australia, the UK, </w:t>
      </w:r>
      <w:r w:rsidR="002C07A1">
        <w:rPr>
          <w:rFonts w:ascii="Times New Roman" w:hAnsi="Times New Roman" w:cs="Times New Roman"/>
          <w:sz w:val="24"/>
        </w:rPr>
        <w:t xml:space="preserve">New Zealand, and </w:t>
      </w:r>
      <w:r w:rsidR="00955ABA" w:rsidRPr="004D5F9E">
        <w:rPr>
          <w:rFonts w:ascii="Times New Roman" w:hAnsi="Times New Roman" w:cs="Times New Roman"/>
          <w:sz w:val="24"/>
        </w:rPr>
        <w:t>Singapore</w:t>
      </w:r>
      <w:r w:rsidR="00AA3FF7" w:rsidRPr="004D5F9E">
        <w:rPr>
          <w:rFonts w:ascii="Times New Roman" w:hAnsi="Times New Roman" w:cs="Times New Roman"/>
          <w:sz w:val="24"/>
        </w:rPr>
        <w:t xml:space="preserve">. DBP was high throughout central and </w:t>
      </w:r>
      <w:proofErr w:type="gramStart"/>
      <w:r w:rsidR="00AA3FF7" w:rsidRPr="004D5F9E">
        <w:rPr>
          <w:rFonts w:ascii="Times New Roman" w:hAnsi="Times New Roman" w:cs="Times New Roman"/>
          <w:sz w:val="24"/>
        </w:rPr>
        <w:t>eastern</w:t>
      </w:r>
      <w:proofErr w:type="gramEnd"/>
      <w:r w:rsidR="00AA3FF7" w:rsidRPr="004D5F9E">
        <w:rPr>
          <w:rFonts w:ascii="Times New Roman" w:hAnsi="Times New Roman" w:cs="Times New Roman"/>
          <w:sz w:val="24"/>
        </w:rPr>
        <w:t xml:space="preserve"> Europe, south Asia and sub-Saharan Africa,</w:t>
      </w:r>
      <w:r w:rsidR="00955ABA" w:rsidRPr="004D5F9E">
        <w:rPr>
          <w:rFonts w:ascii="Times New Roman" w:hAnsi="Times New Roman" w:cs="Times New Roman"/>
          <w:sz w:val="24"/>
        </w:rPr>
        <w:t xml:space="preserve"> with age-standardised mean surpassing 85 mmHg in Lithuanian men.</w:t>
      </w:r>
      <w:r w:rsidR="00AA3FF7" w:rsidRPr="004D5F9E">
        <w:rPr>
          <w:rFonts w:ascii="Times New Roman" w:hAnsi="Times New Roman" w:cs="Times New Roman"/>
          <w:sz w:val="24"/>
        </w:rPr>
        <w:t xml:space="preserve"> </w:t>
      </w:r>
      <w:r w:rsidR="000F25CE" w:rsidRPr="004D5F9E">
        <w:rPr>
          <w:rFonts w:ascii="Times New Roman" w:hAnsi="Times New Roman" w:cs="Times New Roman"/>
          <w:sz w:val="24"/>
        </w:rPr>
        <w:t xml:space="preserve">Mean SBP and mean DBP were correlated across countries (e.g., correlation coefficient = </w:t>
      </w:r>
      <w:r w:rsidR="00D46869" w:rsidRPr="004D5F9E">
        <w:rPr>
          <w:rFonts w:ascii="Times New Roman" w:hAnsi="Times New Roman" w:cs="Times New Roman"/>
          <w:sz w:val="24"/>
        </w:rPr>
        <w:t>0.</w:t>
      </w:r>
      <w:r w:rsidR="00753358">
        <w:rPr>
          <w:rFonts w:ascii="Times New Roman" w:hAnsi="Times New Roman" w:cs="Times New Roman"/>
          <w:sz w:val="24"/>
        </w:rPr>
        <w:t>689</w:t>
      </w:r>
      <w:r w:rsidR="00753358" w:rsidRPr="004D5F9E">
        <w:rPr>
          <w:rFonts w:ascii="Times New Roman" w:hAnsi="Times New Roman" w:cs="Times New Roman"/>
          <w:sz w:val="24"/>
        </w:rPr>
        <w:t xml:space="preserve"> </w:t>
      </w:r>
      <w:r w:rsidR="000F25CE" w:rsidRPr="004D5F9E">
        <w:rPr>
          <w:rFonts w:ascii="Times New Roman" w:hAnsi="Times New Roman" w:cs="Times New Roman"/>
          <w:sz w:val="24"/>
        </w:rPr>
        <w:t xml:space="preserve">for men and </w:t>
      </w:r>
      <w:r w:rsidR="00D46869" w:rsidRPr="004D5F9E">
        <w:rPr>
          <w:rFonts w:ascii="Times New Roman" w:hAnsi="Times New Roman" w:cs="Times New Roman"/>
          <w:sz w:val="24"/>
        </w:rPr>
        <w:t>0.</w:t>
      </w:r>
      <w:r w:rsidR="00753358" w:rsidRPr="004D5F9E">
        <w:rPr>
          <w:rFonts w:ascii="Times New Roman" w:hAnsi="Times New Roman" w:cs="Times New Roman"/>
          <w:sz w:val="24"/>
        </w:rPr>
        <w:t>85</w:t>
      </w:r>
      <w:r w:rsidR="00753358">
        <w:rPr>
          <w:rFonts w:ascii="Times New Roman" w:hAnsi="Times New Roman" w:cs="Times New Roman"/>
          <w:sz w:val="24"/>
        </w:rPr>
        <w:t>7</w:t>
      </w:r>
      <w:r w:rsidR="00753358" w:rsidRPr="004D5F9E">
        <w:rPr>
          <w:rFonts w:ascii="Times New Roman" w:hAnsi="Times New Roman" w:cs="Times New Roman"/>
          <w:sz w:val="24"/>
        </w:rPr>
        <w:t xml:space="preserve"> </w:t>
      </w:r>
      <w:r w:rsidR="000F25CE" w:rsidRPr="004D5F9E">
        <w:rPr>
          <w:rFonts w:ascii="Times New Roman" w:hAnsi="Times New Roman" w:cs="Times New Roman"/>
          <w:sz w:val="24"/>
        </w:rPr>
        <w:lastRenderedPageBreak/>
        <w:t>for women in 2015). However, men and women in countries in south Asia</w:t>
      </w:r>
      <w:r w:rsidR="005B22F5" w:rsidRPr="004D5F9E">
        <w:rPr>
          <w:rFonts w:ascii="Times New Roman" w:hAnsi="Times New Roman" w:cs="Times New Roman"/>
          <w:sz w:val="24"/>
        </w:rPr>
        <w:t xml:space="preserve">, </w:t>
      </w:r>
      <w:r w:rsidR="00F80EF2" w:rsidRPr="004D5F9E">
        <w:rPr>
          <w:rFonts w:ascii="Times New Roman" w:hAnsi="Times New Roman" w:cs="Times New Roman"/>
          <w:sz w:val="24"/>
        </w:rPr>
        <w:t xml:space="preserve">central and eastern Europe, </w:t>
      </w:r>
      <w:r w:rsidR="005B22F5" w:rsidRPr="004D5F9E">
        <w:rPr>
          <w:rFonts w:ascii="Times New Roman" w:hAnsi="Times New Roman" w:cs="Times New Roman"/>
          <w:sz w:val="24"/>
        </w:rPr>
        <w:t>and central Asia, Middle East and north Africa</w:t>
      </w:r>
      <w:r w:rsidR="000F25CE" w:rsidRPr="004D5F9E">
        <w:rPr>
          <w:rFonts w:ascii="Times New Roman" w:hAnsi="Times New Roman" w:cs="Times New Roman"/>
          <w:sz w:val="24"/>
        </w:rPr>
        <w:t xml:space="preserve"> had higher DBP than expected based on their SBP</w:t>
      </w:r>
      <w:r w:rsidR="00CD280D" w:rsidRPr="004D5F9E">
        <w:rPr>
          <w:rFonts w:ascii="Times New Roman" w:hAnsi="Times New Roman" w:cs="Times New Roman"/>
          <w:sz w:val="24"/>
        </w:rPr>
        <w:t xml:space="preserve"> level and the SBP-D</w:t>
      </w:r>
      <w:r w:rsidR="001C7FD5" w:rsidRPr="004D5F9E">
        <w:rPr>
          <w:rFonts w:ascii="Times New Roman" w:hAnsi="Times New Roman" w:cs="Times New Roman"/>
          <w:sz w:val="24"/>
        </w:rPr>
        <w:t>B</w:t>
      </w:r>
      <w:r w:rsidR="00CD280D" w:rsidRPr="004D5F9E">
        <w:rPr>
          <w:rFonts w:ascii="Times New Roman" w:hAnsi="Times New Roman" w:cs="Times New Roman" w:hint="eastAsia"/>
          <w:sz w:val="24"/>
        </w:rPr>
        <w:t>P</w:t>
      </w:r>
      <w:r w:rsidR="001C7FD5" w:rsidRPr="004D5F9E">
        <w:rPr>
          <w:rFonts w:ascii="Times New Roman" w:hAnsi="Times New Roman" w:cs="Times New Roman"/>
          <w:sz w:val="24"/>
        </w:rPr>
        <w:t xml:space="preserve"> association</w:t>
      </w:r>
      <w:r w:rsidR="005B22F5" w:rsidRPr="004D5F9E">
        <w:rPr>
          <w:rFonts w:ascii="Times New Roman" w:hAnsi="Times New Roman" w:cs="Times New Roman"/>
          <w:sz w:val="24"/>
        </w:rPr>
        <w:t xml:space="preserve"> (Figure </w:t>
      </w:r>
      <w:r w:rsidR="00AB3EB7" w:rsidRPr="004D5F9E">
        <w:rPr>
          <w:rFonts w:ascii="Times New Roman" w:hAnsi="Times New Roman" w:cs="Times New Roman"/>
          <w:sz w:val="24"/>
        </w:rPr>
        <w:t>4</w:t>
      </w:r>
      <w:r w:rsidR="005B22F5" w:rsidRPr="004D5F9E">
        <w:rPr>
          <w:rFonts w:ascii="Times New Roman" w:hAnsi="Times New Roman" w:cs="Times New Roman"/>
          <w:sz w:val="24"/>
        </w:rPr>
        <w:t>)</w:t>
      </w:r>
      <w:r w:rsidR="004C21F3">
        <w:rPr>
          <w:rFonts w:ascii="Times New Roman" w:hAnsi="Times New Roman" w:cs="Times New Roman"/>
          <w:sz w:val="24"/>
        </w:rPr>
        <w:t>; the opposite was seen for men and women in Oceania.</w:t>
      </w:r>
    </w:p>
    <w:p w14:paraId="5BCFF75A" w14:textId="77777777" w:rsidR="00F80EF2" w:rsidRPr="004D5F9E" w:rsidRDefault="00F80EF2" w:rsidP="00F6440B">
      <w:pPr>
        <w:spacing w:after="0" w:line="480" w:lineRule="auto"/>
        <w:jc w:val="both"/>
        <w:rPr>
          <w:rFonts w:ascii="Times New Roman" w:hAnsi="Times New Roman" w:cs="Times New Roman"/>
          <w:sz w:val="24"/>
        </w:rPr>
      </w:pPr>
    </w:p>
    <w:p w14:paraId="3166ACA5" w14:textId="212DF731" w:rsidR="00425ACC" w:rsidRPr="004D5F9E" w:rsidRDefault="000E103E" w:rsidP="00F6440B">
      <w:pPr>
        <w:spacing w:after="0" w:line="480" w:lineRule="auto"/>
        <w:jc w:val="both"/>
        <w:rPr>
          <w:rFonts w:ascii="Times New Roman" w:hAnsi="Times New Roman" w:cs="Times New Roman"/>
          <w:sz w:val="24"/>
        </w:rPr>
      </w:pPr>
      <w:r w:rsidRPr="004D5F9E">
        <w:rPr>
          <w:rFonts w:ascii="Times New Roman" w:hAnsi="Times New Roman" w:cs="Times New Roman"/>
          <w:sz w:val="24"/>
        </w:rPr>
        <w:t>South</w:t>
      </w:r>
      <w:r w:rsidR="00347FA6" w:rsidRPr="004D5F9E">
        <w:rPr>
          <w:rFonts w:ascii="Times New Roman" w:hAnsi="Times New Roman" w:cs="Times New Roman"/>
          <w:sz w:val="24"/>
        </w:rPr>
        <w:t xml:space="preserve"> Korea, Canada, the USA, Peru, </w:t>
      </w:r>
      <w:r w:rsidRPr="004D5F9E">
        <w:rPr>
          <w:rFonts w:ascii="Times New Roman" w:hAnsi="Times New Roman" w:cs="Times New Roman"/>
          <w:sz w:val="24"/>
        </w:rPr>
        <w:t xml:space="preserve">the UK, Singapore and Australia had the lowest prevalence of raised </w:t>
      </w:r>
      <w:r w:rsidR="007848F6">
        <w:rPr>
          <w:rFonts w:ascii="Times New Roman" w:hAnsi="Times New Roman" w:cs="Times New Roman"/>
          <w:sz w:val="24"/>
        </w:rPr>
        <w:t>BP</w:t>
      </w:r>
      <w:r w:rsidRPr="004D5F9E">
        <w:rPr>
          <w:rFonts w:ascii="Times New Roman" w:hAnsi="Times New Roman" w:cs="Times New Roman"/>
          <w:sz w:val="24"/>
        </w:rPr>
        <w:t xml:space="preserve"> </w:t>
      </w:r>
      <w:r w:rsidR="00610460">
        <w:rPr>
          <w:rFonts w:ascii="Times New Roman" w:hAnsi="Times New Roman" w:cs="Times New Roman"/>
          <w:sz w:val="24"/>
        </w:rPr>
        <w:t xml:space="preserve">in 2015 </w:t>
      </w:r>
      <w:r w:rsidRPr="004D5F9E">
        <w:rPr>
          <w:rFonts w:ascii="Times New Roman" w:hAnsi="Times New Roman" w:cs="Times New Roman"/>
          <w:sz w:val="24"/>
        </w:rPr>
        <w:t>for both sexes with age-standardise</w:t>
      </w:r>
      <w:r w:rsidR="00347FA6" w:rsidRPr="004D5F9E">
        <w:rPr>
          <w:rFonts w:ascii="Times New Roman" w:hAnsi="Times New Roman" w:cs="Times New Roman"/>
          <w:sz w:val="24"/>
        </w:rPr>
        <w:t>d</w:t>
      </w:r>
      <w:r w:rsidRPr="004D5F9E">
        <w:rPr>
          <w:rFonts w:ascii="Times New Roman" w:hAnsi="Times New Roman" w:cs="Times New Roman"/>
          <w:sz w:val="24"/>
        </w:rPr>
        <w:t xml:space="preserve"> prevalence &lt;13% in women and &lt;19% in men</w:t>
      </w:r>
      <w:r w:rsidR="000C65F3" w:rsidRPr="004D5F9E">
        <w:rPr>
          <w:rFonts w:ascii="Times New Roman" w:hAnsi="Times New Roman" w:cs="Times New Roman"/>
          <w:sz w:val="24"/>
        </w:rPr>
        <w:t xml:space="preserve"> (Figure 3)</w:t>
      </w:r>
      <w:r w:rsidRPr="004D5F9E">
        <w:rPr>
          <w:rFonts w:ascii="Times New Roman" w:hAnsi="Times New Roman" w:cs="Times New Roman"/>
          <w:sz w:val="24"/>
        </w:rPr>
        <w:t>.</w:t>
      </w:r>
      <w:r w:rsidR="0028116E" w:rsidRPr="004D5F9E">
        <w:rPr>
          <w:rFonts w:ascii="Times New Roman" w:hAnsi="Times New Roman" w:cs="Times New Roman"/>
          <w:sz w:val="24"/>
        </w:rPr>
        <w:t xml:space="preserve"> At the other extreme, age-standardised prevalence surpassed 35% among men in some countries in central and </w:t>
      </w:r>
      <w:r w:rsidR="00347FA6" w:rsidRPr="004D5F9E">
        <w:rPr>
          <w:rFonts w:ascii="Times New Roman" w:hAnsi="Times New Roman" w:cs="Times New Roman"/>
          <w:sz w:val="24"/>
        </w:rPr>
        <w:t xml:space="preserve">eastern </w:t>
      </w:r>
      <w:r w:rsidR="0028116E" w:rsidRPr="004D5F9E">
        <w:rPr>
          <w:rFonts w:ascii="Times New Roman" w:hAnsi="Times New Roman" w:cs="Times New Roman"/>
          <w:sz w:val="24"/>
        </w:rPr>
        <w:t>Europe including</w:t>
      </w:r>
      <w:r w:rsidR="002619F7" w:rsidRPr="002619F7">
        <w:rPr>
          <w:rFonts w:ascii="Times New Roman" w:hAnsi="Times New Roman" w:cs="Times New Roman"/>
          <w:sz w:val="24"/>
        </w:rPr>
        <w:t xml:space="preserve"> Croatia, Latvia, Lithuania, Hungary, </w:t>
      </w:r>
      <w:r w:rsidR="002619F7">
        <w:rPr>
          <w:rFonts w:ascii="Times New Roman" w:hAnsi="Times New Roman" w:cs="Times New Roman"/>
          <w:sz w:val="24"/>
        </w:rPr>
        <w:t xml:space="preserve">and </w:t>
      </w:r>
      <w:r w:rsidR="002619F7" w:rsidRPr="002619F7">
        <w:rPr>
          <w:rFonts w:ascii="Times New Roman" w:hAnsi="Times New Roman" w:cs="Times New Roman"/>
          <w:sz w:val="24"/>
        </w:rPr>
        <w:t>Slovenia</w:t>
      </w:r>
      <w:r w:rsidR="00F80EF2" w:rsidRPr="004D5F9E">
        <w:rPr>
          <w:rFonts w:ascii="Times New Roman" w:hAnsi="Times New Roman" w:cs="Times New Roman"/>
          <w:sz w:val="24"/>
        </w:rPr>
        <w:t>;</w:t>
      </w:r>
      <w:r w:rsidR="0028116E" w:rsidRPr="004D5F9E">
        <w:rPr>
          <w:rFonts w:ascii="Times New Roman" w:hAnsi="Times New Roman" w:cs="Times New Roman"/>
          <w:sz w:val="24"/>
        </w:rPr>
        <w:t xml:space="preserve"> </w:t>
      </w:r>
      <w:r w:rsidR="00F80EF2" w:rsidRPr="004D5F9E">
        <w:rPr>
          <w:rFonts w:ascii="Times New Roman" w:hAnsi="Times New Roman" w:cs="Times New Roman"/>
          <w:sz w:val="24"/>
        </w:rPr>
        <w:t>prevalence was &gt;</w:t>
      </w:r>
      <w:r w:rsidR="0028116E" w:rsidRPr="004D5F9E">
        <w:rPr>
          <w:rFonts w:ascii="Times New Roman" w:hAnsi="Times New Roman" w:cs="Times New Roman"/>
          <w:sz w:val="24"/>
        </w:rPr>
        <w:t>3</w:t>
      </w:r>
      <w:r w:rsidR="002619F7">
        <w:rPr>
          <w:rFonts w:ascii="Times New Roman" w:hAnsi="Times New Roman" w:cs="Times New Roman"/>
          <w:sz w:val="24"/>
        </w:rPr>
        <w:t>3</w:t>
      </w:r>
      <w:r w:rsidR="0028116E" w:rsidRPr="004D5F9E">
        <w:rPr>
          <w:rFonts w:ascii="Times New Roman" w:hAnsi="Times New Roman" w:cs="Times New Roman"/>
          <w:sz w:val="24"/>
        </w:rPr>
        <w:t>% among women in a few countries</w:t>
      </w:r>
      <w:r w:rsidR="001C7FD5" w:rsidRPr="004D5F9E">
        <w:rPr>
          <w:rFonts w:ascii="Times New Roman" w:hAnsi="Times New Roman" w:cs="Times New Roman"/>
          <w:sz w:val="24"/>
        </w:rPr>
        <w:t xml:space="preserve"> in </w:t>
      </w:r>
      <w:r w:rsidR="002619F7">
        <w:rPr>
          <w:rFonts w:ascii="Times New Roman" w:hAnsi="Times New Roman" w:cs="Times New Roman"/>
          <w:sz w:val="24"/>
        </w:rPr>
        <w:t>west</w:t>
      </w:r>
      <w:r w:rsidR="00605621" w:rsidRPr="004D5F9E">
        <w:rPr>
          <w:rFonts w:ascii="Times New Roman" w:hAnsi="Times New Roman" w:cs="Times New Roman"/>
          <w:sz w:val="24"/>
        </w:rPr>
        <w:t xml:space="preserve"> </w:t>
      </w:r>
      <w:r w:rsidR="001C7FD5" w:rsidRPr="004D5F9E">
        <w:rPr>
          <w:rFonts w:ascii="Times New Roman" w:hAnsi="Times New Roman" w:cs="Times New Roman"/>
          <w:sz w:val="24"/>
        </w:rPr>
        <w:t>Africa</w:t>
      </w:r>
      <w:r w:rsidR="0028116E" w:rsidRPr="004D5F9E">
        <w:rPr>
          <w:rFonts w:ascii="Times New Roman" w:hAnsi="Times New Roman" w:cs="Times New Roman"/>
          <w:sz w:val="24"/>
        </w:rPr>
        <w:t>.</w:t>
      </w:r>
    </w:p>
    <w:p w14:paraId="4B328F32" w14:textId="47FB27AA" w:rsidR="00907E3D" w:rsidRPr="004D5F9E" w:rsidRDefault="00907E3D" w:rsidP="00F6440B">
      <w:pPr>
        <w:spacing w:after="0" w:line="480" w:lineRule="auto"/>
        <w:jc w:val="both"/>
        <w:rPr>
          <w:rFonts w:ascii="Times New Roman" w:hAnsi="Times New Roman" w:cs="Times New Roman"/>
          <w:sz w:val="24"/>
        </w:rPr>
      </w:pPr>
    </w:p>
    <w:p w14:paraId="092D930F" w14:textId="3596C9ED" w:rsidR="00327443" w:rsidRPr="004D5F9E" w:rsidRDefault="00B12EB8" w:rsidP="00F6440B">
      <w:pPr>
        <w:spacing w:after="0" w:line="480" w:lineRule="auto"/>
        <w:jc w:val="both"/>
        <w:rPr>
          <w:rFonts w:ascii="Times New Roman" w:hAnsi="Times New Roman" w:cs="Times New Roman"/>
          <w:sz w:val="24"/>
        </w:rPr>
      </w:pPr>
      <w:r w:rsidRPr="004D5F9E">
        <w:rPr>
          <w:rFonts w:ascii="Times New Roman" w:hAnsi="Times New Roman" w:cs="Times New Roman"/>
          <w:sz w:val="24"/>
        </w:rPr>
        <w:t xml:space="preserve">In 2015, men had higher </w:t>
      </w:r>
      <w:r w:rsidR="00DE7034" w:rsidRPr="004D5F9E">
        <w:rPr>
          <w:rFonts w:ascii="Times New Roman" w:hAnsi="Times New Roman" w:cs="Times New Roman"/>
          <w:sz w:val="24"/>
        </w:rPr>
        <w:t xml:space="preserve">age-standardised </w:t>
      </w:r>
      <w:r w:rsidRPr="004D5F9E">
        <w:rPr>
          <w:rFonts w:ascii="Times New Roman" w:hAnsi="Times New Roman" w:cs="Times New Roman"/>
          <w:sz w:val="24"/>
        </w:rPr>
        <w:t>mean SBP</w:t>
      </w:r>
      <w:r w:rsidR="00C751F9" w:rsidRPr="004D5F9E">
        <w:rPr>
          <w:rFonts w:ascii="Times New Roman" w:hAnsi="Times New Roman" w:cs="Times New Roman"/>
          <w:sz w:val="24"/>
        </w:rPr>
        <w:t xml:space="preserve"> than women in </w:t>
      </w:r>
      <w:r w:rsidR="00D73D97">
        <w:rPr>
          <w:rFonts w:ascii="Times New Roman" w:hAnsi="Times New Roman" w:cs="Times New Roman"/>
          <w:sz w:val="24"/>
        </w:rPr>
        <w:t xml:space="preserve">most </w:t>
      </w:r>
      <w:r w:rsidR="00C751F9" w:rsidRPr="004D5F9E">
        <w:rPr>
          <w:rFonts w:ascii="Times New Roman" w:hAnsi="Times New Roman" w:cs="Times New Roman"/>
          <w:sz w:val="24"/>
        </w:rPr>
        <w:t>countries</w:t>
      </w:r>
      <w:r w:rsidRPr="004D5F9E">
        <w:rPr>
          <w:rFonts w:ascii="Times New Roman" w:hAnsi="Times New Roman" w:cs="Times New Roman"/>
          <w:sz w:val="24"/>
        </w:rPr>
        <w:t xml:space="preserve"> (</w:t>
      </w:r>
      <w:r w:rsidR="00327443" w:rsidRPr="004D5F9E">
        <w:rPr>
          <w:rFonts w:ascii="Times New Roman" w:hAnsi="Times New Roman" w:cs="Times New Roman"/>
          <w:sz w:val="24"/>
        </w:rPr>
        <w:t xml:space="preserve">Figure </w:t>
      </w:r>
      <w:r w:rsidR="00FF2B53" w:rsidRPr="004D5F9E">
        <w:rPr>
          <w:rFonts w:ascii="Times New Roman" w:hAnsi="Times New Roman" w:cs="Times New Roman"/>
          <w:sz w:val="24"/>
        </w:rPr>
        <w:t>5</w:t>
      </w:r>
      <w:r w:rsidR="00FE2855" w:rsidRPr="004D5F9E">
        <w:rPr>
          <w:rFonts w:ascii="Times New Roman" w:hAnsi="Times New Roman" w:cs="Times New Roman"/>
          <w:sz w:val="24"/>
        </w:rPr>
        <w:t>)</w:t>
      </w:r>
      <w:r w:rsidR="00C751F9" w:rsidRPr="004D5F9E">
        <w:rPr>
          <w:rFonts w:ascii="Times New Roman" w:hAnsi="Times New Roman" w:cs="Times New Roman"/>
          <w:sz w:val="24"/>
        </w:rPr>
        <w:t>.</w:t>
      </w:r>
      <w:r w:rsidR="00FE2855" w:rsidRPr="004D5F9E">
        <w:rPr>
          <w:rFonts w:ascii="Times New Roman" w:hAnsi="Times New Roman" w:cs="Times New Roman"/>
          <w:sz w:val="24"/>
        </w:rPr>
        <w:t xml:space="preserve"> </w:t>
      </w:r>
      <w:r w:rsidR="00577716" w:rsidRPr="004D5F9E">
        <w:rPr>
          <w:rFonts w:ascii="Times New Roman" w:hAnsi="Times New Roman" w:cs="Times New Roman"/>
          <w:sz w:val="24"/>
        </w:rPr>
        <w:t xml:space="preserve">Men also had higher DBP and prevalence of raised </w:t>
      </w:r>
      <w:r w:rsidR="007848F6">
        <w:rPr>
          <w:rFonts w:ascii="Times New Roman" w:hAnsi="Times New Roman" w:cs="Times New Roman"/>
          <w:sz w:val="24"/>
        </w:rPr>
        <w:t>BP</w:t>
      </w:r>
      <w:r w:rsidR="00577716" w:rsidRPr="004D5F9E">
        <w:rPr>
          <w:rFonts w:ascii="Times New Roman" w:hAnsi="Times New Roman" w:cs="Times New Roman"/>
          <w:sz w:val="24"/>
        </w:rPr>
        <w:t xml:space="preserve"> than women in most countries, except </w:t>
      </w:r>
      <w:r w:rsidR="00FE2855" w:rsidRPr="004D5F9E">
        <w:rPr>
          <w:rFonts w:ascii="Times New Roman" w:hAnsi="Times New Roman" w:cs="Times New Roman"/>
          <w:sz w:val="24"/>
        </w:rPr>
        <w:t>in sub-Saharan Africa, where</w:t>
      </w:r>
      <w:r w:rsidR="00577716" w:rsidRPr="004D5F9E">
        <w:rPr>
          <w:rFonts w:ascii="Times New Roman" w:hAnsi="Times New Roman" w:cs="Times New Roman"/>
          <w:sz w:val="24"/>
        </w:rPr>
        <w:t xml:space="preserve"> the sex pattern was </w:t>
      </w:r>
      <w:r w:rsidR="00BC1986" w:rsidRPr="004D5F9E">
        <w:rPr>
          <w:rFonts w:ascii="Times New Roman" w:hAnsi="Times New Roman" w:cs="Times New Roman"/>
          <w:sz w:val="24"/>
        </w:rPr>
        <w:t>reversed</w:t>
      </w:r>
      <w:r w:rsidR="00577716" w:rsidRPr="004D5F9E">
        <w:rPr>
          <w:rFonts w:ascii="Times New Roman" w:hAnsi="Times New Roman" w:cs="Times New Roman"/>
          <w:sz w:val="24"/>
        </w:rPr>
        <w:t xml:space="preserve"> in most </w:t>
      </w:r>
      <w:r w:rsidR="00BC1986" w:rsidRPr="004D5F9E">
        <w:rPr>
          <w:rFonts w:ascii="Times New Roman" w:hAnsi="Times New Roman" w:cs="Times New Roman"/>
          <w:sz w:val="24"/>
        </w:rPr>
        <w:t>countries</w:t>
      </w:r>
      <w:r w:rsidR="00577716" w:rsidRPr="004D5F9E">
        <w:rPr>
          <w:rFonts w:ascii="Times New Roman" w:hAnsi="Times New Roman" w:cs="Times New Roman"/>
          <w:sz w:val="24"/>
        </w:rPr>
        <w:t xml:space="preserve">, and </w:t>
      </w:r>
      <w:r w:rsidR="00CA3850">
        <w:rPr>
          <w:rFonts w:ascii="Times New Roman" w:hAnsi="Times New Roman" w:cs="Times New Roman"/>
          <w:sz w:val="24"/>
        </w:rPr>
        <w:t>a few</w:t>
      </w:r>
      <w:r w:rsidR="00577716" w:rsidRPr="004D5F9E">
        <w:rPr>
          <w:rFonts w:ascii="Times New Roman" w:hAnsi="Times New Roman" w:cs="Times New Roman"/>
          <w:sz w:val="24"/>
        </w:rPr>
        <w:t xml:space="preserve"> countries in Oceania and Asia. </w:t>
      </w:r>
      <w:r w:rsidR="00DE7034" w:rsidRPr="004D5F9E">
        <w:rPr>
          <w:rFonts w:ascii="Times New Roman" w:hAnsi="Times New Roman" w:cs="Times New Roman"/>
          <w:sz w:val="24"/>
        </w:rPr>
        <w:t>The male-female differences</w:t>
      </w:r>
      <w:r w:rsidR="00BD455A">
        <w:rPr>
          <w:rFonts w:ascii="Times New Roman" w:hAnsi="Times New Roman" w:cs="Times New Roman"/>
          <w:sz w:val="24"/>
        </w:rPr>
        <w:t xml:space="preserve"> in </w:t>
      </w:r>
      <w:r w:rsidR="00BD455A" w:rsidRPr="004D5F9E">
        <w:rPr>
          <w:rFonts w:ascii="Times New Roman" w:hAnsi="Times New Roman" w:cs="Times New Roman"/>
          <w:sz w:val="24"/>
        </w:rPr>
        <w:t xml:space="preserve">age-standardised </w:t>
      </w:r>
      <w:r w:rsidR="00BD455A">
        <w:rPr>
          <w:rFonts w:ascii="Times New Roman" w:hAnsi="Times New Roman" w:cs="Times New Roman"/>
          <w:sz w:val="24"/>
        </w:rPr>
        <w:t>means and prevalence</w:t>
      </w:r>
      <w:r w:rsidR="00DE7034" w:rsidRPr="004D5F9E">
        <w:rPr>
          <w:rFonts w:ascii="Times New Roman" w:hAnsi="Times New Roman" w:cs="Times New Roman"/>
          <w:sz w:val="24"/>
        </w:rPr>
        <w:t xml:space="preserve"> were virtually all due to differences below 50 years of age; among those aged 50 years and older, on average men and women had similar mean SBP and DBP and prevalence of raised </w:t>
      </w:r>
      <w:r w:rsidR="007848F6">
        <w:rPr>
          <w:rFonts w:ascii="Times New Roman" w:hAnsi="Times New Roman" w:cs="Times New Roman"/>
          <w:sz w:val="24"/>
        </w:rPr>
        <w:t>BP</w:t>
      </w:r>
      <w:r w:rsidR="00DE7034" w:rsidRPr="004D5F9E">
        <w:rPr>
          <w:rFonts w:ascii="Times New Roman" w:hAnsi="Times New Roman" w:cs="Times New Roman"/>
          <w:sz w:val="24"/>
        </w:rPr>
        <w:t xml:space="preserve">, with countries divided into </w:t>
      </w:r>
      <w:r w:rsidR="00AB7F94" w:rsidRPr="004D5F9E">
        <w:rPr>
          <w:rFonts w:ascii="Times New Roman" w:hAnsi="Times New Roman" w:cs="Times New Roman"/>
          <w:sz w:val="24"/>
        </w:rPr>
        <w:t>some</w:t>
      </w:r>
      <w:r w:rsidR="00DE7034" w:rsidRPr="004D5F9E">
        <w:rPr>
          <w:rFonts w:ascii="Times New Roman" w:hAnsi="Times New Roman" w:cs="Times New Roman"/>
          <w:sz w:val="24"/>
        </w:rPr>
        <w:t xml:space="preserve"> with </w:t>
      </w:r>
      <w:r w:rsidR="00AB7F94" w:rsidRPr="004D5F9E">
        <w:rPr>
          <w:rFonts w:ascii="Times New Roman" w:hAnsi="Times New Roman" w:cs="Times New Roman"/>
          <w:sz w:val="24"/>
        </w:rPr>
        <w:t xml:space="preserve">lower and others with higher </w:t>
      </w:r>
      <w:r w:rsidR="00DE7034" w:rsidRPr="004D5F9E">
        <w:rPr>
          <w:rFonts w:ascii="Times New Roman" w:hAnsi="Times New Roman" w:cs="Times New Roman"/>
          <w:sz w:val="24"/>
        </w:rPr>
        <w:t xml:space="preserve">male </w:t>
      </w:r>
      <w:r w:rsidR="007848F6">
        <w:rPr>
          <w:rFonts w:ascii="Times New Roman" w:hAnsi="Times New Roman" w:cs="Times New Roman"/>
          <w:sz w:val="24"/>
        </w:rPr>
        <w:t>BP</w:t>
      </w:r>
      <w:r w:rsidR="00AB7F94" w:rsidRPr="004D5F9E">
        <w:rPr>
          <w:rFonts w:ascii="Times New Roman" w:hAnsi="Times New Roman" w:cs="Times New Roman"/>
          <w:sz w:val="24"/>
        </w:rPr>
        <w:t xml:space="preserve"> </w:t>
      </w:r>
      <w:r w:rsidR="00DE7034" w:rsidRPr="004D5F9E">
        <w:rPr>
          <w:rFonts w:ascii="Times New Roman" w:hAnsi="Times New Roman" w:cs="Times New Roman"/>
          <w:sz w:val="24"/>
        </w:rPr>
        <w:t xml:space="preserve">(results not shown). </w:t>
      </w:r>
      <w:r w:rsidR="00577716" w:rsidRPr="004D5F9E">
        <w:rPr>
          <w:rFonts w:ascii="Times New Roman" w:hAnsi="Times New Roman" w:cs="Times New Roman"/>
          <w:sz w:val="24"/>
        </w:rPr>
        <w:t>The male</w:t>
      </w:r>
      <w:r w:rsidR="000C46DE" w:rsidRPr="004D5F9E">
        <w:rPr>
          <w:rFonts w:ascii="Times New Roman" w:hAnsi="Times New Roman" w:cs="Times New Roman"/>
          <w:sz w:val="24"/>
        </w:rPr>
        <w:t>-female difference in</w:t>
      </w:r>
      <w:r w:rsidR="00577716" w:rsidRPr="004D5F9E">
        <w:rPr>
          <w:rFonts w:ascii="Times New Roman" w:hAnsi="Times New Roman" w:cs="Times New Roman"/>
          <w:sz w:val="24"/>
        </w:rPr>
        <w:t xml:space="preserve"> </w:t>
      </w:r>
      <w:r w:rsidR="007848F6">
        <w:rPr>
          <w:rFonts w:ascii="Times New Roman" w:hAnsi="Times New Roman" w:cs="Times New Roman"/>
          <w:sz w:val="24"/>
        </w:rPr>
        <w:t>BP</w:t>
      </w:r>
      <w:r w:rsidR="00577716" w:rsidRPr="004D5F9E">
        <w:rPr>
          <w:rFonts w:ascii="Times New Roman" w:hAnsi="Times New Roman" w:cs="Times New Roman"/>
          <w:sz w:val="24"/>
        </w:rPr>
        <w:t xml:space="preserve"> </w:t>
      </w:r>
      <w:r w:rsidR="00131802" w:rsidRPr="004D5F9E">
        <w:rPr>
          <w:rFonts w:ascii="Times New Roman" w:hAnsi="Times New Roman" w:cs="Times New Roman"/>
          <w:sz w:val="24"/>
        </w:rPr>
        <w:t xml:space="preserve">in 2015 </w:t>
      </w:r>
      <w:r w:rsidR="00577716" w:rsidRPr="004D5F9E">
        <w:rPr>
          <w:rFonts w:ascii="Times New Roman" w:hAnsi="Times New Roman" w:cs="Times New Roman"/>
          <w:sz w:val="24"/>
        </w:rPr>
        <w:t>was largest in high-income countries and those in central and eastern Europe</w:t>
      </w:r>
      <w:r w:rsidR="00131802" w:rsidRPr="004D5F9E">
        <w:rPr>
          <w:rFonts w:ascii="Times New Roman" w:hAnsi="Times New Roman" w:cs="Times New Roman"/>
          <w:sz w:val="24"/>
        </w:rPr>
        <w:t xml:space="preserve">. </w:t>
      </w:r>
      <w:r w:rsidR="00DE7034" w:rsidRPr="004D5F9E">
        <w:rPr>
          <w:rFonts w:ascii="Times New Roman" w:hAnsi="Times New Roman" w:cs="Times New Roman"/>
          <w:sz w:val="24"/>
        </w:rPr>
        <w:t>Compared to 1975</w:t>
      </w:r>
      <w:r w:rsidR="00131802" w:rsidRPr="004D5F9E">
        <w:rPr>
          <w:rFonts w:ascii="Times New Roman" w:hAnsi="Times New Roman" w:cs="Times New Roman"/>
          <w:sz w:val="24"/>
        </w:rPr>
        <w:t xml:space="preserve">, the </w:t>
      </w:r>
      <w:r w:rsidR="00CD3CDD" w:rsidRPr="004D5F9E">
        <w:rPr>
          <w:rFonts w:ascii="Times New Roman" w:hAnsi="Times New Roman" w:cs="Times New Roman"/>
          <w:sz w:val="24"/>
        </w:rPr>
        <w:t xml:space="preserve">male </w:t>
      </w:r>
      <w:r w:rsidR="001111AE">
        <w:rPr>
          <w:rFonts w:ascii="Times New Roman" w:hAnsi="Times New Roman" w:cs="Times New Roman"/>
          <w:sz w:val="24"/>
        </w:rPr>
        <w:t>excess</w:t>
      </w:r>
      <w:r w:rsidR="00131802" w:rsidRPr="004D5F9E">
        <w:rPr>
          <w:rFonts w:ascii="Times New Roman" w:hAnsi="Times New Roman" w:cs="Times New Roman"/>
          <w:sz w:val="24"/>
        </w:rPr>
        <w:t xml:space="preserve"> in </w:t>
      </w:r>
      <w:r w:rsidR="00CD3CDD" w:rsidRPr="004D5F9E">
        <w:rPr>
          <w:rFonts w:ascii="Times New Roman" w:hAnsi="Times New Roman" w:cs="Times New Roman"/>
          <w:sz w:val="24"/>
        </w:rPr>
        <w:t xml:space="preserve">mean </w:t>
      </w:r>
      <w:r w:rsidR="007848F6">
        <w:rPr>
          <w:rFonts w:ascii="Times New Roman" w:hAnsi="Times New Roman" w:cs="Times New Roman"/>
          <w:sz w:val="24"/>
        </w:rPr>
        <w:t>BP</w:t>
      </w:r>
      <w:r w:rsidR="00131802" w:rsidRPr="004D5F9E">
        <w:rPr>
          <w:rFonts w:ascii="Times New Roman" w:hAnsi="Times New Roman" w:cs="Times New Roman"/>
          <w:sz w:val="24"/>
        </w:rPr>
        <w:t xml:space="preserve"> increased in </w:t>
      </w:r>
      <w:r w:rsidR="00CD3CDD" w:rsidRPr="004D5F9E">
        <w:rPr>
          <w:rFonts w:ascii="Times New Roman" w:hAnsi="Times New Roman" w:cs="Times New Roman"/>
          <w:sz w:val="24"/>
        </w:rPr>
        <w:t xml:space="preserve">high-income super-regions, central and eastern Europe, Latin America and the Caribbean, and central Asia, Middle East and </w:t>
      </w:r>
      <w:r w:rsidR="00197F72" w:rsidRPr="004D5F9E">
        <w:rPr>
          <w:rFonts w:ascii="Times New Roman" w:hAnsi="Times New Roman" w:cs="Times New Roman"/>
          <w:sz w:val="24"/>
        </w:rPr>
        <w:t xml:space="preserve">north </w:t>
      </w:r>
      <w:r w:rsidR="00CD3CDD" w:rsidRPr="004D5F9E">
        <w:rPr>
          <w:rFonts w:ascii="Times New Roman" w:hAnsi="Times New Roman" w:cs="Times New Roman"/>
          <w:sz w:val="24"/>
        </w:rPr>
        <w:t>Africa but declined (and in the case of DBP reversed) in sub-Saharan Africa, Oceania and south Asia</w:t>
      </w:r>
      <w:r w:rsidR="00CA3850">
        <w:rPr>
          <w:rFonts w:ascii="Times New Roman" w:hAnsi="Times New Roman" w:cs="Times New Roman"/>
          <w:sz w:val="24"/>
        </w:rPr>
        <w:t xml:space="preserve"> </w:t>
      </w:r>
      <w:r w:rsidR="00131802" w:rsidRPr="004D5F9E">
        <w:rPr>
          <w:rFonts w:ascii="Times New Roman" w:hAnsi="Times New Roman" w:cs="Times New Roman"/>
          <w:sz w:val="24"/>
        </w:rPr>
        <w:t>(results not shown).</w:t>
      </w:r>
    </w:p>
    <w:p w14:paraId="2CF9A05E" w14:textId="77777777" w:rsidR="00327443" w:rsidRPr="004D5F9E" w:rsidRDefault="00327443" w:rsidP="00F6440B">
      <w:pPr>
        <w:spacing w:after="0" w:line="480" w:lineRule="auto"/>
        <w:jc w:val="both"/>
        <w:rPr>
          <w:rFonts w:ascii="Times New Roman" w:hAnsi="Times New Roman" w:cs="Times New Roman"/>
          <w:sz w:val="24"/>
        </w:rPr>
      </w:pPr>
    </w:p>
    <w:p w14:paraId="025C3918" w14:textId="39F63213" w:rsidR="00F6440B" w:rsidRPr="004D5F9E" w:rsidRDefault="00CC0FED" w:rsidP="00F6440B">
      <w:pPr>
        <w:spacing w:after="0" w:line="480" w:lineRule="auto"/>
        <w:jc w:val="both"/>
        <w:rPr>
          <w:rFonts w:ascii="Times New Roman" w:hAnsi="Times New Roman" w:cs="Times New Roman"/>
          <w:sz w:val="24"/>
        </w:rPr>
      </w:pPr>
      <w:r w:rsidRPr="004D5F9E">
        <w:rPr>
          <w:rFonts w:ascii="Times New Roman" w:hAnsi="Times New Roman" w:cs="Times New Roman"/>
          <w:sz w:val="24"/>
        </w:rPr>
        <w:t xml:space="preserve">The </w:t>
      </w:r>
      <w:r w:rsidR="000C46DE" w:rsidRPr="004D5F9E">
        <w:rPr>
          <w:rFonts w:ascii="Times New Roman" w:hAnsi="Times New Roman" w:cs="Times New Roman"/>
          <w:sz w:val="24"/>
        </w:rPr>
        <w:t xml:space="preserve">estimated </w:t>
      </w:r>
      <w:r w:rsidRPr="004D5F9E">
        <w:rPr>
          <w:rFonts w:ascii="Times New Roman" w:hAnsi="Times New Roman" w:cs="Times New Roman"/>
          <w:sz w:val="24"/>
        </w:rPr>
        <w:t xml:space="preserve">number of adults with raised </w:t>
      </w:r>
      <w:r w:rsidR="007848F6">
        <w:rPr>
          <w:rFonts w:ascii="Times New Roman" w:hAnsi="Times New Roman" w:cs="Times New Roman"/>
          <w:sz w:val="24"/>
        </w:rPr>
        <w:t>BP</w:t>
      </w:r>
      <w:r w:rsidRPr="004D5F9E">
        <w:rPr>
          <w:rFonts w:ascii="Times New Roman" w:hAnsi="Times New Roman" w:cs="Times New Roman"/>
          <w:sz w:val="24"/>
        </w:rPr>
        <w:t xml:space="preserve"> increased from</w:t>
      </w:r>
      <w:r w:rsidR="00F6440B" w:rsidRPr="004D5F9E">
        <w:rPr>
          <w:rFonts w:ascii="Times New Roman" w:hAnsi="Times New Roman" w:cs="Times New Roman"/>
          <w:sz w:val="24"/>
        </w:rPr>
        <w:t xml:space="preserve"> </w:t>
      </w:r>
      <w:r w:rsidR="00076E27">
        <w:rPr>
          <w:rFonts w:ascii="Times New Roman" w:hAnsi="Times New Roman" w:cs="Times New Roman"/>
          <w:sz w:val="24"/>
        </w:rPr>
        <w:t>594</w:t>
      </w:r>
      <w:r w:rsidR="00076E27" w:rsidRPr="004D5F9E">
        <w:rPr>
          <w:rFonts w:ascii="Times New Roman" w:hAnsi="Times New Roman" w:cs="Times New Roman"/>
          <w:sz w:val="24"/>
        </w:rPr>
        <w:t xml:space="preserve"> </w:t>
      </w:r>
      <w:r w:rsidR="00F6440B" w:rsidRPr="004D5F9E">
        <w:rPr>
          <w:rFonts w:ascii="Times New Roman" w:hAnsi="Times New Roman" w:cs="Times New Roman"/>
          <w:sz w:val="24"/>
        </w:rPr>
        <w:t>million</w:t>
      </w:r>
      <w:r w:rsidRPr="004D5F9E">
        <w:rPr>
          <w:rFonts w:ascii="Times New Roman" w:hAnsi="Times New Roman" w:cs="Times New Roman"/>
          <w:sz w:val="24"/>
        </w:rPr>
        <w:t xml:space="preserve"> in 1975</w:t>
      </w:r>
      <w:r w:rsidR="00F6440B" w:rsidRPr="004D5F9E">
        <w:rPr>
          <w:rFonts w:ascii="Times New Roman" w:hAnsi="Times New Roman" w:cs="Times New Roman"/>
          <w:sz w:val="24"/>
        </w:rPr>
        <w:t xml:space="preserve"> to </w:t>
      </w:r>
      <w:r w:rsidR="002F56A2" w:rsidRPr="004D5F9E">
        <w:rPr>
          <w:rFonts w:ascii="Times New Roman" w:hAnsi="Times New Roman" w:cs="Times New Roman"/>
          <w:sz w:val="24"/>
        </w:rPr>
        <w:t>1.1</w:t>
      </w:r>
      <w:r w:rsidR="00076E27">
        <w:rPr>
          <w:rFonts w:ascii="Times New Roman" w:hAnsi="Times New Roman" w:cs="Times New Roman"/>
          <w:sz w:val="24"/>
        </w:rPr>
        <w:t>3</w:t>
      </w:r>
      <w:r w:rsidR="00F6440B" w:rsidRPr="004D5F9E">
        <w:rPr>
          <w:rFonts w:ascii="Times New Roman" w:hAnsi="Times New Roman" w:cs="Times New Roman"/>
          <w:sz w:val="24"/>
        </w:rPr>
        <w:t xml:space="preserve"> billion</w:t>
      </w:r>
      <w:r w:rsidRPr="004D5F9E">
        <w:rPr>
          <w:rFonts w:ascii="Times New Roman" w:hAnsi="Times New Roman" w:cs="Times New Roman"/>
          <w:sz w:val="24"/>
        </w:rPr>
        <w:t xml:space="preserve"> in 2015</w:t>
      </w:r>
      <w:r w:rsidR="006B3B8F" w:rsidRPr="004D5F9E">
        <w:rPr>
          <w:rFonts w:ascii="Times New Roman" w:hAnsi="Times New Roman" w:cs="Times New Roman"/>
          <w:sz w:val="24"/>
        </w:rPr>
        <w:t xml:space="preserve"> (Figure </w:t>
      </w:r>
      <w:r w:rsidR="00FF2B53" w:rsidRPr="004D5F9E">
        <w:rPr>
          <w:rFonts w:ascii="Times New Roman" w:hAnsi="Times New Roman" w:cs="Times New Roman"/>
          <w:sz w:val="24"/>
        </w:rPr>
        <w:t>6</w:t>
      </w:r>
      <w:r w:rsidR="006B3B8F" w:rsidRPr="004D5F9E">
        <w:rPr>
          <w:rFonts w:ascii="Times New Roman" w:hAnsi="Times New Roman" w:cs="Times New Roman"/>
          <w:sz w:val="24"/>
        </w:rPr>
        <w:t>)</w:t>
      </w:r>
      <w:r w:rsidR="00483592" w:rsidRPr="004D5F9E">
        <w:rPr>
          <w:rFonts w:ascii="Times New Roman" w:hAnsi="Times New Roman" w:cs="Times New Roman"/>
          <w:sz w:val="24"/>
        </w:rPr>
        <w:t xml:space="preserve">, </w:t>
      </w:r>
      <w:r w:rsidR="000115EA" w:rsidRPr="004D5F9E">
        <w:rPr>
          <w:rFonts w:ascii="Times New Roman" w:hAnsi="Times New Roman" w:cs="Times New Roman"/>
          <w:sz w:val="24"/>
        </w:rPr>
        <w:t>comprising</w:t>
      </w:r>
      <w:r w:rsidR="00F35342" w:rsidRPr="004D5F9E">
        <w:rPr>
          <w:rFonts w:ascii="Times New Roman" w:hAnsi="Times New Roman" w:cs="Times New Roman"/>
          <w:sz w:val="24"/>
        </w:rPr>
        <w:t xml:space="preserve"> </w:t>
      </w:r>
      <w:r w:rsidR="00076E27">
        <w:rPr>
          <w:rFonts w:ascii="Times New Roman" w:hAnsi="Times New Roman" w:cs="Times New Roman"/>
          <w:sz w:val="24"/>
        </w:rPr>
        <w:t>597</w:t>
      </w:r>
      <w:r w:rsidR="00076E27" w:rsidRPr="004D5F9E">
        <w:rPr>
          <w:rFonts w:ascii="Times New Roman" w:hAnsi="Times New Roman" w:cs="Times New Roman"/>
          <w:sz w:val="24"/>
        </w:rPr>
        <w:t xml:space="preserve"> </w:t>
      </w:r>
      <w:r w:rsidR="00DA24D5" w:rsidRPr="004D5F9E">
        <w:rPr>
          <w:rFonts w:ascii="Times New Roman" w:hAnsi="Times New Roman" w:cs="Times New Roman"/>
          <w:sz w:val="24"/>
        </w:rPr>
        <w:t>million</w:t>
      </w:r>
      <w:r w:rsidR="00483592" w:rsidRPr="004D5F9E">
        <w:rPr>
          <w:rFonts w:ascii="Times New Roman" w:hAnsi="Times New Roman" w:cs="Times New Roman"/>
          <w:sz w:val="24"/>
        </w:rPr>
        <w:t xml:space="preserve"> men and </w:t>
      </w:r>
      <w:r w:rsidR="00076E27">
        <w:rPr>
          <w:rFonts w:ascii="Times New Roman" w:hAnsi="Times New Roman" w:cs="Times New Roman"/>
          <w:sz w:val="24"/>
        </w:rPr>
        <w:t>529</w:t>
      </w:r>
      <w:r w:rsidR="00076E27" w:rsidRPr="004D5F9E">
        <w:rPr>
          <w:rFonts w:ascii="Times New Roman" w:hAnsi="Times New Roman" w:cs="Times New Roman"/>
          <w:sz w:val="24"/>
        </w:rPr>
        <w:t xml:space="preserve"> </w:t>
      </w:r>
      <w:r w:rsidR="00DA24D5" w:rsidRPr="004D5F9E">
        <w:rPr>
          <w:rFonts w:ascii="Times New Roman" w:hAnsi="Times New Roman" w:cs="Times New Roman"/>
          <w:sz w:val="24"/>
        </w:rPr>
        <w:t>million</w:t>
      </w:r>
      <w:r w:rsidR="00483592" w:rsidRPr="004D5F9E">
        <w:rPr>
          <w:rFonts w:ascii="Times New Roman" w:hAnsi="Times New Roman" w:cs="Times New Roman"/>
          <w:sz w:val="24"/>
        </w:rPr>
        <w:t xml:space="preserve"> women</w:t>
      </w:r>
      <w:r w:rsidRPr="004D5F9E">
        <w:rPr>
          <w:rFonts w:ascii="Times New Roman" w:hAnsi="Times New Roman" w:cs="Times New Roman"/>
          <w:sz w:val="24"/>
        </w:rPr>
        <w:t xml:space="preserve">. </w:t>
      </w:r>
      <w:r w:rsidR="00F15ED2" w:rsidRPr="004D5F9E">
        <w:rPr>
          <w:rFonts w:ascii="Times New Roman" w:hAnsi="Times New Roman" w:cs="Times New Roman"/>
          <w:sz w:val="24"/>
        </w:rPr>
        <w:t>At the global level, this</w:t>
      </w:r>
      <w:r w:rsidR="003464A0" w:rsidRPr="004D5F9E">
        <w:rPr>
          <w:rFonts w:ascii="Times New Roman" w:hAnsi="Times New Roman" w:cs="Times New Roman"/>
          <w:sz w:val="24"/>
        </w:rPr>
        <w:t xml:space="preserve"> increase was </w:t>
      </w:r>
      <w:r w:rsidR="00EE4F67">
        <w:rPr>
          <w:rFonts w:ascii="Times New Roman" w:hAnsi="Times New Roman" w:cs="Times New Roman"/>
          <w:sz w:val="24"/>
        </w:rPr>
        <w:t>attributable to</w:t>
      </w:r>
      <w:r w:rsidR="003464A0" w:rsidRPr="004D5F9E">
        <w:rPr>
          <w:rFonts w:ascii="Times New Roman" w:hAnsi="Times New Roman" w:cs="Times New Roman"/>
          <w:sz w:val="24"/>
        </w:rPr>
        <w:t xml:space="preserve"> population growth and ageing, offset partly by falling age-specific </w:t>
      </w:r>
      <w:r w:rsidR="009D30EA">
        <w:rPr>
          <w:rFonts w:ascii="Times New Roman" w:hAnsi="Times New Roman" w:cs="Times New Roman"/>
          <w:sz w:val="24"/>
        </w:rPr>
        <w:t>prevalence</w:t>
      </w:r>
      <w:r w:rsidR="003464A0" w:rsidRPr="004D5F9E">
        <w:rPr>
          <w:rFonts w:ascii="Times New Roman" w:hAnsi="Times New Roman" w:cs="Times New Roman"/>
          <w:sz w:val="24"/>
        </w:rPr>
        <w:t xml:space="preserve">. </w:t>
      </w:r>
      <w:r w:rsidRPr="004D5F9E">
        <w:rPr>
          <w:rFonts w:ascii="Times New Roman" w:hAnsi="Times New Roman" w:cs="Times New Roman"/>
          <w:sz w:val="24"/>
        </w:rPr>
        <w:t>I</w:t>
      </w:r>
      <w:r w:rsidR="00F6440B" w:rsidRPr="004D5F9E">
        <w:rPr>
          <w:rFonts w:ascii="Times New Roman" w:hAnsi="Times New Roman" w:cs="Times New Roman"/>
          <w:sz w:val="24"/>
        </w:rPr>
        <w:t xml:space="preserve">n </w:t>
      </w:r>
      <w:r w:rsidRPr="004D5F9E">
        <w:rPr>
          <w:rFonts w:ascii="Times New Roman" w:hAnsi="Times New Roman" w:cs="Times New Roman"/>
          <w:sz w:val="24"/>
        </w:rPr>
        <w:t>the high-income western super-region</w:t>
      </w:r>
      <w:r w:rsidR="00F6440B" w:rsidRPr="004D5F9E">
        <w:rPr>
          <w:rFonts w:ascii="Times New Roman" w:hAnsi="Times New Roman" w:cs="Times New Roman"/>
          <w:sz w:val="24"/>
        </w:rPr>
        <w:t xml:space="preserve">, </w:t>
      </w:r>
      <w:r w:rsidR="001608F9" w:rsidRPr="004D5F9E">
        <w:rPr>
          <w:rFonts w:ascii="Times New Roman" w:hAnsi="Times New Roman" w:cs="Times New Roman"/>
          <w:sz w:val="24"/>
        </w:rPr>
        <w:t xml:space="preserve">the absolute </w:t>
      </w:r>
      <w:r w:rsidR="00F6440B" w:rsidRPr="004D5F9E">
        <w:rPr>
          <w:rFonts w:ascii="Times New Roman" w:hAnsi="Times New Roman" w:cs="Times New Roman"/>
          <w:sz w:val="24"/>
        </w:rPr>
        <w:t xml:space="preserve">number of people with raised </w:t>
      </w:r>
      <w:r w:rsidR="007848F6">
        <w:rPr>
          <w:rFonts w:ascii="Times New Roman" w:hAnsi="Times New Roman" w:cs="Times New Roman"/>
          <w:sz w:val="24"/>
        </w:rPr>
        <w:t>BP</w:t>
      </w:r>
      <w:r w:rsidR="00F6440B" w:rsidRPr="004D5F9E">
        <w:rPr>
          <w:rFonts w:ascii="Times New Roman" w:hAnsi="Times New Roman" w:cs="Times New Roman"/>
          <w:sz w:val="24"/>
        </w:rPr>
        <w:t xml:space="preserve"> h</w:t>
      </w:r>
      <w:r w:rsidRPr="004D5F9E">
        <w:rPr>
          <w:rFonts w:ascii="Times New Roman" w:hAnsi="Times New Roman" w:cs="Times New Roman"/>
          <w:sz w:val="24"/>
        </w:rPr>
        <w:t xml:space="preserve">as declined </w:t>
      </w:r>
      <w:r w:rsidR="004C21F3">
        <w:rPr>
          <w:rFonts w:ascii="Times New Roman" w:hAnsi="Times New Roman" w:cs="Times New Roman"/>
          <w:sz w:val="24"/>
        </w:rPr>
        <w:t xml:space="preserve">steadily </w:t>
      </w:r>
      <w:r w:rsidRPr="004D5F9E">
        <w:rPr>
          <w:rFonts w:ascii="Times New Roman" w:hAnsi="Times New Roman" w:cs="Times New Roman"/>
          <w:sz w:val="24"/>
        </w:rPr>
        <w:t>since 197</w:t>
      </w:r>
      <w:r w:rsidR="006F60F8">
        <w:rPr>
          <w:rFonts w:ascii="Times New Roman" w:hAnsi="Times New Roman" w:cs="Times New Roman"/>
          <w:sz w:val="24"/>
        </w:rPr>
        <w:t>5</w:t>
      </w:r>
      <w:r w:rsidR="00D64E25">
        <w:rPr>
          <w:rFonts w:ascii="Times New Roman" w:hAnsi="Times New Roman" w:cs="Times New Roman"/>
          <w:sz w:val="24"/>
        </w:rPr>
        <w:t xml:space="preserve"> because </w:t>
      </w:r>
      <w:r w:rsidR="001E288E">
        <w:rPr>
          <w:rFonts w:ascii="Times New Roman" w:hAnsi="Times New Roman" w:cs="Times New Roman"/>
          <w:sz w:val="24"/>
        </w:rPr>
        <w:t>the steep</w:t>
      </w:r>
      <w:r w:rsidR="00796D54">
        <w:rPr>
          <w:rFonts w:ascii="Times New Roman" w:hAnsi="Times New Roman" w:cs="Times New Roman"/>
          <w:sz w:val="24"/>
        </w:rPr>
        <w:t xml:space="preserve"> decline in prevalence outweighed</w:t>
      </w:r>
      <w:r w:rsidR="001E288E">
        <w:rPr>
          <w:rFonts w:ascii="Times New Roman" w:hAnsi="Times New Roman" w:cs="Times New Roman"/>
          <w:sz w:val="24"/>
        </w:rPr>
        <w:t xml:space="preserve"> the effect </w:t>
      </w:r>
      <w:r w:rsidR="00B443DA">
        <w:rPr>
          <w:rFonts w:ascii="Times New Roman" w:hAnsi="Times New Roman" w:cs="Times New Roman"/>
          <w:sz w:val="24"/>
        </w:rPr>
        <w:t xml:space="preserve">of </w:t>
      </w:r>
      <w:r w:rsidR="001E288E">
        <w:rPr>
          <w:rFonts w:ascii="Times New Roman" w:hAnsi="Times New Roman" w:cs="Times New Roman"/>
          <w:sz w:val="24"/>
        </w:rPr>
        <w:t>population growth and ageing</w:t>
      </w:r>
      <w:r w:rsidR="00F6440B" w:rsidRPr="004D5F9E">
        <w:rPr>
          <w:rFonts w:ascii="Times New Roman" w:hAnsi="Times New Roman" w:cs="Times New Roman"/>
          <w:sz w:val="24"/>
        </w:rPr>
        <w:t xml:space="preserve">. </w:t>
      </w:r>
      <w:r w:rsidR="00E87384" w:rsidRPr="004D5F9E">
        <w:rPr>
          <w:rFonts w:ascii="Times New Roman" w:hAnsi="Times New Roman" w:cs="Times New Roman"/>
          <w:sz w:val="24"/>
        </w:rPr>
        <w:t xml:space="preserve">Nonetheless, </w:t>
      </w:r>
      <w:r w:rsidR="00A574B5" w:rsidRPr="004D5F9E">
        <w:rPr>
          <w:rFonts w:ascii="Times New Roman" w:hAnsi="Times New Roman" w:cs="Times New Roman"/>
          <w:sz w:val="24"/>
        </w:rPr>
        <w:t>14</w:t>
      </w:r>
      <w:r w:rsidR="004C21F3">
        <w:rPr>
          <w:rFonts w:ascii="Times New Roman" w:hAnsi="Times New Roman" w:cs="Times New Roman"/>
          <w:sz w:val="24"/>
        </w:rPr>
        <w:t>1</w:t>
      </w:r>
      <w:r w:rsidR="00E87384" w:rsidRPr="004D5F9E">
        <w:rPr>
          <w:rFonts w:ascii="Times New Roman" w:hAnsi="Times New Roman" w:cs="Times New Roman"/>
          <w:sz w:val="24"/>
        </w:rPr>
        <w:t xml:space="preserve"> million adults i</w:t>
      </w:r>
      <w:r w:rsidR="00E67F5F" w:rsidRPr="004D5F9E">
        <w:rPr>
          <w:rFonts w:ascii="Times New Roman" w:hAnsi="Times New Roman" w:cs="Times New Roman"/>
          <w:sz w:val="24"/>
        </w:rPr>
        <w:t xml:space="preserve">n </w:t>
      </w:r>
      <w:del w:id="4" w:author="Majid" w:date="2016-10-12T12:43:00Z">
        <w:r w:rsidR="00D73D97" w:rsidDel="00092223">
          <w:rPr>
            <w:rFonts w:ascii="Times New Roman" w:hAnsi="Times New Roman" w:cs="Times New Roman"/>
            <w:sz w:val="24"/>
          </w:rPr>
          <w:delText>this super-region</w:delText>
        </w:r>
      </w:del>
      <w:ins w:id="5" w:author="Majid" w:date="2016-10-12T12:43:00Z">
        <w:r w:rsidR="00092223">
          <w:rPr>
            <w:rFonts w:ascii="Times New Roman" w:hAnsi="Times New Roman" w:cs="Times New Roman"/>
            <w:sz w:val="24"/>
          </w:rPr>
          <w:t>the constituent countries</w:t>
        </w:r>
      </w:ins>
      <w:r w:rsidR="00D73D97">
        <w:rPr>
          <w:rFonts w:ascii="Times New Roman" w:hAnsi="Times New Roman" w:cs="Times New Roman"/>
          <w:sz w:val="24"/>
        </w:rPr>
        <w:t xml:space="preserve"> </w:t>
      </w:r>
      <w:r w:rsidR="00E67F5F" w:rsidRPr="004D5F9E">
        <w:rPr>
          <w:rFonts w:ascii="Times New Roman" w:hAnsi="Times New Roman" w:cs="Times New Roman"/>
          <w:sz w:val="24"/>
        </w:rPr>
        <w:t>had</w:t>
      </w:r>
      <w:r w:rsidR="00E87384" w:rsidRPr="004D5F9E">
        <w:rPr>
          <w:rFonts w:ascii="Times New Roman" w:hAnsi="Times New Roman" w:cs="Times New Roman"/>
          <w:sz w:val="24"/>
        </w:rPr>
        <w:t xml:space="preserve"> raised </w:t>
      </w:r>
      <w:r w:rsidR="007848F6">
        <w:rPr>
          <w:rFonts w:ascii="Times New Roman" w:hAnsi="Times New Roman" w:cs="Times New Roman"/>
          <w:sz w:val="24"/>
        </w:rPr>
        <w:t>BP</w:t>
      </w:r>
      <w:r w:rsidR="00E67F5F" w:rsidRPr="004D5F9E">
        <w:rPr>
          <w:rFonts w:ascii="Times New Roman" w:hAnsi="Times New Roman" w:cs="Times New Roman"/>
          <w:sz w:val="24"/>
        </w:rPr>
        <w:t xml:space="preserve"> in 2015</w:t>
      </w:r>
      <w:r w:rsidR="000D6FF5">
        <w:rPr>
          <w:rFonts w:ascii="Times New Roman" w:hAnsi="Times New Roman" w:cs="Times New Roman"/>
          <w:sz w:val="24"/>
        </w:rPr>
        <w:t xml:space="preserve">. </w:t>
      </w:r>
      <w:r w:rsidR="0063625E">
        <w:rPr>
          <w:rFonts w:ascii="Times New Roman" w:hAnsi="Times New Roman" w:cs="Times New Roman"/>
          <w:sz w:val="24"/>
        </w:rPr>
        <w:t xml:space="preserve">Similar to the </w:t>
      </w:r>
      <w:r w:rsidR="0063625E" w:rsidRPr="004D5F9E">
        <w:rPr>
          <w:rFonts w:ascii="Times New Roman" w:hAnsi="Times New Roman" w:cs="Times New Roman"/>
          <w:sz w:val="24"/>
        </w:rPr>
        <w:t>high-income western super-region</w:t>
      </w:r>
      <w:r w:rsidR="0063625E">
        <w:rPr>
          <w:rFonts w:ascii="Times New Roman" w:hAnsi="Times New Roman" w:cs="Times New Roman"/>
          <w:sz w:val="24"/>
        </w:rPr>
        <w:t>, i</w:t>
      </w:r>
      <w:r w:rsidRPr="004D5F9E">
        <w:rPr>
          <w:rFonts w:ascii="Times New Roman" w:hAnsi="Times New Roman" w:cs="Times New Roman"/>
          <w:sz w:val="24"/>
        </w:rPr>
        <w:t>n central an</w:t>
      </w:r>
      <w:r w:rsidR="001E288E">
        <w:rPr>
          <w:rFonts w:ascii="Times New Roman" w:hAnsi="Times New Roman" w:cs="Times New Roman"/>
          <w:sz w:val="24"/>
        </w:rPr>
        <w:t xml:space="preserve">d </w:t>
      </w:r>
      <w:proofErr w:type="gramStart"/>
      <w:r w:rsidR="001E288E">
        <w:rPr>
          <w:rFonts w:ascii="Times New Roman" w:hAnsi="Times New Roman" w:cs="Times New Roman"/>
          <w:sz w:val="24"/>
        </w:rPr>
        <w:t>eastern</w:t>
      </w:r>
      <w:proofErr w:type="gramEnd"/>
      <w:r w:rsidR="001E288E">
        <w:rPr>
          <w:rFonts w:ascii="Times New Roman" w:hAnsi="Times New Roman" w:cs="Times New Roman"/>
          <w:sz w:val="24"/>
        </w:rPr>
        <w:t xml:space="preserve"> Europe</w:t>
      </w:r>
      <w:r w:rsidRPr="004D5F9E">
        <w:rPr>
          <w:rFonts w:ascii="Times New Roman" w:hAnsi="Times New Roman" w:cs="Times New Roman"/>
          <w:sz w:val="24"/>
        </w:rPr>
        <w:t xml:space="preserve">, the number of people </w:t>
      </w:r>
      <w:r w:rsidR="001C7FD5" w:rsidRPr="004D5F9E">
        <w:rPr>
          <w:rFonts w:ascii="Times New Roman" w:hAnsi="Times New Roman" w:cs="Times New Roman"/>
          <w:sz w:val="24"/>
        </w:rPr>
        <w:t xml:space="preserve">with raised </w:t>
      </w:r>
      <w:r w:rsidR="007848F6">
        <w:rPr>
          <w:rFonts w:ascii="Times New Roman" w:hAnsi="Times New Roman" w:cs="Times New Roman"/>
          <w:sz w:val="24"/>
        </w:rPr>
        <w:t>BP</w:t>
      </w:r>
      <w:r w:rsidR="001C7FD5" w:rsidRPr="004D5F9E">
        <w:rPr>
          <w:rFonts w:ascii="Times New Roman" w:hAnsi="Times New Roman" w:cs="Times New Roman"/>
          <w:sz w:val="24"/>
        </w:rPr>
        <w:t xml:space="preserve"> </w:t>
      </w:r>
      <w:r w:rsidRPr="004D5F9E">
        <w:rPr>
          <w:rFonts w:ascii="Times New Roman" w:hAnsi="Times New Roman" w:cs="Times New Roman"/>
          <w:sz w:val="24"/>
        </w:rPr>
        <w:t>peak</w:t>
      </w:r>
      <w:r w:rsidR="000D6FF5">
        <w:rPr>
          <w:rFonts w:ascii="Times New Roman" w:hAnsi="Times New Roman" w:cs="Times New Roman"/>
          <w:sz w:val="24"/>
        </w:rPr>
        <w:t>ed</w:t>
      </w:r>
      <w:r w:rsidRPr="004D5F9E">
        <w:rPr>
          <w:rFonts w:ascii="Times New Roman" w:hAnsi="Times New Roman" w:cs="Times New Roman"/>
          <w:sz w:val="24"/>
        </w:rPr>
        <w:t xml:space="preserve"> in 198</w:t>
      </w:r>
      <w:r w:rsidR="006F60F8">
        <w:rPr>
          <w:rFonts w:ascii="Times New Roman" w:hAnsi="Times New Roman" w:cs="Times New Roman"/>
          <w:sz w:val="24"/>
        </w:rPr>
        <w:t>8</w:t>
      </w:r>
      <w:r w:rsidRPr="004D5F9E">
        <w:rPr>
          <w:rFonts w:ascii="Times New Roman" w:hAnsi="Times New Roman" w:cs="Times New Roman"/>
          <w:sz w:val="24"/>
        </w:rPr>
        <w:t xml:space="preserve"> and </w:t>
      </w:r>
      <w:r w:rsidR="000D6FF5">
        <w:rPr>
          <w:rFonts w:ascii="Times New Roman" w:hAnsi="Times New Roman" w:cs="Times New Roman"/>
          <w:sz w:val="24"/>
        </w:rPr>
        <w:t>went</w:t>
      </w:r>
      <w:r w:rsidRPr="004D5F9E">
        <w:rPr>
          <w:rFonts w:ascii="Times New Roman" w:hAnsi="Times New Roman" w:cs="Times New Roman"/>
          <w:sz w:val="24"/>
        </w:rPr>
        <w:t xml:space="preserve"> below its 1975 levels in </w:t>
      </w:r>
      <w:r w:rsidR="006F60F8">
        <w:rPr>
          <w:rFonts w:ascii="Times New Roman" w:hAnsi="Times New Roman" w:cs="Times New Roman"/>
          <w:sz w:val="24"/>
        </w:rPr>
        <w:t xml:space="preserve">2002 </w:t>
      </w:r>
      <w:r w:rsidR="0063625E">
        <w:rPr>
          <w:rFonts w:ascii="Times New Roman" w:hAnsi="Times New Roman" w:cs="Times New Roman"/>
          <w:sz w:val="24"/>
        </w:rPr>
        <w:t>driven by declining prevalence</w:t>
      </w:r>
      <w:r w:rsidRPr="004D5F9E">
        <w:rPr>
          <w:rFonts w:ascii="Times New Roman" w:hAnsi="Times New Roman" w:cs="Times New Roman"/>
          <w:sz w:val="24"/>
        </w:rPr>
        <w:t xml:space="preserve">. </w:t>
      </w:r>
      <w:r w:rsidR="00E97F27" w:rsidRPr="004D5F9E">
        <w:rPr>
          <w:rFonts w:ascii="Times New Roman" w:hAnsi="Times New Roman" w:cs="Times New Roman"/>
          <w:sz w:val="24"/>
        </w:rPr>
        <w:t xml:space="preserve">In high-income Asia Pacific, the number of people with raised </w:t>
      </w:r>
      <w:r w:rsidR="007848F6">
        <w:rPr>
          <w:rFonts w:ascii="Times New Roman" w:hAnsi="Times New Roman" w:cs="Times New Roman"/>
          <w:sz w:val="24"/>
        </w:rPr>
        <w:t>BP</w:t>
      </w:r>
      <w:r w:rsidR="00E97F27" w:rsidRPr="004D5F9E">
        <w:rPr>
          <w:rFonts w:ascii="Times New Roman" w:hAnsi="Times New Roman" w:cs="Times New Roman"/>
          <w:sz w:val="24"/>
        </w:rPr>
        <w:t xml:space="preserve"> has declin</w:t>
      </w:r>
      <w:r w:rsidR="000D6FF5">
        <w:rPr>
          <w:rFonts w:ascii="Times New Roman" w:hAnsi="Times New Roman" w:cs="Times New Roman"/>
          <w:sz w:val="24"/>
        </w:rPr>
        <w:t>ed</w:t>
      </w:r>
      <w:r w:rsidR="00E97F27" w:rsidRPr="004D5F9E">
        <w:rPr>
          <w:rFonts w:ascii="Times New Roman" w:hAnsi="Times New Roman" w:cs="Times New Roman"/>
          <w:sz w:val="24"/>
        </w:rPr>
        <w:t xml:space="preserve"> since 2007 but is still higher than it was in 1975. In other low- and middle-income super-regions, the number of people with raised </w:t>
      </w:r>
      <w:r w:rsidR="007848F6">
        <w:rPr>
          <w:rFonts w:ascii="Times New Roman" w:hAnsi="Times New Roman" w:cs="Times New Roman"/>
          <w:sz w:val="24"/>
        </w:rPr>
        <w:t>BP</w:t>
      </w:r>
      <w:r w:rsidR="00E97F27" w:rsidRPr="004D5F9E">
        <w:rPr>
          <w:rFonts w:ascii="Times New Roman" w:hAnsi="Times New Roman" w:cs="Times New Roman"/>
          <w:sz w:val="24"/>
        </w:rPr>
        <w:t xml:space="preserve"> is still increasing. In Latin America and </w:t>
      </w:r>
      <w:r w:rsidR="00D8048F" w:rsidRPr="004D5F9E">
        <w:rPr>
          <w:rFonts w:ascii="Times New Roman" w:hAnsi="Times New Roman" w:cs="Times New Roman"/>
          <w:sz w:val="24"/>
        </w:rPr>
        <w:t>the Caribbean</w:t>
      </w:r>
      <w:r w:rsidR="006F60F8">
        <w:rPr>
          <w:rFonts w:ascii="Times New Roman" w:hAnsi="Times New Roman" w:cs="Times New Roman"/>
          <w:sz w:val="24"/>
        </w:rPr>
        <w:t xml:space="preserve"> and</w:t>
      </w:r>
      <w:r w:rsidR="00E97F27" w:rsidRPr="004D5F9E">
        <w:rPr>
          <w:rFonts w:ascii="Times New Roman" w:hAnsi="Times New Roman" w:cs="Times New Roman"/>
          <w:sz w:val="24"/>
        </w:rPr>
        <w:t xml:space="preserve"> central Asia, Middle East and north Africa</w:t>
      </w:r>
      <w:r w:rsidR="00F35342" w:rsidRPr="004D5F9E">
        <w:rPr>
          <w:rFonts w:ascii="Times New Roman" w:hAnsi="Times New Roman" w:cs="Times New Roman"/>
          <w:sz w:val="24"/>
        </w:rPr>
        <w:t>,</w:t>
      </w:r>
      <w:r w:rsidR="001608F9" w:rsidRPr="004D5F9E">
        <w:rPr>
          <w:rFonts w:ascii="Times New Roman" w:hAnsi="Times New Roman" w:cs="Times New Roman"/>
          <w:sz w:val="24"/>
        </w:rPr>
        <w:t xml:space="preserve"> </w:t>
      </w:r>
      <w:r w:rsidR="00E97F27" w:rsidRPr="004D5F9E">
        <w:rPr>
          <w:rFonts w:ascii="Times New Roman" w:hAnsi="Times New Roman" w:cs="Times New Roman"/>
          <w:sz w:val="24"/>
        </w:rPr>
        <w:t>this rise is a net effect of increase due to population growth and ageing and decline due to</w:t>
      </w:r>
      <w:r w:rsidR="00D8048F" w:rsidRPr="004D5F9E">
        <w:rPr>
          <w:rFonts w:ascii="Times New Roman" w:hAnsi="Times New Roman" w:cs="Times New Roman"/>
          <w:sz w:val="24"/>
        </w:rPr>
        <w:t xml:space="preserve"> lower age-specific </w:t>
      </w:r>
      <w:r w:rsidR="00D73D97">
        <w:rPr>
          <w:rFonts w:ascii="Times New Roman" w:hAnsi="Times New Roman" w:cs="Times New Roman"/>
          <w:sz w:val="24"/>
        </w:rPr>
        <w:t>prevalence</w:t>
      </w:r>
      <w:r w:rsidR="00D8048F" w:rsidRPr="004D5F9E">
        <w:rPr>
          <w:rFonts w:ascii="Times New Roman" w:hAnsi="Times New Roman" w:cs="Times New Roman"/>
          <w:sz w:val="24"/>
        </w:rPr>
        <w:t>. I</w:t>
      </w:r>
      <w:r w:rsidR="00E97F27" w:rsidRPr="004D5F9E">
        <w:rPr>
          <w:rFonts w:ascii="Times New Roman" w:hAnsi="Times New Roman" w:cs="Times New Roman"/>
          <w:sz w:val="24"/>
        </w:rPr>
        <w:t xml:space="preserve">n Oceania, </w:t>
      </w:r>
      <w:r w:rsidR="00347FA6" w:rsidRPr="004D5F9E">
        <w:rPr>
          <w:rFonts w:ascii="Times New Roman" w:hAnsi="Times New Roman" w:cs="Times New Roman"/>
          <w:sz w:val="24"/>
        </w:rPr>
        <w:t xml:space="preserve">south </w:t>
      </w:r>
      <w:r w:rsidR="00E97F27" w:rsidRPr="004D5F9E">
        <w:rPr>
          <w:rFonts w:ascii="Times New Roman" w:hAnsi="Times New Roman" w:cs="Times New Roman"/>
          <w:sz w:val="24"/>
        </w:rPr>
        <w:t>Asia,</w:t>
      </w:r>
      <w:r w:rsidR="006F60F8">
        <w:rPr>
          <w:rFonts w:ascii="Times New Roman" w:hAnsi="Times New Roman" w:cs="Times New Roman"/>
          <w:sz w:val="24"/>
        </w:rPr>
        <w:t xml:space="preserve"> east and southeast Asia,</w:t>
      </w:r>
      <w:r w:rsidR="00E97F27" w:rsidRPr="004D5F9E">
        <w:rPr>
          <w:rFonts w:ascii="Times New Roman" w:hAnsi="Times New Roman" w:cs="Times New Roman"/>
          <w:sz w:val="24"/>
        </w:rPr>
        <w:t xml:space="preserve"> and sub-Saharan Africa, </w:t>
      </w:r>
      <w:r w:rsidR="004C21F3">
        <w:rPr>
          <w:rFonts w:ascii="Times New Roman" w:hAnsi="Times New Roman" w:cs="Times New Roman"/>
          <w:sz w:val="24"/>
        </w:rPr>
        <w:t>three quarters or more</w:t>
      </w:r>
      <w:r w:rsidR="00E97F27" w:rsidRPr="004D5F9E">
        <w:rPr>
          <w:rFonts w:ascii="Times New Roman" w:hAnsi="Times New Roman" w:cs="Times New Roman"/>
          <w:sz w:val="24"/>
        </w:rPr>
        <w:t xml:space="preserve"> of the rise is </w:t>
      </w:r>
      <w:r w:rsidR="00D5759A">
        <w:rPr>
          <w:rFonts w:ascii="Times New Roman" w:hAnsi="Times New Roman" w:cs="Times New Roman"/>
          <w:sz w:val="24"/>
        </w:rPr>
        <w:t>attributable</w:t>
      </w:r>
      <w:r w:rsidR="00E97F27" w:rsidRPr="004D5F9E">
        <w:rPr>
          <w:rFonts w:ascii="Times New Roman" w:hAnsi="Times New Roman" w:cs="Times New Roman"/>
          <w:sz w:val="24"/>
        </w:rPr>
        <w:t xml:space="preserve"> to population growth and ageing, </w:t>
      </w:r>
      <w:r w:rsidR="00F15ED2" w:rsidRPr="004D5F9E">
        <w:rPr>
          <w:rFonts w:ascii="Times New Roman" w:hAnsi="Times New Roman" w:cs="Times New Roman"/>
          <w:sz w:val="24"/>
        </w:rPr>
        <w:t>and the remainder due to</w:t>
      </w:r>
      <w:r w:rsidR="00E97F27" w:rsidRPr="004D5F9E">
        <w:rPr>
          <w:rFonts w:ascii="Times New Roman" w:hAnsi="Times New Roman" w:cs="Times New Roman"/>
          <w:sz w:val="24"/>
        </w:rPr>
        <w:t xml:space="preserve"> </w:t>
      </w:r>
      <w:r w:rsidR="00610460">
        <w:rPr>
          <w:rFonts w:ascii="Times New Roman" w:hAnsi="Times New Roman" w:cs="Times New Roman"/>
          <w:sz w:val="24"/>
        </w:rPr>
        <w:t>increase</w:t>
      </w:r>
      <w:r w:rsidR="00610460" w:rsidRPr="004D5F9E">
        <w:rPr>
          <w:rFonts w:ascii="Times New Roman" w:hAnsi="Times New Roman" w:cs="Times New Roman"/>
          <w:sz w:val="24"/>
        </w:rPr>
        <w:t xml:space="preserve"> </w:t>
      </w:r>
      <w:r w:rsidR="00E97F27" w:rsidRPr="004D5F9E">
        <w:rPr>
          <w:rFonts w:ascii="Times New Roman" w:hAnsi="Times New Roman" w:cs="Times New Roman"/>
          <w:sz w:val="24"/>
        </w:rPr>
        <w:t>in prevalence.</w:t>
      </w:r>
      <w:r w:rsidR="003464A0" w:rsidRPr="004D5F9E">
        <w:rPr>
          <w:rFonts w:ascii="Times New Roman" w:hAnsi="Times New Roman" w:cs="Times New Roman"/>
          <w:sz w:val="24"/>
        </w:rPr>
        <w:t xml:space="preserve"> In 2015, </w:t>
      </w:r>
      <w:r w:rsidR="00BF14F0">
        <w:rPr>
          <w:rFonts w:ascii="Times New Roman" w:hAnsi="Times New Roman" w:cs="Times New Roman"/>
          <w:sz w:val="24"/>
        </w:rPr>
        <w:t>258</w:t>
      </w:r>
      <w:r w:rsidR="00BF14F0" w:rsidRPr="004D5F9E">
        <w:rPr>
          <w:rFonts w:ascii="Times New Roman" w:hAnsi="Times New Roman" w:cs="Times New Roman"/>
          <w:sz w:val="24"/>
        </w:rPr>
        <w:t xml:space="preserve"> </w:t>
      </w:r>
      <w:r w:rsidR="003464A0" w:rsidRPr="004D5F9E">
        <w:rPr>
          <w:rFonts w:ascii="Times New Roman" w:hAnsi="Times New Roman" w:cs="Times New Roman"/>
          <w:sz w:val="24"/>
        </w:rPr>
        <w:t>million (</w:t>
      </w:r>
      <w:r w:rsidR="00BF14F0" w:rsidRPr="004D5F9E">
        <w:rPr>
          <w:rFonts w:ascii="Times New Roman" w:hAnsi="Times New Roman" w:cs="Times New Roman"/>
          <w:sz w:val="24"/>
        </w:rPr>
        <w:t>2</w:t>
      </w:r>
      <w:r w:rsidR="00BF14F0">
        <w:rPr>
          <w:rFonts w:ascii="Times New Roman" w:hAnsi="Times New Roman" w:cs="Times New Roman"/>
          <w:sz w:val="24"/>
        </w:rPr>
        <w:t>3</w:t>
      </w:r>
      <w:r w:rsidR="003464A0" w:rsidRPr="004D5F9E">
        <w:rPr>
          <w:rFonts w:ascii="Times New Roman" w:hAnsi="Times New Roman" w:cs="Times New Roman"/>
          <w:sz w:val="24"/>
        </w:rPr>
        <w:t>%) of 1.1</w:t>
      </w:r>
      <w:r w:rsidR="00BF14F0">
        <w:rPr>
          <w:rFonts w:ascii="Times New Roman" w:hAnsi="Times New Roman" w:cs="Times New Roman"/>
          <w:sz w:val="24"/>
        </w:rPr>
        <w:t>3</w:t>
      </w:r>
      <w:r w:rsidR="003464A0" w:rsidRPr="004D5F9E">
        <w:rPr>
          <w:rFonts w:ascii="Times New Roman" w:hAnsi="Times New Roman" w:cs="Times New Roman"/>
          <w:sz w:val="24"/>
        </w:rPr>
        <w:t xml:space="preserve"> billion adults with raised </w:t>
      </w:r>
      <w:r w:rsidR="007848F6">
        <w:rPr>
          <w:rFonts w:ascii="Times New Roman" w:hAnsi="Times New Roman" w:cs="Times New Roman"/>
          <w:sz w:val="24"/>
        </w:rPr>
        <w:t>BP</w:t>
      </w:r>
      <w:r w:rsidR="003464A0" w:rsidRPr="004D5F9E">
        <w:rPr>
          <w:rFonts w:ascii="Times New Roman" w:hAnsi="Times New Roman" w:cs="Times New Roman"/>
          <w:sz w:val="24"/>
        </w:rPr>
        <w:t xml:space="preserve"> lived in south Asia (</w:t>
      </w:r>
      <w:r w:rsidR="00A27AC5" w:rsidRPr="004D5F9E">
        <w:rPr>
          <w:rFonts w:ascii="Times New Roman" w:hAnsi="Times New Roman" w:cs="Times New Roman"/>
          <w:sz w:val="24"/>
        </w:rPr>
        <w:t>19</w:t>
      </w:r>
      <w:r w:rsidR="00BF14F0">
        <w:rPr>
          <w:rFonts w:ascii="Times New Roman" w:hAnsi="Times New Roman" w:cs="Times New Roman"/>
          <w:sz w:val="24"/>
        </w:rPr>
        <w:t>9</w:t>
      </w:r>
      <w:r w:rsidR="00A27AC5" w:rsidRPr="004D5F9E">
        <w:rPr>
          <w:rFonts w:ascii="Times New Roman" w:hAnsi="Times New Roman" w:cs="Times New Roman"/>
          <w:sz w:val="24"/>
        </w:rPr>
        <w:t xml:space="preserve"> </w:t>
      </w:r>
      <w:r w:rsidR="002B1262" w:rsidRPr="004D5F9E">
        <w:rPr>
          <w:rFonts w:ascii="Times New Roman" w:hAnsi="Times New Roman" w:cs="Times New Roman"/>
          <w:sz w:val="24"/>
        </w:rPr>
        <w:t>million</w:t>
      </w:r>
      <w:r w:rsidR="003464A0" w:rsidRPr="004D5F9E">
        <w:rPr>
          <w:rFonts w:ascii="Times New Roman" w:hAnsi="Times New Roman" w:cs="Times New Roman"/>
          <w:sz w:val="24"/>
        </w:rPr>
        <w:t xml:space="preserve"> of whom in India) and another</w:t>
      </w:r>
      <w:r w:rsidR="00C34A7A" w:rsidRPr="004D5F9E">
        <w:rPr>
          <w:rFonts w:ascii="Times New Roman" w:hAnsi="Times New Roman" w:cs="Times New Roman"/>
          <w:sz w:val="24"/>
        </w:rPr>
        <w:t xml:space="preserve"> 235 million (21</w:t>
      </w:r>
      <w:r w:rsidR="003464A0" w:rsidRPr="004D5F9E">
        <w:rPr>
          <w:rFonts w:ascii="Times New Roman" w:hAnsi="Times New Roman" w:cs="Times New Roman"/>
          <w:sz w:val="24"/>
        </w:rPr>
        <w:t xml:space="preserve">%) in </w:t>
      </w:r>
      <w:proofErr w:type="gramStart"/>
      <w:r w:rsidR="003464A0" w:rsidRPr="004D5F9E">
        <w:rPr>
          <w:rFonts w:ascii="Times New Roman" w:hAnsi="Times New Roman" w:cs="Times New Roman"/>
          <w:sz w:val="24"/>
        </w:rPr>
        <w:t>east</w:t>
      </w:r>
      <w:proofErr w:type="gramEnd"/>
      <w:r w:rsidR="003464A0" w:rsidRPr="004D5F9E">
        <w:rPr>
          <w:rFonts w:ascii="Times New Roman" w:hAnsi="Times New Roman" w:cs="Times New Roman"/>
          <w:sz w:val="24"/>
        </w:rPr>
        <w:t xml:space="preserve"> Asia (</w:t>
      </w:r>
      <w:r w:rsidR="00A27AC5" w:rsidRPr="004D5F9E">
        <w:rPr>
          <w:rFonts w:ascii="Times New Roman" w:hAnsi="Times New Roman" w:cs="Times New Roman"/>
          <w:sz w:val="24"/>
        </w:rPr>
        <w:t xml:space="preserve">226 </w:t>
      </w:r>
      <w:r w:rsidR="002B1262" w:rsidRPr="004D5F9E">
        <w:rPr>
          <w:rFonts w:ascii="Times New Roman" w:hAnsi="Times New Roman" w:cs="Times New Roman"/>
          <w:sz w:val="24"/>
        </w:rPr>
        <w:t xml:space="preserve">million </w:t>
      </w:r>
      <w:r w:rsidR="003464A0" w:rsidRPr="004D5F9E">
        <w:rPr>
          <w:rFonts w:ascii="Times New Roman" w:hAnsi="Times New Roman" w:cs="Times New Roman"/>
          <w:sz w:val="24"/>
        </w:rPr>
        <w:t>of whom in China).</w:t>
      </w:r>
    </w:p>
    <w:p w14:paraId="0F8B1A6A" w14:textId="77777777" w:rsidR="00181839" w:rsidRPr="004D5F9E" w:rsidRDefault="00181839" w:rsidP="00B70B62">
      <w:pPr>
        <w:spacing w:after="0" w:line="480" w:lineRule="auto"/>
        <w:jc w:val="both"/>
        <w:rPr>
          <w:rFonts w:ascii="Times New Roman" w:hAnsi="Times New Roman" w:cs="Times New Roman"/>
          <w:sz w:val="24"/>
        </w:rPr>
      </w:pPr>
    </w:p>
    <w:p w14:paraId="7D3225B7" w14:textId="77777777" w:rsidR="009B43B5" w:rsidRPr="004D5F9E" w:rsidRDefault="009B43B5" w:rsidP="00B70B62">
      <w:pPr>
        <w:spacing w:after="0" w:line="480" w:lineRule="auto"/>
        <w:jc w:val="both"/>
        <w:rPr>
          <w:rFonts w:ascii="Times New Roman" w:hAnsi="Times New Roman" w:cs="Times New Roman"/>
          <w:b/>
          <w:sz w:val="24"/>
        </w:rPr>
      </w:pPr>
      <w:r w:rsidRPr="004D5F9E">
        <w:rPr>
          <w:rFonts w:ascii="Times New Roman" w:hAnsi="Times New Roman" w:cs="Times New Roman"/>
          <w:b/>
          <w:sz w:val="24"/>
        </w:rPr>
        <w:t>Discussion</w:t>
      </w:r>
    </w:p>
    <w:p w14:paraId="1184BFAC" w14:textId="06D40AD5" w:rsidR="00B70065" w:rsidRPr="004D5F9E" w:rsidRDefault="00D5759A" w:rsidP="00B70B62">
      <w:pPr>
        <w:spacing w:after="0" w:line="480" w:lineRule="auto"/>
        <w:jc w:val="both"/>
        <w:rPr>
          <w:rFonts w:ascii="Times New Roman" w:hAnsi="Times New Roman" w:cs="Times New Roman"/>
          <w:sz w:val="24"/>
        </w:rPr>
      </w:pPr>
      <w:r>
        <w:rPr>
          <w:rFonts w:ascii="Times New Roman" w:hAnsi="Times New Roman" w:cs="Times New Roman"/>
          <w:sz w:val="24"/>
        </w:rPr>
        <w:t>E</w:t>
      </w:r>
      <w:r w:rsidR="00B70065" w:rsidRPr="004D5F9E">
        <w:rPr>
          <w:rFonts w:ascii="Times New Roman" w:hAnsi="Times New Roman" w:cs="Times New Roman"/>
          <w:sz w:val="24"/>
        </w:rPr>
        <w:t xml:space="preserve">levated </w:t>
      </w:r>
      <w:r w:rsidR="007848F6">
        <w:rPr>
          <w:rFonts w:ascii="Times New Roman" w:hAnsi="Times New Roman" w:cs="Times New Roman"/>
          <w:sz w:val="24"/>
        </w:rPr>
        <w:t>BP</w:t>
      </w:r>
      <w:r w:rsidR="00B70065" w:rsidRPr="004D5F9E">
        <w:rPr>
          <w:rFonts w:ascii="Times New Roman" w:hAnsi="Times New Roman" w:cs="Times New Roman"/>
          <w:sz w:val="24"/>
        </w:rPr>
        <w:t xml:space="preserve"> has transitioned from a condition largely affecting high-income cou</w:t>
      </w:r>
      <w:r w:rsidR="003F0165" w:rsidRPr="004D5F9E">
        <w:rPr>
          <w:rFonts w:ascii="Times New Roman" w:hAnsi="Times New Roman" w:cs="Times New Roman"/>
          <w:sz w:val="24"/>
        </w:rPr>
        <w:t xml:space="preserve">ntries to </w:t>
      </w:r>
      <w:r w:rsidR="00897439" w:rsidRPr="004D5F9E">
        <w:rPr>
          <w:rFonts w:ascii="Times New Roman" w:hAnsi="Times New Roman" w:cs="Times New Roman"/>
          <w:sz w:val="24"/>
        </w:rPr>
        <w:t>one</w:t>
      </w:r>
      <w:r w:rsidR="003464A0" w:rsidRPr="004D5F9E">
        <w:rPr>
          <w:rFonts w:ascii="Times New Roman" w:hAnsi="Times New Roman" w:cs="Times New Roman"/>
          <w:sz w:val="24"/>
        </w:rPr>
        <w:t xml:space="preserve"> that is most prevalent</w:t>
      </w:r>
      <w:r w:rsidR="00897439" w:rsidRPr="004D5F9E">
        <w:rPr>
          <w:rFonts w:ascii="Times New Roman" w:hAnsi="Times New Roman" w:cs="Times New Roman"/>
          <w:sz w:val="24"/>
        </w:rPr>
        <w:t xml:space="preserve"> </w:t>
      </w:r>
      <w:r w:rsidR="003F0165" w:rsidRPr="004D5F9E">
        <w:rPr>
          <w:rFonts w:ascii="Times New Roman" w:hAnsi="Times New Roman" w:cs="Times New Roman"/>
          <w:sz w:val="24"/>
        </w:rPr>
        <w:t>in low-income countries in south Asia and sub-Saharan Africa</w:t>
      </w:r>
      <w:r w:rsidR="00B70065" w:rsidRPr="004D5F9E">
        <w:rPr>
          <w:rFonts w:ascii="Times New Roman" w:hAnsi="Times New Roman" w:cs="Times New Roman"/>
          <w:sz w:val="24"/>
        </w:rPr>
        <w:t xml:space="preserve">, while </w:t>
      </w:r>
      <w:r w:rsidR="00897439" w:rsidRPr="004D5F9E">
        <w:rPr>
          <w:rFonts w:ascii="Times New Roman" w:hAnsi="Times New Roman" w:cs="Times New Roman"/>
          <w:sz w:val="24"/>
        </w:rPr>
        <w:t xml:space="preserve">being a persistent health issue in </w:t>
      </w:r>
      <w:r w:rsidR="00B70065" w:rsidRPr="004D5F9E">
        <w:rPr>
          <w:rFonts w:ascii="Times New Roman" w:hAnsi="Times New Roman" w:cs="Times New Roman"/>
          <w:sz w:val="24"/>
        </w:rPr>
        <w:t xml:space="preserve">central and </w:t>
      </w:r>
      <w:proofErr w:type="gramStart"/>
      <w:r w:rsidR="00B70065" w:rsidRPr="004D5F9E">
        <w:rPr>
          <w:rFonts w:ascii="Times New Roman" w:hAnsi="Times New Roman" w:cs="Times New Roman"/>
          <w:sz w:val="24"/>
        </w:rPr>
        <w:t>eastern</w:t>
      </w:r>
      <w:proofErr w:type="gramEnd"/>
      <w:r w:rsidR="00B70065" w:rsidRPr="004D5F9E">
        <w:rPr>
          <w:rFonts w:ascii="Times New Roman" w:hAnsi="Times New Roman" w:cs="Times New Roman"/>
          <w:sz w:val="24"/>
        </w:rPr>
        <w:t xml:space="preserve"> Europe</w:t>
      </w:r>
      <w:r w:rsidR="003F0165" w:rsidRPr="004D5F9E">
        <w:rPr>
          <w:rFonts w:ascii="Times New Roman" w:hAnsi="Times New Roman" w:cs="Times New Roman"/>
          <w:sz w:val="24"/>
        </w:rPr>
        <w:t xml:space="preserve">. </w:t>
      </w:r>
      <w:r w:rsidR="003626E4">
        <w:rPr>
          <w:rFonts w:ascii="Times New Roman" w:hAnsi="Times New Roman" w:cs="Times New Roman"/>
          <w:sz w:val="24"/>
        </w:rPr>
        <w:t xml:space="preserve">While </w:t>
      </w:r>
      <w:r w:rsidR="00E121E3">
        <w:rPr>
          <w:rFonts w:ascii="Times New Roman" w:hAnsi="Times New Roman" w:cs="Times New Roman"/>
          <w:sz w:val="24"/>
        </w:rPr>
        <w:t>f</w:t>
      </w:r>
      <w:r w:rsidR="003F0165" w:rsidRPr="004D5F9E">
        <w:rPr>
          <w:rFonts w:ascii="Times New Roman" w:hAnsi="Times New Roman" w:cs="Times New Roman"/>
          <w:sz w:val="24"/>
        </w:rPr>
        <w:t xml:space="preserve">avourable trends </w:t>
      </w:r>
      <w:r w:rsidR="00897439" w:rsidRPr="004D5F9E">
        <w:rPr>
          <w:rFonts w:ascii="Times New Roman" w:hAnsi="Times New Roman" w:cs="Times New Roman"/>
          <w:sz w:val="24"/>
        </w:rPr>
        <w:lastRenderedPageBreak/>
        <w:t xml:space="preserve">continue </w:t>
      </w:r>
      <w:r w:rsidR="003F0165" w:rsidRPr="004D5F9E">
        <w:rPr>
          <w:rFonts w:ascii="Times New Roman" w:hAnsi="Times New Roman" w:cs="Times New Roman"/>
          <w:sz w:val="24"/>
        </w:rPr>
        <w:t xml:space="preserve">in high-income countries, and may </w:t>
      </w:r>
      <w:r w:rsidR="00897439" w:rsidRPr="004D5F9E">
        <w:rPr>
          <w:rFonts w:ascii="Times New Roman" w:hAnsi="Times New Roman" w:cs="Times New Roman"/>
          <w:sz w:val="24"/>
        </w:rPr>
        <w:t>also</w:t>
      </w:r>
      <w:r w:rsidR="000115EA" w:rsidRPr="004D5F9E">
        <w:rPr>
          <w:rFonts w:ascii="Times New Roman" w:hAnsi="Times New Roman" w:cs="Times New Roman"/>
          <w:sz w:val="24"/>
        </w:rPr>
        <w:t xml:space="preserve"> be</w:t>
      </w:r>
      <w:r w:rsidR="003F0165" w:rsidRPr="004D5F9E">
        <w:rPr>
          <w:rFonts w:ascii="Times New Roman" w:hAnsi="Times New Roman" w:cs="Times New Roman"/>
          <w:sz w:val="24"/>
        </w:rPr>
        <w:t xml:space="preserve"> happening in some middle-income regions</w:t>
      </w:r>
      <w:r w:rsidR="00982D47" w:rsidRPr="004D5F9E">
        <w:rPr>
          <w:rFonts w:ascii="Times New Roman" w:hAnsi="Times New Roman" w:cs="Times New Roman"/>
          <w:sz w:val="24"/>
        </w:rPr>
        <w:t>,</w:t>
      </w:r>
      <w:r w:rsidR="003F0165" w:rsidRPr="004D5F9E">
        <w:rPr>
          <w:rFonts w:ascii="Times New Roman" w:hAnsi="Times New Roman" w:cs="Times New Roman"/>
          <w:sz w:val="24"/>
        </w:rPr>
        <w:t xml:space="preserve"> other low- and middle-income regions are affected by rising or at best </w:t>
      </w:r>
      <w:r w:rsidR="004076BF">
        <w:rPr>
          <w:rFonts w:ascii="Times New Roman" w:hAnsi="Times New Roman" w:cs="Times New Roman"/>
          <w:sz w:val="24"/>
        </w:rPr>
        <w:t>stable</w:t>
      </w:r>
      <w:r w:rsidR="004076BF" w:rsidRPr="004D5F9E">
        <w:rPr>
          <w:rFonts w:ascii="Times New Roman" w:hAnsi="Times New Roman" w:cs="Times New Roman"/>
          <w:sz w:val="24"/>
        </w:rPr>
        <w:t xml:space="preserve"> </w:t>
      </w:r>
      <w:r w:rsidR="007848F6">
        <w:rPr>
          <w:rFonts w:ascii="Times New Roman" w:hAnsi="Times New Roman" w:cs="Times New Roman"/>
          <w:sz w:val="24"/>
        </w:rPr>
        <w:t>BP</w:t>
      </w:r>
      <w:r w:rsidR="003F0165" w:rsidRPr="004D5F9E">
        <w:rPr>
          <w:rFonts w:ascii="Times New Roman" w:hAnsi="Times New Roman" w:cs="Times New Roman"/>
          <w:sz w:val="24"/>
        </w:rPr>
        <w:t xml:space="preserve"> levels.</w:t>
      </w:r>
      <w:r w:rsidR="007150DC" w:rsidRPr="004D5F9E">
        <w:rPr>
          <w:rFonts w:ascii="Times New Roman" w:hAnsi="Times New Roman" w:cs="Times New Roman"/>
          <w:sz w:val="24"/>
        </w:rPr>
        <w:t xml:space="preserve"> </w:t>
      </w:r>
      <w:r>
        <w:rPr>
          <w:rFonts w:ascii="Times New Roman" w:hAnsi="Times New Roman" w:cs="Times New Roman"/>
          <w:sz w:val="24"/>
        </w:rPr>
        <w:t>T</w:t>
      </w:r>
      <w:r w:rsidR="007150DC" w:rsidRPr="004D5F9E">
        <w:rPr>
          <w:rFonts w:ascii="Times New Roman" w:hAnsi="Times New Roman" w:cs="Times New Roman"/>
          <w:sz w:val="24"/>
        </w:rPr>
        <w:t xml:space="preserve">he number of people with raised </w:t>
      </w:r>
      <w:r w:rsidR="007848F6">
        <w:rPr>
          <w:rFonts w:ascii="Times New Roman" w:hAnsi="Times New Roman" w:cs="Times New Roman"/>
          <w:sz w:val="24"/>
        </w:rPr>
        <w:t>BP</w:t>
      </w:r>
      <w:r>
        <w:rPr>
          <w:rFonts w:ascii="Times New Roman" w:hAnsi="Times New Roman" w:cs="Times New Roman"/>
          <w:sz w:val="24"/>
        </w:rPr>
        <w:t xml:space="preserve"> in the world</w:t>
      </w:r>
      <w:r w:rsidR="007150DC" w:rsidRPr="004D5F9E">
        <w:rPr>
          <w:rFonts w:ascii="Times New Roman" w:hAnsi="Times New Roman" w:cs="Times New Roman"/>
          <w:sz w:val="24"/>
        </w:rPr>
        <w:t xml:space="preserve"> has increased by </w:t>
      </w:r>
      <w:r w:rsidR="003626E4">
        <w:rPr>
          <w:rFonts w:ascii="Times New Roman" w:hAnsi="Times New Roman" w:cs="Times New Roman"/>
          <w:sz w:val="24"/>
        </w:rPr>
        <w:t>ninety percent</w:t>
      </w:r>
      <w:r w:rsidR="007150DC" w:rsidRPr="004D5F9E">
        <w:rPr>
          <w:rFonts w:ascii="Times New Roman" w:hAnsi="Times New Roman" w:cs="Times New Roman"/>
          <w:sz w:val="24"/>
        </w:rPr>
        <w:t xml:space="preserve"> over these four decades, with </w:t>
      </w:r>
      <w:r w:rsidR="00F15ED2" w:rsidRPr="004D5F9E">
        <w:rPr>
          <w:rFonts w:ascii="Times New Roman" w:hAnsi="Times New Roman" w:cs="Times New Roman"/>
          <w:sz w:val="24"/>
        </w:rPr>
        <w:t>most of</w:t>
      </w:r>
      <w:r w:rsidR="007150DC" w:rsidRPr="004D5F9E">
        <w:rPr>
          <w:rFonts w:ascii="Times New Roman" w:hAnsi="Times New Roman" w:cs="Times New Roman"/>
          <w:sz w:val="24"/>
        </w:rPr>
        <w:t xml:space="preserve"> the increase occurring in low- and middle-income countries</w:t>
      </w:r>
      <w:r w:rsidR="00F15ED2" w:rsidRPr="004D5F9E">
        <w:rPr>
          <w:rFonts w:ascii="Times New Roman" w:hAnsi="Times New Roman" w:cs="Times New Roman"/>
          <w:sz w:val="24"/>
        </w:rPr>
        <w:t xml:space="preserve">, and </w:t>
      </w:r>
      <w:r w:rsidR="00097BF0">
        <w:rPr>
          <w:rFonts w:ascii="Times New Roman" w:hAnsi="Times New Roman" w:cs="Times New Roman"/>
          <w:sz w:val="24"/>
        </w:rPr>
        <w:t xml:space="preserve">largely </w:t>
      </w:r>
      <w:r w:rsidR="00F15ED2" w:rsidRPr="004D5F9E">
        <w:rPr>
          <w:rFonts w:ascii="Times New Roman" w:hAnsi="Times New Roman" w:cs="Times New Roman"/>
          <w:sz w:val="24"/>
        </w:rPr>
        <w:t>driven by</w:t>
      </w:r>
      <w:r w:rsidR="000517B2" w:rsidRPr="004D5F9E">
        <w:rPr>
          <w:rFonts w:ascii="Times New Roman" w:hAnsi="Times New Roman" w:cs="Times New Roman"/>
          <w:sz w:val="24"/>
        </w:rPr>
        <w:t xml:space="preserve"> the growth and ageing of the population</w:t>
      </w:r>
      <w:r w:rsidR="007150DC" w:rsidRPr="004D5F9E">
        <w:rPr>
          <w:rFonts w:ascii="Times New Roman" w:hAnsi="Times New Roman" w:cs="Times New Roman"/>
          <w:sz w:val="24"/>
        </w:rPr>
        <w:t>.</w:t>
      </w:r>
    </w:p>
    <w:p w14:paraId="7E011416" w14:textId="77777777" w:rsidR="00D7381F" w:rsidRPr="004D5F9E" w:rsidRDefault="00D7381F" w:rsidP="00B70B62">
      <w:pPr>
        <w:spacing w:after="0" w:line="480" w:lineRule="auto"/>
        <w:jc w:val="both"/>
        <w:rPr>
          <w:rFonts w:ascii="Times New Roman" w:hAnsi="Times New Roman" w:cs="Times New Roman"/>
          <w:sz w:val="24"/>
        </w:rPr>
      </w:pPr>
    </w:p>
    <w:p w14:paraId="2939C8B0" w14:textId="5BCF240C" w:rsidR="002A5B0C" w:rsidRPr="004D5F9E" w:rsidRDefault="008A0F41" w:rsidP="008A0F41">
      <w:pPr>
        <w:spacing w:after="0" w:line="480" w:lineRule="auto"/>
        <w:jc w:val="both"/>
        <w:rPr>
          <w:rFonts w:ascii="Times New Roman" w:hAnsi="Times New Roman" w:cs="Times New Roman"/>
          <w:sz w:val="24"/>
        </w:rPr>
      </w:pPr>
      <w:r w:rsidRPr="004D5F9E">
        <w:rPr>
          <w:rFonts w:ascii="Times New Roman" w:hAnsi="Times New Roman" w:cs="Times New Roman"/>
          <w:sz w:val="24"/>
        </w:rPr>
        <w:t xml:space="preserve">At the global level, we estimated </w:t>
      </w:r>
      <w:r w:rsidR="0071426A" w:rsidRPr="004D5F9E">
        <w:rPr>
          <w:rFonts w:ascii="Times New Roman" w:hAnsi="Times New Roman" w:cs="Times New Roman"/>
          <w:sz w:val="24"/>
        </w:rPr>
        <w:t>lower mean SBP in the 1980s, and hence a smaller decline over time,</w:t>
      </w:r>
      <w:r w:rsidRPr="004D5F9E">
        <w:rPr>
          <w:rFonts w:ascii="Times New Roman" w:hAnsi="Times New Roman" w:cs="Times New Roman"/>
          <w:sz w:val="24"/>
        </w:rPr>
        <w:t xml:space="preserve"> than </w:t>
      </w:r>
      <w:r w:rsidR="00D5759A">
        <w:rPr>
          <w:rFonts w:ascii="Times New Roman" w:hAnsi="Times New Roman" w:cs="Times New Roman"/>
          <w:sz w:val="24"/>
        </w:rPr>
        <w:t>reported by</w:t>
      </w:r>
      <w:r w:rsidR="00CE7D8E" w:rsidRPr="004D5F9E">
        <w:rPr>
          <w:rFonts w:ascii="Times New Roman" w:hAnsi="Times New Roman" w:cs="Times New Roman"/>
          <w:sz w:val="24"/>
        </w:rPr>
        <w:t xml:space="preserve"> </w:t>
      </w:r>
      <w:r w:rsidR="00A52D72" w:rsidRPr="004D5F9E">
        <w:rPr>
          <w:rFonts w:ascii="Times New Roman" w:hAnsi="Times New Roman" w:cs="Times New Roman"/>
          <w:sz w:val="24"/>
        </w:rPr>
        <w:t xml:space="preserve">Danaei </w:t>
      </w:r>
      <w:r w:rsidR="00A52D72" w:rsidRPr="004D5F9E">
        <w:rPr>
          <w:rFonts w:ascii="Times New Roman" w:hAnsi="Times New Roman" w:cs="Times New Roman"/>
          <w:i/>
          <w:sz w:val="24"/>
        </w:rPr>
        <w:t>et al</w:t>
      </w:r>
      <w:r w:rsidR="00A52D72" w:rsidRPr="004D5F9E">
        <w:rPr>
          <w:rFonts w:ascii="Times New Roman" w:hAnsi="Times New Roman" w:cs="Times New Roman"/>
          <w:sz w:val="24"/>
        </w:rPr>
        <w:t>,</w:t>
      </w:r>
      <w:r w:rsidR="00A52D72" w:rsidRPr="004D5F9E">
        <w:rPr>
          <w:rFonts w:ascii="Times New Roman" w:hAnsi="Times New Roman" w:cs="Times New Roman"/>
          <w:sz w:val="24"/>
        </w:rPr>
        <w:fldChar w:fldCharType="begin"/>
      </w:r>
      <w:r w:rsidR="00C03537">
        <w:rPr>
          <w:rFonts w:ascii="Times New Roman" w:hAnsi="Times New Roman" w:cs="Times New Roman"/>
          <w:sz w:val="24"/>
        </w:rPr>
        <w:instrText xml:space="preserve"> ADDIN EN.CITE &lt;EndNote&gt;&lt;Cite&gt;&lt;Author&gt;Danaei&lt;/Author&gt;&lt;Year&gt;2011&lt;/Year&gt;&lt;RecNum&gt;2&lt;/RecNum&gt;&lt;DisplayText&gt;&lt;style face="superscript"&gt;5&lt;/style&gt;&lt;/DisplayText&gt;&lt;record&gt;&lt;rec-number&gt;2&lt;/rec-number&gt;&lt;foreign-keys&gt;&lt;key app="EN" db-id="vexpzzado9st5ceptv5v0ttevt2xpwrvx900" timestamp="1469651167"&gt;2&lt;/key&gt;&lt;/foreign-keys&gt;&lt;ref-type name="Journal Article"&gt;17&lt;/ref-type&gt;&lt;contributors&gt;&lt;authors&gt;&lt;author&gt;Danaei, Goodarz&lt;/author&gt;&lt;author&gt;Finucane, Mariel M.&lt;/author&gt;&lt;author&gt;Lin, John K.&lt;/author&gt;&lt;author&gt;Singh, Gitanjali M.&lt;/author&gt;&lt;author&gt;Paciorek, Christopher J.&lt;/author&gt;&lt;author&gt;Cowan, Melanie J.&lt;/author&gt;&lt;author&gt;Farzadfar, Farshad&lt;/author&gt;&lt;author&gt;Stevens, Gretchen A.&lt;/author&gt;&lt;author&gt;Lim, Stephen S.&lt;/author&gt;&lt;author&gt;Riley, Leanne M.&lt;/author&gt;&lt;author&gt;Ezzati, Majid&lt;/author&gt;&lt;/authors&gt;&lt;/contributors&gt;&lt;titles&gt;&lt;title&gt;National, regional, and global trends in systolic blood pressure since 1980: systematic analysis of health examination surveys and epidemiological studies with 786 country-years and 5·4 million participants&lt;/title&gt;&lt;secondary-title&gt;Lancet&lt;/secondary-title&gt;&lt;/titles&gt;&lt;periodical&gt;&lt;full-title&gt;Lancet&lt;/full-title&gt;&lt;/periodical&gt;&lt;pages&gt;568-577&lt;/pages&gt;&lt;volume&gt;377&lt;/volume&gt;&lt;number&gt;9765&lt;/number&gt;&lt;dates&gt;&lt;year&gt;2011&lt;/year&gt;&lt;/dates&gt;&lt;isbn&gt;0140-6736&lt;/isbn&gt;&lt;urls&gt;&lt;related-urls&gt;&lt;url&gt;http://linkinghub.elsevier.com/retrieve/pii/S0140673610620363&lt;/url&gt;&lt;/related-urls&gt;&lt;/urls&gt;&lt;/record&gt;&lt;/Cite&gt;&lt;/EndNote&gt;</w:instrText>
      </w:r>
      <w:r w:rsidR="00A52D72" w:rsidRPr="004D5F9E">
        <w:rPr>
          <w:rFonts w:ascii="Times New Roman" w:hAnsi="Times New Roman" w:cs="Times New Roman"/>
          <w:sz w:val="24"/>
        </w:rPr>
        <w:fldChar w:fldCharType="separate"/>
      </w:r>
      <w:r w:rsidR="00C03537" w:rsidRPr="00C03537">
        <w:rPr>
          <w:rFonts w:ascii="Times New Roman" w:hAnsi="Times New Roman" w:cs="Times New Roman"/>
          <w:noProof/>
          <w:sz w:val="24"/>
          <w:vertAlign w:val="superscript"/>
        </w:rPr>
        <w:t>5</w:t>
      </w:r>
      <w:r w:rsidR="00A52D72" w:rsidRPr="004D5F9E">
        <w:rPr>
          <w:rFonts w:ascii="Times New Roman" w:hAnsi="Times New Roman" w:cs="Times New Roman"/>
          <w:sz w:val="24"/>
        </w:rPr>
        <w:fldChar w:fldCharType="end"/>
      </w:r>
      <w:r w:rsidR="00A52D72" w:rsidRPr="004D5F9E">
        <w:rPr>
          <w:rFonts w:ascii="Times New Roman" w:hAnsi="Times New Roman" w:cs="Times New Roman"/>
          <w:sz w:val="24"/>
        </w:rPr>
        <w:t xml:space="preserve"> </w:t>
      </w:r>
      <w:r w:rsidRPr="004D5F9E">
        <w:rPr>
          <w:rFonts w:ascii="Times New Roman" w:hAnsi="Times New Roman" w:cs="Times New Roman"/>
          <w:sz w:val="24"/>
        </w:rPr>
        <w:t xml:space="preserve">possibly because we had more data than the </w:t>
      </w:r>
      <w:r w:rsidR="00D5759A">
        <w:rPr>
          <w:rFonts w:ascii="Times New Roman" w:hAnsi="Times New Roman" w:cs="Times New Roman"/>
          <w:sz w:val="24"/>
        </w:rPr>
        <w:t xml:space="preserve">earlier </w:t>
      </w:r>
      <w:r w:rsidRPr="004D5F9E">
        <w:rPr>
          <w:rFonts w:ascii="Times New Roman" w:hAnsi="Times New Roman" w:cs="Times New Roman"/>
          <w:sz w:val="24"/>
        </w:rPr>
        <w:t>analysis.</w:t>
      </w:r>
      <w:r w:rsidR="00A52D72" w:rsidRPr="004D5F9E">
        <w:rPr>
          <w:rFonts w:ascii="Times New Roman" w:hAnsi="Times New Roman" w:cs="Times New Roman"/>
          <w:sz w:val="24"/>
        </w:rPr>
        <w:t xml:space="preserve"> </w:t>
      </w:r>
      <w:r w:rsidR="003626E4">
        <w:rPr>
          <w:rFonts w:ascii="Times New Roman" w:hAnsi="Times New Roman" w:cs="Times New Roman"/>
          <w:sz w:val="24"/>
        </w:rPr>
        <w:t>At the regional level, having additional data from low- and middle-income countries gave more confidence to the</w:t>
      </w:r>
      <w:r w:rsidR="00305380">
        <w:rPr>
          <w:rFonts w:ascii="Times New Roman" w:hAnsi="Times New Roman" w:cs="Times New Roman"/>
          <w:sz w:val="24"/>
        </w:rPr>
        <w:t xml:space="preserve"> observed</w:t>
      </w:r>
      <w:r w:rsidR="003626E4">
        <w:rPr>
          <w:rFonts w:ascii="Times New Roman" w:hAnsi="Times New Roman" w:cs="Times New Roman"/>
          <w:sz w:val="24"/>
        </w:rPr>
        <w:t xml:space="preserve"> rise in mean SBP in Asia and sub-Saharan Africa </w:t>
      </w:r>
      <w:r w:rsidR="00305380">
        <w:rPr>
          <w:rFonts w:ascii="Times New Roman" w:hAnsi="Times New Roman" w:cs="Times New Roman"/>
          <w:sz w:val="24"/>
        </w:rPr>
        <w:t xml:space="preserve">in our work </w:t>
      </w:r>
      <w:r w:rsidR="003626E4">
        <w:rPr>
          <w:rFonts w:ascii="Times New Roman" w:hAnsi="Times New Roman" w:cs="Times New Roman"/>
          <w:sz w:val="24"/>
        </w:rPr>
        <w:t xml:space="preserve">than those estimated by </w:t>
      </w:r>
      <w:r w:rsidR="003626E4" w:rsidRPr="004D5F9E">
        <w:rPr>
          <w:rFonts w:ascii="Times New Roman" w:hAnsi="Times New Roman" w:cs="Times New Roman"/>
          <w:sz w:val="24"/>
        </w:rPr>
        <w:t xml:space="preserve">Danaei </w:t>
      </w:r>
      <w:r w:rsidR="003626E4" w:rsidRPr="004D5F9E">
        <w:rPr>
          <w:rFonts w:ascii="Times New Roman" w:hAnsi="Times New Roman" w:cs="Times New Roman"/>
          <w:i/>
          <w:sz w:val="24"/>
        </w:rPr>
        <w:t>et al</w:t>
      </w:r>
      <w:r w:rsidR="003626E4">
        <w:rPr>
          <w:rFonts w:ascii="Times New Roman" w:hAnsi="Times New Roman" w:cs="Times New Roman"/>
          <w:sz w:val="24"/>
        </w:rPr>
        <w:t>.</w:t>
      </w:r>
      <w:r w:rsidR="003626E4" w:rsidRPr="004D5F9E">
        <w:rPr>
          <w:rFonts w:ascii="Times New Roman" w:hAnsi="Times New Roman" w:cs="Times New Roman"/>
          <w:sz w:val="24"/>
        </w:rPr>
        <w:fldChar w:fldCharType="begin"/>
      </w:r>
      <w:r w:rsidR="00C03537">
        <w:rPr>
          <w:rFonts w:ascii="Times New Roman" w:hAnsi="Times New Roman" w:cs="Times New Roman"/>
          <w:sz w:val="24"/>
        </w:rPr>
        <w:instrText xml:space="preserve"> ADDIN EN.CITE &lt;EndNote&gt;&lt;Cite&gt;&lt;Author&gt;Danaei&lt;/Author&gt;&lt;Year&gt;2011&lt;/Year&gt;&lt;RecNum&gt;2&lt;/RecNum&gt;&lt;DisplayText&gt;&lt;style face="superscript"&gt;5&lt;/style&gt;&lt;/DisplayText&gt;&lt;record&gt;&lt;rec-number&gt;2&lt;/rec-number&gt;&lt;foreign-keys&gt;&lt;key app="EN" db-id="vexpzzado9st5ceptv5v0ttevt2xpwrvx900" timestamp="1469651167"&gt;2&lt;/key&gt;&lt;/foreign-keys&gt;&lt;ref-type name="Journal Article"&gt;17&lt;/ref-type&gt;&lt;contributors&gt;&lt;authors&gt;&lt;author&gt;Danaei, Goodarz&lt;/author&gt;&lt;author&gt;Finucane, Mariel M.&lt;/author&gt;&lt;author&gt;Lin, John K.&lt;/author&gt;&lt;author&gt;Singh, Gitanjali M.&lt;/author&gt;&lt;author&gt;Paciorek, Christopher J.&lt;/author&gt;&lt;author&gt;Cowan, Melanie J.&lt;/author&gt;&lt;author&gt;Farzadfar, Farshad&lt;/author&gt;&lt;author&gt;Stevens, Gretchen A.&lt;/author&gt;&lt;author&gt;Lim, Stephen S.&lt;/author&gt;&lt;author&gt;Riley, Leanne M.&lt;/author&gt;&lt;author&gt;Ezzati, Majid&lt;/author&gt;&lt;/authors&gt;&lt;/contributors&gt;&lt;titles&gt;&lt;title&gt;National, regional, and global trends in systolic blood pressure since 1980: systematic analysis of health examination surveys and epidemiological studies with 786 country-years and 5·4 million participants&lt;/title&gt;&lt;secondary-title&gt;Lancet&lt;/secondary-title&gt;&lt;/titles&gt;&lt;periodical&gt;&lt;full-title&gt;Lancet&lt;/full-title&gt;&lt;/periodical&gt;&lt;pages&gt;568-577&lt;/pages&gt;&lt;volume&gt;377&lt;/volume&gt;&lt;number&gt;9765&lt;/number&gt;&lt;dates&gt;&lt;year&gt;2011&lt;/year&gt;&lt;/dates&gt;&lt;isbn&gt;0140-6736&lt;/isbn&gt;&lt;urls&gt;&lt;related-urls&gt;&lt;url&gt;http://linkinghub.elsevier.com/retrieve/pii/S0140673610620363&lt;/url&gt;&lt;/related-urls&gt;&lt;/urls&gt;&lt;/record&gt;&lt;/Cite&gt;&lt;/EndNote&gt;</w:instrText>
      </w:r>
      <w:r w:rsidR="003626E4" w:rsidRPr="004D5F9E">
        <w:rPr>
          <w:rFonts w:ascii="Times New Roman" w:hAnsi="Times New Roman" w:cs="Times New Roman"/>
          <w:sz w:val="24"/>
        </w:rPr>
        <w:fldChar w:fldCharType="separate"/>
      </w:r>
      <w:r w:rsidR="00C03537" w:rsidRPr="00C03537">
        <w:rPr>
          <w:rFonts w:ascii="Times New Roman" w:hAnsi="Times New Roman" w:cs="Times New Roman"/>
          <w:noProof/>
          <w:sz w:val="24"/>
          <w:vertAlign w:val="superscript"/>
        </w:rPr>
        <w:t>5</w:t>
      </w:r>
      <w:r w:rsidR="003626E4" w:rsidRPr="004D5F9E">
        <w:rPr>
          <w:rFonts w:ascii="Times New Roman" w:hAnsi="Times New Roman" w:cs="Times New Roman"/>
          <w:sz w:val="24"/>
        </w:rPr>
        <w:fldChar w:fldCharType="end"/>
      </w:r>
      <w:r w:rsidR="003626E4" w:rsidRPr="004D5F9E">
        <w:rPr>
          <w:rFonts w:ascii="Times New Roman" w:hAnsi="Times New Roman" w:cs="Times New Roman"/>
          <w:sz w:val="24"/>
        </w:rPr>
        <w:t xml:space="preserve"> </w:t>
      </w:r>
      <w:r w:rsidR="003626E4">
        <w:rPr>
          <w:rFonts w:ascii="Times New Roman" w:hAnsi="Times New Roman" w:cs="Times New Roman"/>
          <w:sz w:val="24"/>
        </w:rPr>
        <w:t xml:space="preserve"> </w:t>
      </w:r>
      <w:r w:rsidR="003F0165" w:rsidRPr="004D5F9E">
        <w:rPr>
          <w:rFonts w:ascii="Times New Roman" w:hAnsi="Times New Roman" w:cs="Times New Roman"/>
          <w:sz w:val="24"/>
        </w:rPr>
        <w:t xml:space="preserve">Our results </w:t>
      </w:r>
      <w:r w:rsidR="002A5B0C" w:rsidRPr="004D5F9E">
        <w:rPr>
          <w:rFonts w:ascii="Times New Roman" w:hAnsi="Times New Roman" w:cs="Times New Roman"/>
          <w:sz w:val="24"/>
        </w:rPr>
        <w:t xml:space="preserve">cannot be directly compared with the studies by Kearney </w:t>
      </w:r>
      <w:r w:rsidR="002A5B0C" w:rsidRPr="004D5F9E">
        <w:rPr>
          <w:rFonts w:ascii="Times New Roman" w:hAnsi="Times New Roman" w:cs="Times New Roman"/>
          <w:i/>
          <w:sz w:val="24"/>
        </w:rPr>
        <w:t>et al</w:t>
      </w:r>
      <w:r w:rsidR="00347FA6" w:rsidRPr="004D5F9E">
        <w:rPr>
          <w:rFonts w:ascii="Times New Roman" w:hAnsi="Times New Roman" w:cs="Times New Roman"/>
          <w:sz w:val="24"/>
        </w:rPr>
        <w:fldChar w:fldCharType="begin"/>
      </w:r>
      <w:r w:rsidR="007848F6">
        <w:rPr>
          <w:rFonts w:ascii="Times New Roman" w:hAnsi="Times New Roman" w:cs="Times New Roman"/>
          <w:sz w:val="24"/>
        </w:rPr>
        <w:instrText xml:space="preserve"> ADDIN EN.CITE &lt;EndNote&gt;&lt;Cite&gt;&lt;Author&gt;Kearney&lt;/Author&gt;&lt;Year&gt;2005&lt;/Year&gt;&lt;RecNum&gt;17&lt;/RecNum&gt;&lt;DisplayText&gt;&lt;style face="superscript"&gt;12&lt;/style&gt;&lt;/DisplayText&gt;&lt;record&gt;&lt;rec-number&gt;17&lt;/rec-number&gt;&lt;foreign-keys&gt;&lt;key app="EN" db-id="vexpzzado9st5ceptv5v0ttevt2xpwrvx900" timestamp="1470223191"&gt;17&lt;/key&gt;&lt;/foreign-keys&gt;&lt;ref-type name="Journal Article"&gt;17&lt;/ref-type&gt;&lt;contributors&gt;&lt;authors&gt;&lt;author&gt;Kearney, P. M.&lt;/author&gt;&lt;author&gt;Whelton, M.&lt;/author&gt;&lt;author&gt;Reynolds, K.&lt;/author&gt;&lt;author&gt;Muntner, P.&lt;/author&gt;&lt;author&gt;Whelton, P. K.&lt;/author&gt;&lt;author&gt;He, J.&lt;/author&gt;&lt;/authors&gt;&lt;/contributors&gt;&lt;auth-address&gt;Department of Epidemiology, Tulane University School of Public Health and Tropical Medicine, New Orleans, LA 70112, USA.&lt;/auth-address&gt;&lt;titles&gt;&lt;title&gt;Global burden of hypertension: analysis of worldwide data&lt;/title&gt;&lt;secondary-title&gt;Lancet&lt;/secondary-title&gt;&lt;/titles&gt;&lt;periodical&gt;&lt;full-title&gt;Lancet&lt;/full-title&gt;&lt;/periodical&gt;&lt;pages&gt;217-23&lt;/pages&gt;&lt;volume&gt;365&lt;/volume&gt;&lt;number&gt;9455&lt;/number&gt;&lt;keywords&gt;&lt;keyword&gt;Adolescent&lt;/keyword&gt;&lt;keyword&gt;Adult&lt;/keyword&gt;&lt;keyword&gt;Aged&lt;/keyword&gt;&lt;keyword&gt;Female&lt;/keyword&gt;&lt;keyword&gt;*Global Health&lt;/keyword&gt;&lt;keyword&gt;Humans&lt;/keyword&gt;&lt;keyword&gt;Hypertension/*epidemiology&lt;/keyword&gt;&lt;keyword&gt;Male&lt;/keyword&gt;&lt;keyword&gt;Middle Aged&lt;/keyword&gt;&lt;keyword&gt;Prevalence&lt;/keyword&gt;&lt;/keywords&gt;&lt;dates&gt;&lt;year&gt;2005&lt;/year&gt;&lt;pub-dates&gt;&lt;date&gt;Jan 15-21&lt;/date&gt;&lt;/pub-dates&gt;&lt;/dates&gt;&lt;isbn&gt;1474-547X (Electronic)&amp;#xD;0140-6736 (Linking)&lt;/isbn&gt;&lt;accession-num&gt;15652604&lt;/accession-num&gt;&lt;urls&gt;&lt;related-urls&gt;&lt;url&gt;http://www.ncbi.nlm.nih.gov/pubmed/15652604&lt;/url&gt;&lt;url&gt;http://ac.els-cdn.com/S0140673605177411/1-s2.0-S0140673605177411-main.pdf?_tid=76d728cc-596c-11e6-8a9e-00000aab0f27&amp;amp;acdnat=1470223486_e58e489bd17e4f1fbe89db844415c8b1&lt;/url&gt;&lt;/related-urls&gt;&lt;/urls&gt;&lt;electronic-resource-num&gt;10.1016/S0140-6736(05)17741-1&lt;/electronic-resource-num&gt;&lt;/record&gt;&lt;/Cite&gt;&lt;/EndNote&gt;</w:instrText>
      </w:r>
      <w:r w:rsidR="00347FA6" w:rsidRPr="004D5F9E">
        <w:rPr>
          <w:rFonts w:ascii="Times New Roman" w:hAnsi="Times New Roman" w:cs="Times New Roman"/>
          <w:sz w:val="24"/>
        </w:rPr>
        <w:fldChar w:fldCharType="separate"/>
      </w:r>
      <w:r w:rsidR="007848F6" w:rsidRPr="007848F6">
        <w:rPr>
          <w:rFonts w:ascii="Times New Roman" w:hAnsi="Times New Roman" w:cs="Times New Roman"/>
          <w:noProof/>
          <w:sz w:val="24"/>
          <w:vertAlign w:val="superscript"/>
        </w:rPr>
        <w:t>12</w:t>
      </w:r>
      <w:r w:rsidR="00347FA6" w:rsidRPr="004D5F9E">
        <w:rPr>
          <w:rFonts w:ascii="Times New Roman" w:hAnsi="Times New Roman" w:cs="Times New Roman"/>
          <w:sz w:val="24"/>
        </w:rPr>
        <w:fldChar w:fldCharType="end"/>
      </w:r>
      <w:r w:rsidR="002A5B0C" w:rsidRPr="004D5F9E">
        <w:rPr>
          <w:rFonts w:ascii="Times New Roman" w:hAnsi="Times New Roman" w:cs="Times New Roman"/>
          <w:sz w:val="24"/>
        </w:rPr>
        <w:t xml:space="preserve"> and Mills </w:t>
      </w:r>
      <w:r w:rsidR="002A5B0C" w:rsidRPr="004D5F9E">
        <w:rPr>
          <w:rFonts w:ascii="Times New Roman" w:hAnsi="Times New Roman" w:cs="Times New Roman"/>
          <w:i/>
          <w:sz w:val="24"/>
        </w:rPr>
        <w:t>et al</w:t>
      </w:r>
      <w:r w:rsidR="00347FA6" w:rsidRPr="004D5F9E">
        <w:rPr>
          <w:rFonts w:ascii="Times New Roman" w:hAnsi="Times New Roman" w:cs="Times New Roman"/>
          <w:sz w:val="24"/>
        </w:rPr>
        <w:fldChar w:fldCharType="begin">
          <w:fldData xml:space="preserve">PEVuZE5vdGU+PENpdGU+PEF1dGhvcj5NaWxsczwvQXV0aG9yPjxZZWFyPjIwMTY8L1llYXI+PFJl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</w:fldData>
        </w:fldChar>
      </w:r>
      <w:r w:rsidR="007848F6">
        <w:rPr>
          <w:rFonts w:ascii="Times New Roman" w:hAnsi="Times New Roman" w:cs="Times New Roman"/>
          <w:sz w:val="24"/>
        </w:rPr>
        <w:instrText xml:space="preserve"> ADDIN EN.CITE </w:instrText>
      </w:r>
      <w:r w:rsidR="007848F6">
        <w:rPr>
          <w:rFonts w:ascii="Times New Roman" w:hAnsi="Times New Roman" w:cs="Times New Roman"/>
          <w:sz w:val="24"/>
        </w:rPr>
        <w:fldChar w:fldCharType="begin">
          <w:fldData xml:space="preserve">PEVuZE5vdGU+PENpdGU+PEF1dGhvcj5NaWxsczwvQXV0aG9yPjxZZWFyPjIwMTY8L1llYXI+PFJl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</w:fldData>
        </w:fldChar>
      </w:r>
      <w:r w:rsidR="007848F6">
        <w:rPr>
          <w:rFonts w:ascii="Times New Roman" w:hAnsi="Times New Roman" w:cs="Times New Roman"/>
          <w:sz w:val="24"/>
        </w:rPr>
        <w:instrText xml:space="preserve"> ADDIN EN.CITE.DATA </w:instrText>
      </w:r>
      <w:r w:rsidR="007848F6">
        <w:rPr>
          <w:rFonts w:ascii="Times New Roman" w:hAnsi="Times New Roman" w:cs="Times New Roman"/>
          <w:sz w:val="24"/>
        </w:rPr>
      </w:r>
      <w:r w:rsidR="007848F6">
        <w:rPr>
          <w:rFonts w:ascii="Times New Roman" w:hAnsi="Times New Roman" w:cs="Times New Roman"/>
          <w:sz w:val="24"/>
        </w:rPr>
        <w:fldChar w:fldCharType="end"/>
      </w:r>
      <w:r w:rsidR="00347FA6" w:rsidRPr="004D5F9E">
        <w:rPr>
          <w:rFonts w:ascii="Times New Roman" w:hAnsi="Times New Roman" w:cs="Times New Roman"/>
          <w:sz w:val="24"/>
        </w:rPr>
      </w:r>
      <w:r w:rsidR="00347FA6" w:rsidRPr="004D5F9E">
        <w:rPr>
          <w:rFonts w:ascii="Times New Roman" w:hAnsi="Times New Roman" w:cs="Times New Roman"/>
          <w:sz w:val="24"/>
        </w:rPr>
        <w:fldChar w:fldCharType="separate"/>
      </w:r>
      <w:r w:rsidR="007848F6" w:rsidRPr="007848F6">
        <w:rPr>
          <w:rFonts w:ascii="Times New Roman" w:hAnsi="Times New Roman" w:cs="Times New Roman"/>
          <w:noProof/>
          <w:sz w:val="24"/>
          <w:vertAlign w:val="superscript"/>
        </w:rPr>
        <w:t>13</w:t>
      </w:r>
      <w:r w:rsidR="00347FA6" w:rsidRPr="004D5F9E">
        <w:rPr>
          <w:rFonts w:ascii="Times New Roman" w:hAnsi="Times New Roman" w:cs="Times New Roman"/>
          <w:sz w:val="24"/>
        </w:rPr>
        <w:fldChar w:fldCharType="end"/>
      </w:r>
      <w:r w:rsidR="00E10FC9">
        <w:rPr>
          <w:rFonts w:ascii="Times New Roman" w:hAnsi="Times New Roman" w:cs="Times New Roman"/>
          <w:sz w:val="24"/>
        </w:rPr>
        <w:t xml:space="preserve"> because these </w:t>
      </w:r>
      <w:r w:rsidR="000718F7" w:rsidRPr="004D5F9E">
        <w:rPr>
          <w:rFonts w:ascii="Times New Roman" w:hAnsi="Times New Roman" w:cs="Times New Roman"/>
          <w:sz w:val="24"/>
        </w:rPr>
        <w:t>studies included people who used antihypertensive medicines</w:t>
      </w:r>
      <w:r w:rsidR="00EB09D7">
        <w:rPr>
          <w:rFonts w:ascii="Times New Roman" w:hAnsi="Times New Roman" w:cs="Times New Roman"/>
          <w:sz w:val="24"/>
        </w:rPr>
        <w:t xml:space="preserve"> when calculating pr</w:t>
      </w:r>
      <w:r w:rsidR="00175400">
        <w:rPr>
          <w:rFonts w:ascii="Times New Roman" w:hAnsi="Times New Roman" w:cs="Times New Roman"/>
          <w:sz w:val="24"/>
        </w:rPr>
        <w:t>e</w:t>
      </w:r>
      <w:r w:rsidR="001A76C5">
        <w:rPr>
          <w:rFonts w:ascii="Times New Roman" w:hAnsi="Times New Roman" w:cs="Times New Roman"/>
          <w:sz w:val="24"/>
        </w:rPr>
        <w:t>valence</w:t>
      </w:r>
      <w:r w:rsidR="000718F7" w:rsidRPr="004D5F9E">
        <w:rPr>
          <w:rFonts w:ascii="Times New Roman" w:hAnsi="Times New Roman" w:cs="Times New Roman"/>
          <w:sz w:val="24"/>
        </w:rPr>
        <w:t xml:space="preserve">. Despite this difference in </w:t>
      </w:r>
      <w:r w:rsidR="00BD455A">
        <w:rPr>
          <w:rFonts w:ascii="Times New Roman" w:hAnsi="Times New Roman" w:cs="Times New Roman"/>
          <w:sz w:val="24"/>
        </w:rPr>
        <w:t>the reported metric</w:t>
      </w:r>
      <w:r w:rsidR="000718F7" w:rsidRPr="004D5F9E">
        <w:rPr>
          <w:rFonts w:ascii="Times New Roman" w:hAnsi="Times New Roman" w:cs="Times New Roman"/>
          <w:sz w:val="24"/>
        </w:rPr>
        <w:t xml:space="preserve">, there is broad consistency in identifying central and </w:t>
      </w:r>
      <w:proofErr w:type="gramStart"/>
      <w:r w:rsidR="000718F7" w:rsidRPr="004D5F9E">
        <w:rPr>
          <w:rFonts w:ascii="Times New Roman" w:hAnsi="Times New Roman" w:cs="Times New Roman"/>
          <w:sz w:val="24"/>
        </w:rPr>
        <w:t>eastern</w:t>
      </w:r>
      <w:proofErr w:type="gramEnd"/>
      <w:r w:rsidR="000718F7" w:rsidRPr="004D5F9E">
        <w:rPr>
          <w:rFonts w:ascii="Times New Roman" w:hAnsi="Times New Roman" w:cs="Times New Roman"/>
          <w:sz w:val="24"/>
        </w:rPr>
        <w:t xml:space="preserve"> Europe</w:t>
      </w:r>
      <w:r w:rsidR="00890F6B" w:rsidRPr="004D5F9E">
        <w:rPr>
          <w:rFonts w:ascii="Times New Roman" w:hAnsi="Times New Roman" w:cs="Times New Roman"/>
          <w:sz w:val="24"/>
        </w:rPr>
        <w:t>, central Asia,</w:t>
      </w:r>
      <w:r w:rsidR="000718F7" w:rsidRPr="004D5F9E">
        <w:rPr>
          <w:rFonts w:ascii="Times New Roman" w:hAnsi="Times New Roman" w:cs="Times New Roman"/>
          <w:sz w:val="24"/>
        </w:rPr>
        <w:t xml:space="preserve"> and sub-Saharan Africa as regions</w:t>
      </w:r>
      <w:r w:rsidR="000115EA" w:rsidRPr="004D5F9E">
        <w:rPr>
          <w:rFonts w:ascii="Times New Roman" w:hAnsi="Times New Roman" w:cs="Times New Roman"/>
          <w:sz w:val="24"/>
        </w:rPr>
        <w:t xml:space="preserve"> at </w:t>
      </w:r>
      <w:r w:rsidR="00713DD5" w:rsidRPr="004D5F9E">
        <w:rPr>
          <w:rFonts w:ascii="Times New Roman" w:hAnsi="Times New Roman" w:cs="Times New Roman"/>
          <w:sz w:val="24"/>
        </w:rPr>
        <w:t xml:space="preserve">the </w:t>
      </w:r>
      <w:r w:rsidR="000115EA" w:rsidRPr="004D5F9E">
        <w:rPr>
          <w:rFonts w:ascii="Times New Roman" w:hAnsi="Times New Roman" w:cs="Times New Roman"/>
          <w:sz w:val="24"/>
        </w:rPr>
        <w:t>high</w:t>
      </w:r>
      <w:r w:rsidR="00713DD5" w:rsidRPr="004D5F9E">
        <w:rPr>
          <w:rFonts w:ascii="Times New Roman" w:hAnsi="Times New Roman" w:cs="Times New Roman"/>
          <w:sz w:val="24"/>
        </w:rPr>
        <w:t>est</w:t>
      </w:r>
      <w:r w:rsidR="000115EA" w:rsidRPr="004D5F9E">
        <w:rPr>
          <w:rFonts w:ascii="Times New Roman" w:hAnsi="Times New Roman" w:cs="Times New Roman"/>
          <w:sz w:val="24"/>
        </w:rPr>
        <w:t xml:space="preserve"> risk</w:t>
      </w:r>
      <w:r w:rsidR="000718F7" w:rsidRPr="004D5F9E">
        <w:rPr>
          <w:rFonts w:ascii="Times New Roman" w:hAnsi="Times New Roman" w:cs="Times New Roman"/>
          <w:sz w:val="24"/>
        </w:rPr>
        <w:t xml:space="preserve">. </w:t>
      </w:r>
      <w:r w:rsidR="00890F6B" w:rsidRPr="004D5F9E">
        <w:rPr>
          <w:rFonts w:ascii="Times New Roman" w:hAnsi="Times New Roman" w:cs="Times New Roman"/>
          <w:sz w:val="24"/>
        </w:rPr>
        <w:t xml:space="preserve">Lawes </w:t>
      </w:r>
      <w:r w:rsidR="00890F6B" w:rsidRPr="004D5F9E">
        <w:rPr>
          <w:rFonts w:ascii="Times New Roman" w:hAnsi="Times New Roman" w:cs="Times New Roman"/>
          <w:i/>
          <w:sz w:val="24"/>
        </w:rPr>
        <w:t>et al</w:t>
      </w:r>
      <w:r w:rsidR="00347FA6" w:rsidRPr="004D5F9E">
        <w:rPr>
          <w:rFonts w:ascii="Times New Roman" w:hAnsi="Times New Roman" w:cs="Times New Roman"/>
          <w:sz w:val="24"/>
        </w:rPr>
        <w:fldChar w:fldCharType="begin"/>
      </w:r>
      <w:r w:rsidR="007848F6">
        <w:rPr>
          <w:rFonts w:ascii="Times New Roman" w:hAnsi="Times New Roman" w:cs="Times New Roman"/>
          <w:sz w:val="24"/>
        </w:rPr>
        <w:instrText xml:space="preserve"> ADDIN EN.CITE &lt;EndNote&gt;&lt;Cite&gt;&lt;Author&gt;Lawes&lt;/Author&gt;&lt;Year&gt;2006&lt;/Year&gt;&lt;RecNum&gt;24&lt;/RecNum&gt;&lt;DisplayText&gt;&lt;style face="superscript"&gt;14&lt;/style&gt;&lt;/DisplayText&gt;&lt;record&gt;&lt;rec-number&gt;24&lt;/rec-number&gt;&lt;foreign-keys&gt;&lt;key app="EN" db-id="vexpzzado9st5ceptv5v0ttevt2xpwrvx900" timestamp="1470246905"&gt;24&lt;/key&gt;&lt;/foreign-keys&gt;&lt;ref-type name="Journal Article"&gt;17&lt;/ref-type&gt;&lt;contributors&gt;&lt;authors&gt;&lt;author&gt;Lawes, C. M.&lt;/author&gt;&lt;author&gt;Vander Hoorn, S.&lt;/author&gt;&lt;author&gt;Law, M. R.&lt;/author&gt;&lt;author&gt;Elliott, P.&lt;/author&gt;&lt;author&gt;MacMahon, S.&lt;/author&gt;&lt;author&gt;Rodgers, A.&lt;/author&gt;&lt;/authors&gt;&lt;/contributors&gt;&lt;auth-address&gt;Clinical Trials Research Unit, University of Auckland, Auckland, New Zealand. c.lawes@ctru.auckland.ac.nz&lt;/auth-address&gt;&lt;titles&gt;&lt;title&gt;Blood pressure and the global burden of disease 2000. Part 1: estimates of blood pressure levels&lt;/title&gt;&lt;secondary-title&gt;J Hypertens&lt;/secondary-title&gt;&lt;/titles&gt;&lt;periodical&gt;&lt;full-title&gt;J Hypertens&lt;/full-title&gt;&lt;/periodical&gt;&lt;pages&gt;413-22&lt;/pages&gt;&lt;volume&gt;24&lt;/volume&gt;&lt;number&gt;3&lt;/number&gt;&lt;edition&gt;2006/02/10&lt;/edition&gt;&lt;keywords&gt;&lt;keyword&gt;Adult&lt;/keyword&gt;&lt;keyword&gt;Age Factors&lt;/keyword&gt;&lt;keyword&gt;Aged&lt;/keyword&gt;&lt;keyword&gt;Blood Pressure&lt;/keyword&gt;&lt;keyword&gt;Female&lt;/keyword&gt;&lt;keyword&gt;Global Health&lt;/keyword&gt;&lt;keyword&gt;Humans&lt;/keyword&gt;&lt;keyword&gt;Hypertension/epidemiology&lt;/keyword&gt;&lt;keyword&gt;Male&lt;/keyword&gt;&lt;keyword&gt;Middle Aged&lt;/keyword&gt;&lt;keyword&gt;Reference Values&lt;/keyword&gt;&lt;keyword&gt;Sex Factors&lt;/keyword&gt;&lt;/keywords&gt;&lt;dates&gt;&lt;year&gt;2006&lt;/year&gt;&lt;pub-dates&gt;&lt;date&gt;Mar&lt;/date&gt;&lt;/pub-dates&gt;&lt;/dates&gt;&lt;isbn&gt;0263-6352 (Print)&amp;#xD;0263-6352 (Linking)&lt;/isbn&gt;&lt;accession-num&gt;16467639&lt;/accession-num&gt;&lt;urls&gt;&lt;related-urls&gt;&lt;url&gt;http://ovidsp.tx.ovid.com/ovftpdfs/FPDDNCLBBAKDLE00/fs047/ovft/live/gv024/00004872/00004872-200603000-00001.pdf&lt;/url&gt;&lt;/related-urls&gt;&lt;/urls&gt;&lt;custom1&gt;G&lt;/custom1&gt;&lt;custom2&gt;G&lt;/custom2&gt;&lt;custom4&gt;Global BP level 2000&lt;/custom4&gt;&lt;electronic-resource-num&gt;10.1097/01.hjh.0000199801.72563.6f&lt;/electronic-resource-num&gt;&lt;remote-database-provider&gt;NLM&lt;/remote-database-provider&gt;&lt;language&gt;eng&lt;/language&gt;&lt;/record&gt;&lt;/Cite&gt;&lt;/EndNote&gt;</w:instrText>
      </w:r>
      <w:r w:rsidR="00347FA6" w:rsidRPr="004D5F9E">
        <w:rPr>
          <w:rFonts w:ascii="Times New Roman" w:hAnsi="Times New Roman" w:cs="Times New Roman"/>
          <w:sz w:val="24"/>
        </w:rPr>
        <w:fldChar w:fldCharType="separate"/>
      </w:r>
      <w:r w:rsidR="007848F6" w:rsidRPr="007848F6">
        <w:rPr>
          <w:rFonts w:ascii="Times New Roman" w:hAnsi="Times New Roman" w:cs="Times New Roman"/>
          <w:noProof/>
          <w:sz w:val="24"/>
          <w:vertAlign w:val="superscript"/>
        </w:rPr>
        <w:t>14</w:t>
      </w:r>
      <w:r w:rsidR="00347FA6" w:rsidRPr="004D5F9E">
        <w:rPr>
          <w:rFonts w:ascii="Times New Roman" w:hAnsi="Times New Roman" w:cs="Times New Roman"/>
          <w:sz w:val="24"/>
        </w:rPr>
        <w:fldChar w:fldCharType="end"/>
      </w:r>
      <w:r w:rsidR="00890F6B" w:rsidRPr="004D5F9E">
        <w:rPr>
          <w:rFonts w:ascii="Times New Roman" w:hAnsi="Times New Roman" w:cs="Times New Roman"/>
          <w:sz w:val="24"/>
        </w:rPr>
        <w:t xml:space="preserve"> also </w:t>
      </w:r>
      <w:r w:rsidR="00E121E3">
        <w:rPr>
          <w:rFonts w:ascii="Times New Roman" w:hAnsi="Times New Roman" w:cs="Times New Roman"/>
          <w:sz w:val="24"/>
        </w:rPr>
        <w:t>reported</w:t>
      </w:r>
      <w:r w:rsidR="00E121E3" w:rsidRPr="004D5F9E">
        <w:rPr>
          <w:rFonts w:ascii="Times New Roman" w:hAnsi="Times New Roman" w:cs="Times New Roman"/>
          <w:sz w:val="24"/>
        </w:rPr>
        <w:t xml:space="preserve"> </w:t>
      </w:r>
      <w:r w:rsidR="00890F6B" w:rsidRPr="004D5F9E">
        <w:rPr>
          <w:rFonts w:ascii="Times New Roman" w:hAnsi="Times New Roman" w:cs="Times New Roman"/>
          <w:sz w:val="24"/>
        </w:rPr>
        <w:t>the highest mean SBP in central and eastern Europe and central Asia, as we did</w:t>
      </w:r>
      <w:r w:rsidR="00982D47" w:rsidRPr="004D5F9E">
        <w:rPr>
          <w:rFonts w:ascii="Times New Roman" w:hAnsi="Times New Roman" w:cs="Times New Roman"/>
          <w:sz w:val="24"/>
        </w:rPr>
        <w:t>,</w:t>
      </w:r>
      <w:r w:rsidR="00890F6B" w:rsidRPr="004D5F9E">
        <w:rPr>
          <w:rFonts w:ascii="Times New Roman" w:hAnsi="Times New Roman" w:cs="Times New Roman"/>
          <w:sz w:val="24"/>
        </w:rPr>
        <w:t xml:space="preserve"> but </w:t>
      </w:r>
      <w:r w:rsidR="00CE7D8E" w:rsidRPr="004D5F9E">
        <w:rPr>
          <w:rFonts w:ascii="Times New Roman" w:hAnsi="Times New Roman" w:cs="Times New Roman"/>
          <w:sz w:val="24"/>
        </w:rPr>
        <w:t xml:space="preserve">unlike our study </w:t>
      </w:r>
      <w:r w:rsidR="00C226E8" w:rsidRPr="004D5F9E">
        <w:rPr>
          <w:rFonts w:ascii="Times New Roman" w:hAnsi="Times New Roman" w:cs="Times New Roman"/>
          <w:sz w:val="24"/>
        </w:rPr>
        <w:t xml:space="preserve">they </w:t>
      </w:r>
      <w:r w:rsidR="00890F6B" w:rsidRPr="004D5F9E">
        <w:rPr>
          <w:rFonts w:ascii="Times New Roman" w:hAnsi="Times New Roman" w:cs="Times New Roman"/>
          <w:sz w:val="24"/>
        </w:rPr>
        <w:t>found low</w:t>
      </w:r>
      <w:r w:rsidR="00982D47" w:rsidRPr="004D5F9E">
        <w:rPr>
          <w:rFonts w:ascii="Times New Roman" w:hAnsi="Times New Roman" w:cs="Times New Roman"/>
          <w:sz w:val="24"/>
        </w:rPr>
        <w:t>er</w:t>
      </w:r>
      <w:r w:rsidR="00890F6B" w:rsidRPr="004D5F9E">
        <w:rPr>
          <w:rFonts w:ascii="Times New Roman" w:hAnsi="Times New Roman" w:cs="Times New Roman"/>
          <w:sz w:val="24"/>
        </w:rPr>
        <w:t xml:space="preserve"> mean SBP in south Asia</w:t>
      </w:r>
      <w:r w:rsidR="00CE7D8E" w:rsidRPr="004D5F9E">
        <w:rPr>
          <w:rFonts w:ascii="Times New Roman" w:hAnsi="Times New Roman" w:cs="Times New Roman"/>
          <w:sz w:val="24"/>
        </w:rPr>
        <w:t xml:space="preserve"> than most regions</w:t>
      </w:r>
      <w:r w:rsidR="00890F6B" w:rsidRPr="004D5F9E">
        <w:rPr>
          <w:rFonts w:ascii="Times New Roman" w:hAnsi="Times New Roman" w:cs="Times New Roman"/>
          <w:sz w:val="24"/>
        </w:rPr>
        <w:t xml:space="preserve">. This difference </w:t>
      </w:r>
      <w:r w:rsidR="00305380">
        <w:rPr>
          <w:rFonts w:ascii="Times New Roman" w:hAnsi="Times New Roman" w:cs="Times New Roman"/>
          <w:sz w:val="24"/>
        </w:rPr>
        <w:t>is largely</w:t>
      </w:r>
      <w:r w:rsidR="00890F6B" w:rsidRPr="004D5F9E">
        <w:rPr>
          <w:rFonts w:ascii="Times New Roman" w:hAnsi="Times New Roman" w:cs="Times New Roman"/>
          <w:sz w:val="24"/>
        </w:rPr>
        <w:t xml:space="preserve"> </w:t>
      </w:r>
      <w:r w:rsidR="00A05119" w:rsidRPr="004D5F9E">
        <w:rPr>
          <w:rFonts w:ascii="Times New Roman" w:hAnsi="Times New Roman" w:cs="Times New Roman"/>
          <w:sz w:val="24"/>
        </w:rPr>
        <w:t xml:space="preserve">because </w:t>
      </w:r>
      <w:r w:rsidR="007848F6">
        <w:rPr>
          <w:rFonts w:ascii="Times New Roman" w:hAnsi="Times New Roman" w:cs="Times New Roman"/>
          <w:sz w:val="24"/>
        </w:rPr>
        <w:t>BP</w:t>
      </w:r>
      <w:r w:rsidR="00A05119" w:rsidRPr="004D5F9E">
        <w:rPr>
          <w:rFonts w:ascii="Times New Roman" w:hAnsi="Times New Roman" w:cs="Times New Roman"/>
          <w:sz w:val="24"/>
        </w:rPr>
        <w:t xml:space="preserve"> in south Asia has increased since 2000</w:t>
      </w:r>
      <w:r w:rsidR="00A05119">
        <w:rPr>
          <w:rFonts w:ascii="Times New Roman" w:hAnsi="Times New Roman" w:cs="Times New Roman"/>
          <w:sz w:val="24"/>
        </w:rPr>
        <w:t xml:space="preserve">, the reporting year of </w:t>
      </w:r>
      <w:r w:rsidR="00A05119" w:rsidRPr="004D5F9E">
        <w:rPr>
          <w:rFonts w:ascii="Times New Roman" w:hAnsi="Times New Roman" w:cs="Times New Roman"/>
          <w:sz w:val="24"/>
        </w:rPr>
        <w:t xml:space="preserve">Lawes </w:t>
      </w:r>
      <w:r w:rsidR="00A05119" w:rsidRPr="004D5F9E">
        <w:rPr>
          <w:rFonts w:ascii="Times New Roman" w:hAnsi="Times New Roman" w:cs="Times New Roman"/>
          <w:i/>
          <w:sz w:val="24"/>
        </w:rPr>
        <w:t>et al</w:t>
      </w:r>
      <w:r w:rsidR="00A05119" w:rsidRPr="004D5F9E">
        <w:rPr>
          <w:rFonts w:ascii="Times New Roman" w:hAnsi="Times New Roman" w:cs="Times New Roman"/>
          <w:sz w:val="24"/>
        </w:rPr>
        <w:t xml:space="preserve"> </w:t>
      </w:r>
      <w:r w:rsidR="00A05119">
        <w:rPr>
          <w:rFonts w:ascii="Times New Roman" w:hAnsi="Times New Roman" w:cs="Times New Roman"/>
          <w:sz w:val="24"/>
        </w:rPr>
        <w:t>study</w:t>
      </w:r>
      <w:r w:rsidR="00305380">
        <w:rPr>
          <w:rFonts w:ascii="Times New Roman" w:hAnsi="Times New Roman" w:cs="Times New Roman"/>
          <w:sz w:val="24"/>
        </w:rPr>
        <w:t>; it may also be</w:t>
      </w:r>
      <w:r w:rsidR="00A05119">
        <w:rPr>
          <w:rFonts w:ascii="Times New Roman" w:hAnsi="Times New Roman" w:cs="Times New Roman"/>
          <w:sz w:val="24"/>
        </w:rPr>
        <w:t xml:space="preserve"> </w:t>
      </w:r>
      <w:r w:rsidR="00890F6B" w:rsidRPr="004D5F9E">
        <w:rPr>
          <w:rFonts w:ascii="Times New Roman" w:hAnsi="Times New Roman" w:cs="Times New Roman"/>
          <w:sz w:val="24"/>
        </w:rPr>
        <w:t>because</w:t>
      </w:r>
      <w:r w:rsidR="00305380">
        <w:rPr>
          <w:rFonts w:ascii="Times New Roman" w:hAnsi="Times New Roman" w:cs="Times New Roman"/>
          <w:sz w:val="24"/>
        </w:rPr>
        <w:t xml:space="preserve"> we had substantially more data from </w:t>
      </w:r>
      <w:r w:rsidR="0030426F">
        <w:rPr>
          <w:rFonts w:ascii="Times New Roman" w:hAnsi="Times New Roman" w:cs="Times New Roman" w:hint="eastAsia"/>
          <w:sz w:val="24"/>
        </w:rPr>
        <w:t>s</w:t>
      </w:r>
      <w:r w:rsidR="00305380">
        <w:rPr>
          <w:rFonts w:ascii="Times New Roman" w:hAnsi="Times New Roman" w:cs="Times New Roman"/>
          <w:sz w:val="24"/>
        </w:rPr>
        <w:t>outh Asia than</w:t>
      </w:r>
      <w:r w:rsidR="00890F6B" w:rsidRPr="004D5F9E">
        <w:rPr>
          <w:rFonts w:ascii="Times New Roman" w:hAnsi="Times New Roman" w:cs="Times New Roman"/>
          <w:sz w:val="24"/>
        </w:rPr>
        <w:t xml:space="preserve"> Lawes </w:t>
      </w:r>
      <w:r w:rsidR="00890F6B" w:rsidRPr="004D5F9E">
        <w:rPr>
          <w:rFonts w:ascii="Times New Roman" w:hAnsi="Times New Roman" w:cs="Times New Roman"/>
          <w:i/>
          <w:sz w:val="24"/>
        </w:rPr>
        <w:t>et al</w:t>
      </w:r>
      <w:r w:rsidR="00890F6B" w:rsidRPr="004D5F9E">
        <w:rPr>
          <w:rFonts w:ascii="Times New Roman" w:hAnsi="Times New Roman" w:cs="Times New Roman"/>
          <w:sz w:val="24"/>
        </w:rPr>
        <w:t>.</w:t>
      </w:r>
    </w:p>
    <w:p w14:paraId="0A1FDE62" w14:textId="77777777" w:rsidR="002A5B0C" w:rsidRPr="004D5F9E" w:rsidRDefault="002A5B0C" w:rsidP="00B70B62">
      <w:pPr>
        <w:spacing w:after="0" w:line="480" w:lineRule="auto"/>
        <w:jc w:val="both"/>
        <w:rPr>
          <w:rFonts w:ascii="Times New Roman" w:hAnsi="Times New Roman" w:cs="Times New Roman"/>
          <w:sz w:val="24"/>
        </w:rPr>
      </w:pPr>
    </w:p>
    <w:p w14:paraId="323D55FC" w14:textId="34EBC3B7" w:rsidR="0088143C" w:rsidRPr="004D5F9E" w:rsidRDefault="0088143C" w:rsidP="00B70B62">
      <w:pPr>
        <w:spacing w:after="0" w:line="480" w:lineRule="auto"/>
        <w:jc w:val="both"/>
        <w:rPr>
          <w:rFonts w:ascii="Times New Roman" w:hAnsi="Times New Roman" w:cs="Times New Roman"/>
          <w:sz w:val="24"/>
        </w:rPr>
      </w:pPr>
      <w:r w:rsidRPr="004D5F9E">
        <w:rPr>
          <w:rFonts w:ascii="Times New Roman" w:hAnsi="Times New Roman" w:cs="Times New Roman"/>
          <w:sz w:val="24"/>
        </w:rPr>
        <w:t xml:space="preserve">The </w:t>
      </w:r>
      <w:r w:rsidR="00EB09D7">
        <w:rPr>
          <w:rFonts w:ascii="Times New Roman" w:hAnsi="Times New Roman" w:cs="Times New Roman"/>
          <w:sz w:val="24"/>
        </w:rPr>
        <w:t xml:space="preserve">estimated </w:t>
      </w:r>
      <w:r w:rsidRPr="004D5F9E">
        <w:rPr>
          <w:rFonts w:ascii="Times New Roman" w:hAnsi="Times New Roman" w:cs="Times New Roman"/>
          <w:sz w:val="24"/>
        </w:rPr>
        <w:t xml:space="preserve">decline in </w:t>
      </w:r>
      <w:r w:rsidR="007848F6">
        <w:rPr>
          <w:rFonts w:ascii="Times New Roman" w:hAnsi="Times New Roman" w:cs="Times New Roman"/>
          <w:sz w:val="24"/>
        </w:rPr>
        <w:t>BP</w:t>
      </w:r>
      <w:r w:rsidRPr="004D5F9E">
        <w:rPr>
          <w:rFonts w:ascii="Times New Roman" w:hAnsi="Times New Roman" w:cs="Times New Roman"/>
          <w:sz w:val="24"/>
        </w:rPr>
        <w:t xml:space="preserve"> in high-income countries in our </w:t>
      </w:r>
      <w:r w:rsidR="00EB09D7">
        <w:rPr>
          <w:rFonts w:ascii="Times New Roman" w:hAnsi="Times New Roman" w:cs="Times New Roman"/>
          <w:sz w:val="24"/>
        </w:rPr>
        <w:t>work is consistent with findings of</w:t>
      </w:r>
      <w:r w:rsidRPr="004D5F9E">
        <w:rPr>
          <w:rFonts w:ascii="Times New Roman" w:hAnsi="Times New Roman" w:cs="Times New Roman"/>
          <w:sz w:val="24"/>
        </w:rPr>
        <w:t xml:space="preserve"> </w:t>
      </w:r>
      <w:r w:rsidR="00254A1E" w:rsidRPr="004D5F9E">
        <w:rPr>
          <w:rFonts w:ascii="Times New Roman" w:hAnsi="Times New Roman" w:cs="Times New Roman"/>
          <w:sz w:val="24"/>
        </w:rPr>
        <w:t xml:space="preserve">country </w:t>
      </w:r>
      <w:r w:rsidRPr="004D5F9E">
        <w:rPr>
          <w:rFonts w:ascii="Times New Roman" w:hAnsi="Times New Roman" w:cs="Times New Roman"/>
          <w:sz w:val="24"/>
        </w:rPr>
        <w:t xml:space="preserve">studies </w:t>
      </w:r>
      <w:r w:rsidR="00EB09D7">
        <w:rPr>
          <w:rFonts w:ascii="Times New Roman" w:hAnsi="Times New Roman" w:cs="Times New Roman"/>
          <w:sz w:val="24"/>
        </w:rPr>
        <w:t xml:space="preserve">and </w:t>
      </w:r>
      <w:r w:rsidR="00254A1E" w:rsidRPr="004D5F9E">
        <w:rPr>
          <w:rFonts w:ascii="Times New Roman" w:hAnsi="Times New Roman" w:cs="Times New Roman"/>
          <w:sz w:val="24"/>
        </w:rPr>
        <w:t>the MONICA Project</w:t>
      </w:r>
      <w:r w:rsidRPr="004D5F9E">
        <w:rPr>
          <w:rFonts w:ascii="Times New Roman" w:hAnsi="Times New Roman" w:cs="Times New Roman"/>
          <w:sz w:val="24"/>
        </w:rPr>
        <w:t>.</w:t>
      </w:r>
      <w:r w:rsidR="0087418D" w:rsidRPr="004D5F9E">
        <w:rPr>
          <w:rFonts w:ascii="Times New Roman" w:hAnsi="Times New Roman" w:cs="Times New Roman"/>
          <w:sz w:val="24"/>
        </w:rPr>
        <w:fldChar w:fldCharType="begin">
          <w:fldData xml:space="preserve">c3Npb24tbnVtPjx1cmxzPjxyZWxhdGVkLXVybHM+PHVybD5odHRwOi8vY3ByLnNhZ2VwdWIuY29t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</w:fldData>
        </w:fldChar>
      </w:r>
      <w:r w:rsidR="007848F6">
        <w:rPr>
          <w:rFonts w:ascii="Times New Roman" w:hAnsi="Times New Roman" w:cs="Times New Roman"/>
          <w:sz w:val="24"/>
        </w:rPr>
        <w:instrText xml:space="preserve"> ADDIN EN.CITE </w:instrText>
      </w:r>
      <w:r w:rsidR="007848F6">
        <w:rPr>
          <w:rFonts w:ascii="Times New Roman" w:hAnsi="Times New Roman" w:cs="Times New Roman"/>
          <w:sz w:val="24"/>
        </w:rPr>
        <w:fldChar w:fldCharType="begin">
          <w:fldData xml:space="preserve">PEVuZE5vdGU+PENpdGU+PEF1dGhvcj5FdmFuczwvQXV0aG9yPjxZZWFyPjIwMDE8L1llYXI+PFJl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==
</w:fldData>
        </w:fldChar>
      </w:r>
      <w:r w:rsidR="007848F6">
        <w:rPr>
          <w:rFonts w:ascii="Times New Roman" w:hAnsi="Times New Roman" w:cs="Times New Roman"/>
          <w:sz w:val="24"/>
        </w:rPr>
        <w:instrText xml:space="preserve"> ADDIN EN.CITE.DATA </w:instrText>
      </w:r>
      <w:r w:rsidR="007848F6">
        <w:rPr>
          <w:rFonts w:ascii="Times New Roman" w:hAnsi="Times New Roman" w:cs="Times New Roman"/>
          <w:sz w:val="24"/>
        </w:rPr>
      </w:r>
      <w:r w:rsidR="007848F6">
        <w:rPr>
          <w:rFonts w:ascii="Times New Roman" w:hAnsi="Times New Roman" w:cs="Times New Roman"/>
          <w:sz w:val="24"/>
        </w:rPr>
        <w:fldChar w:fldCharType="end"/>
      </w:r>
      <w:r w:rsidR="007848F6">
        <w:rPr>
          <w:rFonts w:ascii="Times New Roman" w:hAnsi="Times New Roman" w:cs="Times New Roman"/>
          <w:sz w:val="24"/>
        </w:rPr>
        <w:fldChar w:fldCharType="begin">
          <w:fldData xml:space="preserve">c3Npb24tbnVtPjx1cmxzPjxyZWxhdGVkLXVybHM+PHVybD5odHRwOi8vY3ByLnNhZ2VwdWIuY29t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</w:fldData>
        </w:fldChar>
      </w:r>
      <w:r w:rsidR="007848F6">
        <w:rPr>
          <w:rFonts w:ascii="Times New Roman" w:hAnsi="Times New Roman" w:cs="Times New Roman"/>
          <w:sz w:val="24"/>
        </w:rPr>
        <w:instrText xml:space="preserve"> ADDIN EN.CITE.DATA </w:instrText>
      </w:r>
      <w:r w:rsidR="007848F6">
        <w:rPr>
          <w:rFonts w:ascii="Times New Roman" w:hAnsi="Times New Roman" w:cs="Times New Roman"/>
          <w:sz w:val="24"/>
        </w:rPr>
      </w:r>
      <w:r w:rsidR="007848F6">
        <w:rPr>
          <w:rFonts w:ascii="Times New Roman" w:hAnsi="Times New Roman" w:cs="Times New Roman"/>
          <w:sz w:val="24"/>
        </w:rPr>
        <w:fldChar w:fldCharType="end"/>
      </w:r>
      <w:r w:rsidR="0087418D" w:rsidRPr="004D5F9E">
        <w:rPr>
          <w:rFonts w:ascii="Times New Roman" w:hAnsi="Times New Roman" w:cs="Times New Roman"/>
          <w:sz w:val="24"/>
        </w:rPr>
      </w:r>
      <w:r w:rsidR="0087418D" w:rsidRPr="004D5F9E">
        <w:rPr>
          <w:rFonts w:ascii="Times New Roman" w:hAnsi="Times New Roman" w:cs="Times New Roman"/>
          <w:sz w:val="24"/>
        </w:rPr>
        <w:fldChar w:fldCharType="separate"/>
      </w:r>
      <w:r w:rsidR="007848F6" w:rsidRPr="007848F6">
        <w:rPr>
          <w:rFonts w:ascii="Times New Roman" w:hAnsi="Times New Roman" w:cs="Times New Roman"/>
          <w:noProof/>
          <w:sz w:val="24"/>
          <w:vertAlign w:val="superscript"/>
        </w:rPr>
        <w:t>15-34</w:t>
      </w:r>
      <w:r w:rsidR="0087418D" w:rsidRPr="004D5F9E">
        <w:rPr>
          <w:rFonts w:ascii="Times New Roman" w:hAnsi="Times New Roman" w:cs="Times New Roman"/>
          <w:sz w:val="24"/>
        </w:rPr>
        <w:fldChar w:fldCharType="end"/>
      </w:r>
      <w:r w:rsidR="00E445E4" w:rsidRPr="004D5F9E">
        <w:rPr>
          <w:rFonts w:ascii="Times New Roman" w:hAnsi="Times New Roman" w:cs="Times New Roman"/>
          <w:sz w:val="24"/>
        </w:rPr>
        <w:t xml:space="preserve"> </w:t>
      </w:r>
      <w:proofErr w:type="gramStart"/>
      <w:r w:rsidR="00E445E4" w:rsidRPr="004D5F9E">
        <w:rPr>
          <w:rFonts w:ascii="Times New Roman" w:hAnsi="Times New Roman" w:cs="Times New Roman"/>
          <w:sz w:val="24"/>
        </w:rPr>
        <w:t>Fewer</w:t>
      </w:r>
      <w:proofErr w:type="gramEnd"/>
      <w:r w:rsidR="00E445E4" w:rsidRPr="004D5F9E">
        <w:rPr>
          <w:rFonts w:ascii="Times New Roman" w:hAnsi="Times New Roman" w:cs="Times New Roman"/>
          <w:sz w:val="24"/>
        </w:rPr>
        <w:t xml:space="preserve"> studies have analysed </w:t>
      </w:r>
      <w:r w:rsidR="007848F6">
        <w:rPr>
          <w:rFonts w:ascii="Times New Roman" w:hAnsi="Times New Roman" w:cs="Times New Roman"/>
          <w:sz w:val="24"/>
        </w:rPr>
        <w:t>BP</w:t>
      </w:r>
      <w:r w:rsidR="00E445E4" w:rsidRPr="004D5F9E">
        <w:rPr>
          <w:rFonts w:ascii="Times New Roman" w:hAnsi="Times New Roman" w:cs="Times New Roman"/>
          <w:sz w:val="24"/>
        </w:rPr>
        <w:t xml:space="preserve"> trends in low- and middle-income </w:t>
      </w:r>
      <w:r w:rsidR="00505143">
        <w:rPr>
          <w:rFonts w:ascii="Times New Roman" w:hAnsi="Times New Roman" w:cs="Times New Roman"/>
          <w:sz w:val="24"/>
        </w:rPr>
        <w:t>countries</w:t>
      </w:r>
      <w:r w:rsidR="00E445E4" w:rsidRPr="004D5F9E">
        <w:rPr>
          <w:rFonts w:ascii="Times New Roman" w:hAnsi="Times New Roman" w:cs="Times New Roman"/>
          <w:sz w:val="24"/>
        </w:rPr>
        <w:t xml:space="preserve">. </w:t>
      </w:r>
      <w:r w:rsidR="00A93C4F" w:rsidRPr="004D5F9E">
        <w:rPr>
          <w:rFonts w:ascii="Times New Roman" w:hAnsi="Times New Roman" w:cs="Times New Roman"/>
          <w:sz w:val="24"/>
        </w:rPr>
        <w:t>T</w:t>
      </w:r>
      <w:r w:rsidR="00E445E4" w:rsidRPr="004D5F9E">
        <w:rPr>
          <w:rFonts w:ascii="Times New Roman" w:hAnsi="Times New Roman" w:cs="Times New Roman"/>
          <w:sz w:val="24"/>
        </w:rPr>
        <w:t xml:space="preserve">he </w:t>
      </w:r>
      <w:del w:id="6" w:author="Majid" w:date="2016-10-12T12:44:00Z">
        <w:r w:rsidR="00E445E4" w:rsidRPr="004D5F9E" w:rsidDel="00092223">
          <w:rPr>
            <w:rFonts w:ascii="Times New Roman" w:hAnsi="Times New Roman" w:cs="Times New Roman"/>
            <w:sz w:val="24"/>
          </w:rPr>
          <w:delText xml:space="preserve">few </w:delText>
        </w:r>
      </w:del>
      <w:r w:rsidR="00E445E4" w:rsidRPr="004D5F9E">
        <w:rPr>
          <w:rFonts w:ascii="Times New Roman" w:hAnsi="Times New Roman" w:cs="Times New Roman"/>
          <w:sz w:val="24"/>
        </w:rPr>
        <w:t xml:space="preserve">available studies </w:t>
      </w:r>
      <w:r w:rsidR="00A93C4F" w:rsidRPr="004D5F9E">
        <w:rPr>
          <w:rFonts w:ascii="Times New Roman" w:hAnsi="Times New Roman" w:cs="Times New Roman"/>
          <w:sz w:val="24"/>
        </w:rPr>
        <w:t>indicate</w:t>
      </w:r>
      <w:r w:rsidR="00E445E4" w:rsidRPr="004D5F9E">
        <w:rPr>
          <w:rFonts w:ascii="Times New Roman" w:hAnsi="Times New Roman" w:cs="Times New Roman"/>
          <w:sz w:val="24"/>
        </w:rPr>
        <w:t xml:space="preserve"> reductions in </w:t>
      </w:r>
      <w:r w:rsidR="007848F6">
        <w:rPr>
          <w:rFonts w:ascii="Times New Roman" w:hAnsi="Times New Roman" w:cs="Times New Roman"/>
          <w:sz w:val="24"/>
        </w:rPr>
        <w:t>BP</w:t>
      </w:r>
      <w:r w:rsidR="00E445E4" w:rsidRPr="004D5F9E">
        <w:rPr>
          <w:rFonts w:ascii="Times New Roman" w:hAnsi="Times New Roman" w:cs="Times New Roman"/>
          <w:sz w:val="24"/>
        </w:rPr>
        <w:t xml:space="preserve"> in </w:t>
      </w:r>
      <w:r w:rsidR="00A93C4F" w:rsidRPr="004D5F9E">
        <w:rPr>
          <w:rFonts w:ascii="Times New Roman" w:hAnsi="Times New Roman" w:cs="Times New Roman"/>
          <w:sz w:val="24"/>
        </w:rPr>
        <w:t>central</w:t>
      </w:r>
      <w:r w:rsidR="002E1CEB" w:rsidRPr="004D5F9E">
        <w:rPr>
          <w:rFonts w:ascii="Times New Roman" w:hAnsi="Times New Roman" w:cs="Times New Roman"/>
          <w:sz w:val="24"/>
        </w:rPr>
        <w:t xml:space="preserve"> and possibly </w:t>
      </w:r>
      <w:r w:rsidR="0071426A" w:rsidRPr="004D5F9E">
        <w:rPr>
          <w:rFonts w:ascii="Times New Roman" w:hAnsi="Times New Roman" w:cs="Times New Roman"/>
          <w:sz w:val="24"/>
        </w:rPr>
        <w:t>e</w:t>
      </w:r>
      <w:r w:rsidR="002E1CEB" w:rsidRPr="004D5F9E">
        <w:rPr>
          <w:rFonts w:ascii="Times New Roman" w:hAnsi="Times New Roman" w:cs="Times New Roman"/>
          <w:sz w:val="24"/>
        </w:rPr>
        <w:t>astern</w:t>
      </w:r>
      <w:r w:rsidR="00A93C4F" w:rsidRPr="004D5F9E">
        <w:rPr>
          <w:rFonts w:ascii="Times New Roman" w:hAnsi="Times New Roman" w:cs="Times New Roman"/>
          <w:sz w:val="24"/>
        </w:rPr>
        <w:t xml:space="preserve"> Europe</w:t>
      </w:r>
      <w:r w:rsidR="002E1CEB" w:rsidRPr="004D5F9E">
        <w:rPr>
          <w:rFonts w:ascii="Times New Roman" w:hAnsi="Times New Roman" w:cs="Times New Roman"/>
          <w:sz w:val="24"/>
        </w:rPr>
        <w:t>,</w:t>
      </w:r>
      <w:r w:rsidR="0087418D" w:rsidRPr="004D5F9E">
        <w:rPr>
          <w:rFonts w:ascii="Times New Roman" w:hAnsi="Times New Roman" w:cs="Times New Roman"/>
          <w:sz w:val="24"/>
        </w:rPr>
        <w:fldChar w:fldCharType="begin">
          <w:fldData xml:space="preserve">PEVuZE5vdGU+PENpdGU+PEF1dGhvcj5DaWZrb3ZhPC9BdXRob3I+PFllYXI+MjAxMDwvWWVhcj48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</w:fldData>
        </w:fldChar>
      </w:r>
      <w:r w:rsidR="007848F6">
        <w:rPr>
          <w:rFonts w:ascii="Times New Roman" w:hAnsi="Times New Roman" w:cs="Times New Roman"/>
          <w:sz w:val="24"/>
        </w:rPr>
        <w:instrText xml:space="preserve"> ADDIN EN.CITE </w:instrText>
      </w:r>
      <w:r w:rsidR="007848F6">
        <w:rPr>
          <w:rFonts w:ascii="Times New Roman" w:hAnsi="Times New Roman" w:cs="Times New Roman"/>
          <w:sz w:val="24"/>
        </w:rPr>
        <w:fldChar w:fldCharType="begin">
          <w:fldData xml:space="preserve">PEVuZE5vdGU+PENpdGU+PEF1dGhvcj5DaWZrb3ZhPC9BdXRob3I+PFllYXI+MjAxMDwvWWVhcj48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</w:fldData>
        </w:fldChar>
      </w:r>
      <w:r w:rsidR="007848F6">
        <w:rPr>
          <w:rFonts w:ascii="Times New Roman" w:hAnsi="Times New Roman" w:cs="Times New Roman"/>
          <w:sz w:val="24"/>
        </w:rPr>
        <w:instrText xml:space="preserve"> ADDIN EN.CITE.DATA </w:instrText>
      </w:r>
      <w:r w:rsidR="007848F6">
        <w:rPr>
          <w:rFonts w:ascii="Times New Roman" w:hAnsi="Times New Roman" w:cs="Times New Roman"/>
          <w:sz w:val="24"/>
        </w:rPr>
      </w:r>
      <w:r w:rsidR="007848F6">
        <w:rPr>
          <w:rFonts w:ascii="Times New Roman" w:hAnsi="Times New Roman" w:cs="Times New Roman"/>
          <w:sz w:val="24"/>
        </w:rPr>
        <w:fldChar w:fldCharType="end"/>
      </w:r>
      <w:r w:rsidR="0087418D" w:rsidRPr="004D5F9E">
        <w:rPr>
          <w:rFonts w:ascii="Times New Roman" w:hAnsi="Times New Roman" w:cs="Times New Roman"/>
          <w:sz w:val="24"/>
        </w:rPr>
      </w:r>
      <w:r w:rsidR="0087418D" w:rsidRPr="004D5F9E">
        <w:rPr>
          <w:rFonts w:ascii="Times New Roman" w:hAnsi="Times New Roman" w:cs="Times New Roman"/>
          <w:sz w:val="24"/>
        </w:rPr>
        <w:fldChar w:fldCharType="separate"/>
      </w:r>
      <w:r w:rsidR="007848F6" w:rsidRPr="007848F6">
        <w:rPr>
          <w:rFonts w:ascii="Times New Roman" w:hAnsi="Times New Roman" w:cs="Times New Roman"/>
          <w:noProof/>
          <w:sz w:val="24"/>
          <w:vertAlign w:val="superscript"/>
        </w:rPr>
        <w:t>35-38</w:t>
      </w:r>
      <w:r w:rsidR="0087418D" w:rsidRPr="004D5F9E">
        <w:rPr>
          <w:rFonts w:ascii="Times New Roman" w:hAnsi="Times New Roman" w:cs="Times New Roman"/>
          <w:sz w:val="24"/>
        </w:rPr>
        <w:fldChar w:fldCharType="end"/>
      </w:r>
      <w:r w:rsidR="00A93C4F" w:rsidRPr="004D5F9E">
        <w:rPr>
          <w:rFonts w:ascii="Times New Roman" w:hAnsi="Times New Roman" w:cs="Times New Roman"/>
          <w:sz w:val="24"/>
        </w:rPr>
        <w:t xml:space="preserve"> </w:t>
      </w:r>
      <w:r w:rsidR="00E445E4" w:rsidRPr="004D5F9E">
        <w:rPr>
          <w:rFonts w:ascii="Times New Roman" w:hAnsi="Times New Roman" w:cs="Times New Roman"/>
          <w:sz w:val="24"/>
        </w:rPr>
        <w:t>Middle East and north Africa,</w:t>
      </w:r>
      <w:r w:rsidR="0087418D" w:rsidRPr="004D5F9E">
        <w:rPr>
          <w:rFonts w:ascii="Times New Roman" w:hAnsi="Times New Roman" w:cs="Times New Roman"/>
          <w:sz w:val="24"/>
        </w:rPr>
        <w:fldChar w:fldCharType="begin">
          <w:fldData xml:space="preserve">PEVuZE5vdGU+PENpdGU+PEF1dGhvcj5Tb3ptZW48L0F1dGhvcj48WWVhcj4yMDE1PC9ZZWFyPjxS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</w:fldData>
        </w:fldChar>
      </w:r>
      <w:r w:rsidR="007848F6">
        <w:rPr>
          <w:rFonts w:ascii="Times New Roman" w:hAnsi="Times New Roman" w:cs="Times New Roman"/>
          <w:sz w:val="24"/>
        </w:rPr>
        <w:instrText xml:space="preserve"> ADDIN EN.CITE </w:instrText>
      </w:r>
      <w:r w:rsidR="007848F6">
        <w:rPr>
          <w:rFonts w:ascii="Times New Roman" w:hAnsi="Times New Roman" w:cs="Times New Roman"/>
          <w:sz w:val="24"/>
        </w:rPr>
        <w:fldChar w:fldCharType="begin">
          <w:fldData xml:space="preserve">PEVuZE5vdGU+PENpdGU+PEF1dGhvcj5Tb3ptZW48L0F1dGhvcj48WWVhcj4yMDE1PC9ZZWFyPjxS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</w:fldData>
        </w:fldChar>
      </w:r>
      <w:r w:rsidR="007848F6">
        <w:rPr>
          <w:rFonts w:ascii="Times New Roman" w:hAnsi="Times New Roman" w:cs="Times New Roman"/>
          <w:sz w:val="24"/>
        </w:rPr>
        <w:instrText xml:space="preserve"> ADDIN EN.CITE.DATA </w:instrText>
      </w:r>
      <w:r w:rsidR="007848F6">
        <w:rPr>
          <w:rFonts w:ascii="Times New Roman" w:hAnsi="Times New Roman" w:cs="Times New Roman"/>
          <w:sz w:val="24"/>
        </w:rPr>
      </w:r>
      <w:r w:rsidR="007848F6">
        <w:rPr>
          <w:rFonts w:ascii="Times New Roman" w:hAnsi="Times New Roman" w:cs="Times New Roman"/>
          <w:sz w:val="24"/>
        </w:rPr>
        <w:fldChar w:fldCharType="end"/>
      </w:r>
      <w:r w:rsidR="0087418D" w:rsidRPr="004D5F9E">
        <w:rPr>
          <w:rFonts w:ascii="Times New Roman" w:hAnsi="Times New Roman" w:cs="Times New Roman"/>
          <w:sz w:val="24"/>
        </w:rPr>
      </w:r>
      <w:r w:rsidR="0087418D" w:rsidRPr="004D5F9E">
        <w:rPr>
          <w:rFonts w:ascii="Times New Roman" w:hAnsi="Times New Roman" w:cs="Times New Roman"/>
          <w:sz w:val="24"/>
        </w:rPr>
        <w:fldChar w:fldCharType="separate"/>
      </w:r>
      <w:r w:rsidR="007848F6" w:rsidRPr="007848F6">
        <w:rPr>
          <w:rFonts w:ascii="Times New Roman" w:hAnsi="Times New Roman" w:cs="Times New Roman"/>
          <w:noProof/>
          <w:sz w:val="24"/>
          <w:vertAlign w:val="superscript"/>
        </w:rPr>
        <w:t>39</w:t>
      </w:r>
      <w:r w:rsidR="0087418D" w:rsidRPr="004D5F9E">
        <w:rPr>
          <w:rFonts w:ascii="Times New Roman" w:hAnsi="Times New Roman" w:cs="Times New Roman"/>
          <w:sz w:val="24"/>
        </w:rPr>
        <w:fldChar w:fldCharType="end"/>
      </w:r>
      <w:r w:rsidR="00E445E4" w:rsidRPr="004D5F9E">
        <w:rPr>
          <w:rFonts w:ascii="Times New Roman" w:hAnsi="Times New Roman" w:cs="Times New Roman"/>
          <w:sz w:val="24"/>
        </w:rPr>
        <w:t xml:space="preserve"> </w:t>
      </w:r>
      <w:r w:rsidR="00E10FC9">
        <w:rPr>
          <w:rFonts w:ascii="Times New Roman" w:hAnsi="Times New Roman" w:cs="Times New Roman"/>
          <w:sz w:val="24"/>
        </w:rPr>
        <w:t>and Latin America,</w:t>
      </w:r>
      <w:r w:rsidR="009B6861">
        <w:rPr>
          <w:rFonts w:ascii="Times New Roman" w:hAnsi="Times New Roman" w:cs="Times New Roman"/>
          <w:sz w:val="24"/>
        </w:rPr>
        <w:fldChar w:fldCharType="begin"/>
      </w:r>
      <w:r w:rsidR="007848F6">
        <w:rPr>
          <w:rFonts w:ascii="Times New Roman" w:hAnsi="Times New Roman" w:cs="Times New Roman"/>
          <w:sz w:val="24"/>
        </w:rPr>
        <w:instrText xml:space="preserve"> ADDIN EN.CITE &lt;EndNote&gt;&lt;Cite&gt;&lt;Author&gt;Picon&lt;/Author&gt;&lt;Year&gt;2012&lt;/Year&gt;&lt;RecNum&gt;170&lt;/RecNum&gt;&lt;DisplayText&gt;&lt;style face="superscript"&gt;40&lt;/style&gt;&lt;/DisplayText&gt;&lt;record&gt;&lt;rec-number&gt;170&lt;/rec-number&gt;&lt;foreign-keys&gt;&lt;key app="EN" db-id="vexpzzado9st5ceptv5v0ttevt2xpwrvx900" timestamp="1473455632"&gt;170&lt;/key&gt;&lt;/foreign-keys&gt;&lt;ref-type name="Journal Article"&gt;17&lt;/ref-type&gt;&lt;contributors&gt;&lt;authors&gt;&lt;author&gt;Picon, R. V.&lt;/author&gt;&lt;author&gt;Fuchs, F. D.&lt;/author&gt;&lt;author&gt;Moreira, L. B.&lt;/author&gt;&lt;author&gt;Riegel, G.&lt;/author&gt;&lt;author&gt;Fuchs, S. C.&lt;/author&gt;&lt;/authors&gt;&lt;/contributors&gt;&lt;auth-address&gt;Postgraduate Studies Program in Cardiology, School of Medicine, Universidade Federal do Rio Grande do Sul, Porto Alegre, Rio Grande do Sul, Brazil.&lt;/auth-address&gt;&lt;titles&gt;&lt;title&gt;Trends in prevalence of hypertension in Brazil: a systematic review with meta-analysis&lt;/title&gt;&lt;secondary-title&gt;PLoS One&lt;/secondary-title&gt;&lt;/titles&gt;&lt;periodical&gt;&lt;full-title&gt;PLoS One&lt;/full-title&gt;&lt;/periodical&gt;&lt;pages&gt;e48255&lt;/pages&gt;&lt;volume&gt;7&lt;/volume&gt;&lt;number&gt;10&lt;/number&gt;&lt;keywords&gt;&lt;keyword&gt;Brazil/epidemiology&lt;/keyword&gt;&lt;keyword&gt;Humans&lt;/keyword&gt;&lt;keyword&gt;Hypertension/*epidemiology&lt;/keyword&gt;&lt;keyword&gt;Prevalence&lt;/keyword&gt;&lt;keyword&gt;Publication Bias&lt;/keyword&gt;&lt;/keywords&gt;&lt;dates&gt;&lt;year&gt;2012&lt;/year&gt;&lt;/dates&gt;&lt;isbn&gt;1932-6203 (Electronic)&amp;#xD;1932-6203 (Linking)&lt;/isbn&gt;&lt;accession-num&gt;23118964&lt;/accession-num&gt;&lt;urls&gt;&lt;related-urls&gt;&lt;url&gt;http://www.ncbi.nlm.nih.gov/pubmed/23118964&lt;/url&gt;&lt;/related-urls&gt;&lt;/urls&gt;&lt;custom2&gt;3485225&lt;/custom2&gt;&lt;electronic-resource-num&gt;10.1371/journal.pone.0048255&lt;/electronic-resource-num&gt;&lt;/record&gt;&lt;/Cite&gt;&lt;/EndNote&gt;</w:instrText>
      </w:r>
      <w:r w:rsidR="009B6861">
        <w:rPr>
          <w:rFonts w:ascii="Times New Roman" w:hAnsi="Times New Roman" w:cs="Times New Roman"/>
          <w:sz w:val="24"/>
        </w:rPr>
        <w:fldChar w:fldCharType="separate"/>
      </w:r>
      <w:r w:rsidR="007848F6" w:rsidRPr="007848F6">
        <w:rPr>
          <w:rFonts w:ascii="Times New Roman" w:hAnsi="Times New Roman" w:cs="Times New Roman"/>
          <w:noProof/>
          <w:sz w:val="24"/>
          <w:vertAlign w:val="superscript"/>
        </w:rPr>
        <w:t>40</w:t>
      </w:r>
      <w:r w:rsidR="009B6861">
        <w:rPr>
          <w:rFonts w:ascii="Times New Roman" w:hAnsi="Times New Roman" w:cs="Times New Roman"/>
          <w:sz w:val="24"/>
        </w:rPr>
        <w:fldChar w:fldCharType="end"/>
      </w:r>
      <w:r w:rsidR="00E10FC9">
        <w:rPr>
          <w:rFonts w:ascii="Times New Roman" w:hAnsi="Times New Roman" w:cs="Times New Roman"/>
          <w:sz w:val="24"/>
        </w:rPr>
        <w:t xml:space="preserve"> </w:t>
      </w:r>
      <w:r w:rsidR="00E10FC9">
        <w:rPr>
          <w:rFonts w:ascii="Times New Roman" w:hAnsi="Times New Roman" w:cs="Times New Roman"/>
          <w:sz w:val="24"/>
        </w:rPr>
        <w:lastRenderedPageBreak/>
        <w:t xml:space="preserve">and </w:t>
      </w:r>
      <w:r w:rsidR="00B40035" w:rsidRPr="004D5F9E">
        <w:rPr>
          <w:rFonts w:ascii="Times New Roman" w:hAnsi="Times New Roman" w:cs="Times New Roman"/>
          <w:sz w:val="24"/>
        </w:rPr>
        <w:t>increase</w:t>
      </w:r>
      <w:r w:rsidR="00A93C4F" w:rsidRPr="004D5F9E">
        <w:rPr>
          <w:rFonts w:ascii="Times New Roman" w:hAnsi="Times New Roman" w:cs="Times New Roman"/>
          <w:sz w:val="24"/>
        </w:rPr>
        <w:t>s</w:t>
      </w:r>
      <w:r w:rsidR="0087418D" w:rsidRPr="004D5F9E">
        <w:rPr>
          <w:rFonts w:ascii="Times New Roman" w:hAnsi="Times New Roman" w:cs="Times New Roman"/>
          <w:sz w:val="24"/>
        </w:rPr>
        <w:t xml:space="preserve"> in south Asia and sub</w:t>
      </w:r>
      <w:r w:rsidR="00B40035" w:rsidRPr="004D5F9E">
        <w:rPr>
          <w:rFonts w:ascii="Times New Roman" w:hAnsi="Times New Roman" w:cs="Times New Roman"/>
          <w:sz w:val="24"/>
        </w:rPr>
        <w:t>-Saharan Africa</w:t>
      </w:r>
      <w:r w:rsidR="00656CE1" w:rsidRPr="004D5F9E">
        <w:rPr>
          <w:rFonts w:ascii="Times New Roman" w:hAnsi="Times New Roman" w:cs="Times New Roman"/>
          <w:sz w:val="24"/>
        </w:rPr>
        <w:t>,</w:t>
      </w:r>
      <w:r w:rsidR="0087418D" w:rsidRPr="004D5F9E">
        <w:rPr>
          <w:rFonts w:ascii="Times New Roman" w:hAnsi="Times New Roman" w:cs="Times New Roman"/>
          <w:sz w:val="24"/>
        </w:rPr>
        <w:fldChar w:fldCharType="begin">
          <w:fldData xml:space="preserve">PEVuZE5vdGU+PENpdGU+PEF1dGhvcj5GZXpldTwvQXV0aG9yPjxZZWFyPjIwMTA8L1llYXI+PFJl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</w:fldData>
        </w:fldChar>
      </w:r>
      <w:r w:rsidR="007848F6">
        <w:rPr>
          <w:rFonts w:ascii="Times New Roman" w:hAnsi="Times New Roman" w:cs="Times New Roman"/>
          <w:sz w:val="24"/>
        </w:rPr>
        <w:instrText xml:space="preserve"> ADDIN EN.CITE </w:instrText>
      </w:r>
      <w:r w:rsidR="007848F6">
        <w:rPr>
          <w:rFonts w:ascii="Times New Roman" w:hAnsi="Times New Roman" w:cs="Times New Roman"/>
          <w:sz w:val="24"/>
        </w:rPr>
        <w:fldChar w:fldCharType="begin">
          <w:fldData xml:space="preserve">PEVuZE5vdGU+PENpdGU+PEF1dGhvcj5GZXpldTwvQXV0aG9yPjxZZWFyPjIwMTA8L1llYXI+PFJl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</w:fldData>
        </w:fldChar>
      </w:r>
      <w:r w:rsidR="007848F6">
        <w:rPr>
          <w:rFonts w:ascii="Times New Roman" w:hAnsi="Times New Roman" w:cs="Times New Roman"/>
          <w:sz w:val="24"/>
        </w:rPr>
        <w:instrText xml:space="preserve"> ADDIN EN.CITE.DATA </w:instrText>
      </w:r>
      <w:r w:rsidR="007848F6">
        <w:rPr>
          <w:rFonts w:ascii="Times New Roman" w:hAnsi="Times New Roman" w:cs="Times New Roman"/>
          <w:sz w:val="24"/>
        </w:rPr>
      </w:r>
      <w:r w:rsidR="007848F6">
        <w:rPr>
          <w:rFonts w:ascii="Times New Roman" w:hAnsi="Times New Roman" w:cs="Times New Roman"/>
          <w:sz w:val="24"/>
        </w:rPr>
        <w:fldChar w:fldCharType="end"/>
      </w:r>
      <w:r w:rsidR="0087418D" w:rsidRPr="004D5F9E">
        <w:rPr>
          <w:rFonts w:ascii="Times New Roman" w:hAnsi="Times New Roman" w:cs="Times New Roman"/>
          <w:sz w:val="24"/>
        </w:rPr>
      </w:r>
      <w:r w:rsidR="0087418D" w:rsidRPr="004D5F9E">
        <w:rPr>
          <w:rFonts w:ascii="Times New Roman" w:hAnsi="Times New Roman" w:cs="Times New Roman"/>
          <w:sz w:val="24"/>
        </w:rPr>
        <w:fldChar w:fldCharType="separate"/>
      </w:r>
      <w:r w:rsidR="007848F6" w:rsidRPr="007848F6">
        <w:rPr>
          <w:rFonts w:ascii="Times New Roman" w:hAnsi="Times New Roman" w:cs="Times New Roman"/>
          <w:noProof/>
          <w:sz w:val="24"/>
          <w:vertAlign w:val="superscript"/>
        </w:rPr>
        <w:t>41-43</w:t>
      </w:r>
      <w:r w:rsidR="0087418D" w:rsidRPr="004D5F9E">
        <w:rPr>
          <w:rFonts w:ascii="Times New Roman" w:hAnsi="Times New Roman" w:cs="Times New Roman"/>
          <w:sz w:val="24"/>
        </w:rPr>
        <w:fldChar w:fldCharType="end"/>
      </w:r>
      <w:r w:rsidR="00656CE1" w:rsidRPr="004D5F9E">
        <w:rPr>
          <w:rFonts w:ascii="Times New Roman" w:hAnsi="Times New Roman" w:cs="Times New Roman"/>
          <w:sz w:val="24"/>
        </w:rPr>
        <w:t xml:space="preserve"> and </w:t>
      </w:r>
      <w:r w:rsidR="00E10FC9">
        <w:rPr>
          <w:rFonts w:ascii="Times New Roman" w:hAnsi="Times New Roman" w:cs="Times New Roman"/>
          <w:sz w:val="24"/>
        </w:rPr>
        <w:t>possibly</w:t>
      </w:r>
      <w:r w:rsidR="00656CE1" w:rsidRPr="004D5F9E">
        <w:rPr>
          <w:rFonts w:ascii="Times New Roman" w:hAnsi="Times New Roman" w:cs="Times New Roman"/>
          <w:sz w:val="24"/>
        </w:rPr>
        <w:t xml:space="preserve"> in </w:t>
      </w:r>
      <w:r w:rsidR="0071426A" w:rsidRPr="004D5F9E">
        <w:rPr>
          <w:rFonts w:ascii="Times New Roman" w:hAnsi="Times New Roman" w:cs="Times New Roman"/>
          <w:sz w:val="24"/>
        </w:rPr>
        <w:t xml:space="preserve">east and </w:t>
      </w:r>
      <w:r w:rsidR="00656CE1" w:rsidRPr="004D5F9E">
        <w:rPr>
          <w:rFonts w:ascii="Times New Roman" w:hAnsi="Times New Roman" w:cs="Times New Roman"/>
          <w:sz w:val="24"/>
        </w:rPr>
        <w:t>southeast Asia</w:t>
      </w:r>
      <w:r w:rsidR="00E7753A" w:rsidRPr="004D5F9E">
        <w:rPr>
          <w:rFonts w:ascii="Times New Roman" w:hAnsi="Times New Roman" w:cs="Times New Roman"/>
          <w:sz w:val="24"/>
        </w:rPr>
        <w:t>.</w:t>
      </w:r>
      <w:r w:rsidR="00A00EAE" w:rsidRPr="004D5F9E">
        <w:rPr>
          <w:rFonts w:ascii="Times New Roman" w:hAnsi="Times New Roman" w:cs="Times New Roman"/>
          <w:sz w:val="24"/>
        </w:rPr>
        <w:fldChar w:fldCharType="begin">
          <w:fldData xml:space="preserve">PEVuZE5vdGU+PENpdGU+PEF1dGhvcj5OZ3V5ZW48L0F1dGhvcj48WWVhcj4yMDEyPC9ZZWFyPjxS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</w:fldData>
        </w:fldChar>
      </w:r>
      <w:r w:rsidR="007848F6">
        <w:rPr>
          <w:rFonts w:ascii="Times New Roman" w:hAnsi="Times New Roman" w:cs="Times New Roman"/>
          <w:sz w:val="24"/>
        </w:rPr>
        <w:instrText xml:space="preserve"> ADDIN EN.CITE </w:instrText>
      </w:r>
      <w:r w:rsidR="007848F6">
        <w:rPr>
          <w:rFonts w:ascii="Times New Roman" w:hAnsi="Times New Roman" w:cs="Times New Roman"/>
          <w:sz w:val="24"/>
        </w:rPr>
        <w:fldChar w:fldCharType="begin">
          <w:fldData xml:space="preserve">PEVuZE5vdGU+PENpdGU+PEF1dGhvcj5OZ3V5ZW48L0F1dGhvcj48WWVhcj4yMDEyPC9ZZWFyPjxS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</w:fldData>
        </w:fldChar>
      </w:r>
      <w:r w:rsidR="007848F6">
        <w:rPr>
          <w:rFonts w:ascii="Times New Roman" w:hAnsi="Times New Roman" w:cs="Times New Roman"/>
          <w:sz w:val="24"/>
        </w:rPr>
        <w:instrText xml:space="preserve"> ADDIN EN.CITE.DATA </w:instrText>
      </w:r>
      <w:r w:rsidR="007848F6">
        <w:rPr>
          <w:rFonts w:ascii="Times New Roman" w:hAnsi="Times New Roman" w:cs="Times New Roman"/>
          <w:sz w:val="24"/>
        </w:rPr>
      </w:r>
      <w:r w:rsidR="007848F6">
        <w:rPr>
          <w:rFonts w:ascii="Times New Roman" w:hAnsi="Times New Roman" w:cs="Times New Roman"/>
          <w:sz w:val="24"/>
        </w:rPr>
        <w:fldChar w:fldCharType="end"/>
      </w:r>
      <w:r w:rsidR="00A00EAE" w:rsidRPr="004D5F9E">
        <w:rPr>
          <w:rFonts w:ascii="Times New Roman" w:hAnsi="Times New Roman" w:cs="Times New Roman"/>
          <w:sz w:val="24"/>
        </w:rPr>
      </w:r>
      <w:r w:rsidR="00A00EAE" w:rsidRPr="004D5F9E">
        <w:rPr>
          <w:rFonts w:ascii="Times New Roman" w:hAnsi="Times New Roman" w:cs="Times New Roman"/>
          <w:sz w:val="24"/>
        </w:rPr>
        <w:fldChar w:fldCharType="separate"/>
      </w:r>
      <w:r w:rsidR="007848F6" w:rsidRPr="007848F6">
        <w:rPr>
          <w:rFonts w:ascii="Times New Roman" w:hAnsi="Times New Roman" w:cs="Times New Roman"/>
          <w:noProof/>
          <w:sz w:val="24"/>
          <w:vertAlign w:val="superscript"/>
        </w:rPr>
        <w:t>44,45</w:t>
      </w:r>
      <w:r w:rsidR="00A00EAE" w:rsidRPr="004D5F9E">
        <w:rPr>
          <w:rFonts w:ascii="Times New Roman" w:hAnsi="Times New Roman" w:cs="Times New Roman"/>
          <w:sz w:val="24"/>
        </w:rPr>
        <w:fldChar w:fldCharType="end"/>
      </w:r>
    </w:p>
    <w:p w14:paraId="761883B4" w14:textId="77777777" w:rsidR="0088143C" w:rsidRPr="004D5F9E" w:rsidRDefault="0088143C" w:rsidP="00B70B62">
      <w:pPr>
        <w:spacing w:after="0" w:line="480" w:lineRule="auto"/>
        <w:jc w:val="both"/>
        <w:rPr>
          <w:rFonts w:ascii="Times New Roman" w:hAnsi="Times New Roman" w:cs="Times New Roman"/>
          <w:sz w:val="24"/>
        </w:rPr>
      </w:pPr>
    </w:p>
    <w:p w14:paraId="176F9C46" w14:textId="2BCF6CF9" w:rsidR="00E00212" w:rsidRPr="004D5F9E" w:rsidRDefault="00597624" w:rsidP="00B70B62">
      <w:pPr>
        <w:spacing w:after="0" w:line="480" w:lineRule="auto"/>
        <w:jc w:val="both"/>
        <w:rPr>
          <w:rFonts w:ascii="Times New Roman" w:hAnsi="Times New Roman" w:cs="Times New Roman"/>
          <w:sz w:val="24"/>
        </w:rPr>
      </w:pPr>
      <w:r w:rsidRPr="004D5F9E">
        <w:rPr>
          <w:rFonts w:ascii="Times New Roman" w:hAnsi="Times New Roman" w:cs="Times New Roman"/>
          <w:sz w:val="24"/>
        </w:rPr>
        <w:t xml:space="preserve">We also found raised </w:t>
      </w:r>
      <w:r w:rsidR="007848F6">
        <w:rPr>
          <w:rFonts w:ascii="Times New Roman" w:hAnsi="Times New Roman" w:cs="Times New Roman"/>
          <w:sz w:val="24"/>
        </w:rPr>
        <w:t>BP</w:t>
      </w:r>
      <w:r w:rsidRPr="004D5F9E">
        <w:rPr>
          <w:rFonts w:ascii="Times New Roman" w:hAnsi="Times New Roman" w:cs="Times New Roman"/>
          <w:sz w:val="24"/>
        </w:rPr>
        <w:t xml:space="preserve"> </w:t>
      </w:r>
      <w:r w:rsidR="00FE177B">
        <w:rPr>
          <w:rFonts w:ascii="Times New Roman" w:hAnsi="Times New Roman" w:cs="Times New Roman"/>
          <w:sz w:val="24"/>
        </w:rPr>
        <w:t>declined</w:t>
      </w:r>
      <w:r w:rsidR="00796D54">
        <w:rPr>
          <w:rFonts w:ascii="Times New Roman" w:hAnsi="Times New Roman" w:cs="Times New Roman"/>
          <w:sz w:val="24"/>
        </w:rPr>
        <w:t xml:space="preserve"> in some regions where mean did not change</w:t>
      </w:r>
      <w:r w:rsidR="000115EA" w:rsidRPr="004D5F9E">
        <w:rPr>
          <w:rFonts w:ascii="Times New Roman" w:hAnsi="Times New Roman" w:cs="Times New Roman"/>
          <w:sz w:val="24"/>
        </w:rPr>
        <w:t>,</w:t>
      </w:r>
      <w:r w:rsidR="00333355" w:rsidRPr="004D5F9E">
        <w:rPr>
          <w:rFonts w:ascii="Times New Roman" w:hAnsi="Times New Roman" w:cs="Times New Roman"/>
          <w:sz w:val="24"/>
        </w:rPr>
        <w:t xml:space="preserve"> </w:t>
      </w:r>
      <w:r w:rsidR="00220D6D" w:rsidRPr="004D5F9E">
        <w:rPr>
          <w:rFonts w:ascii="Times New Roman" w:hAnsi="Times New Roman" w:cs="Times New Roman"/>
          <w:sz w:val="24"/>
        </w:rPr>
        <w:t>and</w:t>
      </w:r>
      <w:r w:rsidR="00333355" w:rsidRPr="004D5F9E">
        <w:rPr>
          <w:rFonts w:ascii="Times New Roman" w:hAnsi="Times New Roman" w:cs="Times New Roman"/>
          <w:sz w:val="24"/>
        </w:rPr>
        <w:t xml:space="preserve"> remain</w:t>
      </w:r>
      <w:r w:rsidR="00FE177B">
        <w:rPr>
          <w:rFonts w:ascii="Times New Roman" w:hAnsi="Times New Roman" w:cs="Times New Roman"/>
          <w:sz w:val="24"/>
        </w:rPr>
        <w:t xml:space="preserve">ed </w:t>
      </w:r>
      <w:r w:rsidR="00333355" w:rsidRPr="004D5F9E">
        <w:rPr>
          <w:rFonts w:ascii="Times New Roman" w:hAnsi="Times New Roman" w:cs="Times New Roman"/>
          <w:sz w:val="24"/>
        </w:rPr>
        <w:t xml:space="preserve">unchanged where mean increased. </w:t>
      </w:r>
      <w:r w:rsidR="00220D6D" w:rsidRPr="004D5F9E">
        <w:rPr>
          <w:rFonts w:ascii="Times New Roman" w:hAnsi="Times New Roman" w:cs="Times New Roman"/>
          <w:sz w:val="24"/>
        </w:rPr>
        <w:t>Some</w:t>
      </w:r>
      <w:r w:rsidR="00FE177B">
        <w:rPr>
          <w:rFonts w:ascii="Times New Roman" w:hAnsi="Times New Roman" w:cs="Times New Roman"/>
          <w:sz w:val="24"/>
        </w:rPr>
        <w:t xml:space="preserve"> other</w:t>
      </w:r>
      <w:r w:rsidR="00220D6D" w:rsidRPr="004D5F9E">
        <w:rPr>
          <w:rFonts w:ascii="Times New Roman" w:hAnsi="Times New Roman" w:cs="Times New Roman"/>
          <w:sz w:val="24"/>
        </w:rPr>
        <w:t xml:space="preserve"> studies have als</w:t>
      </w:r>
      <w:r w:rsidR="002B4B5A" w:rsidRPr="004D5F9E">
        <w:rPr>
          <w:rFonts w:ascii="Times New Roman" w:hAnsi="Times New Roman" w:cs="Times New Roman"/>
          <w:sz w:val="24"/>
        </w:rPr>
        <w:t xml:space="preserve">o found a larger decline in the </w:t>
      </w:r>
      <w:r w:rsidR="00DF75B7" w:rsidRPr="004D5F9E">
        <w:rPr>
          <w:rFonts w:ascii="Times New Roman" w:hAnsi="Times New Roman" w:cs="Times New Roman"/>
          <w:sz w:val="24"/>
        </w:rPr>
        <w:t>upper tail</w:t>
      </w:r>
      <w:r w:rsidR="002B4B5A" w:rsidRPr="004D5F9E">
        <w:rPr>
          <w:rFonts w:ascii="Times New Roman" w:hAnsi="Times New Roman" w:cs="Times New Roman"/>
          <w:sz w:val="24"/>
        </w:rPr>
        <w:t xml:space="preserve"> of </w:t>
      </w:r>
      <w:r w:rsidR="007848F6">
        <w:rPr>
          <w:rFonts w:ascii="Times New Roman" w:hAnsi="Times New Roman" w:cs="Times New Roman"/>
          <w:sz w:val="24"/>
        </w:rPr>
        <w:t>BP</w:t>
      </w:r>
      <w:r w:rsidR="00FE177B" w:rsidRPr="004D5F9E">
        <w:rPr>
          <w:rFonts w:ascii="Times New Roman" w:hAnsi="Times New Roman" w:cs="Times New Roman"/>
          <w:sz w:val="24"/>
        </w:rPr>
        <w:t xml:space="preserve"> </w:t>
      </w:r>
      <w:r w:rsidR="002B4B5A" w:rsidRPr="004D5F9E">
        <w:rPr>
          <w:rFonts w:ascii="Times New Roman" w:hAnsi="Times New Roman" w:cs="Times New Roman"/>
          <w:sz w:val="24"/>
        </w:rPr>
        <w:t>distribution</w:t>
      </w:r>
      <w:r w:rsidR="00220D6D" w:rsidRPr="004D5F9E">
        <w:rPr>
          <w:rFonts w:ascii="Times New Roman" w:hAnsi="Times New Roman" w:cs="Times New Roman"/>
          <w:sz w:val="24"/>
        </w:rPr>
        <w:t xml:space="preserve"> than </w:t>
      </w:r>
      <w:r w:rsidR="00FE177B">
        <w:rPr>
          <w:rFonts w:ascii="Times New Roman" w:hAnsi="Times New Roman" w:cs="Times New Roman"/>
          <w:sz w:val="24"/>
        </w:rPr>
        <w:t>its</w:t>
      </w:r>
      <w:r w:rsidR="000115EA" w:rsidRPr="004D5F9E">
        <w:rPr>
          <w:rFonts w:ascii="Times New Roman" w:hAnsi="Times New Roman" w:cs="Times New Roman"/>
          <w:sz w:val="24"/>
        </w:rPr>
        <w:t xml:space="preserve"> </w:t>
      </w:r>
      <w:r w:rsidR="00220D6D" w:rsidRPr="004D5F9E">
        <w:rPr>
          <w:rFonts w:ascii="Times New Roman" w:hAnsi="Times New Roman" w:cs="Times New Roman"/>
          <w:sz w:val="24"/>
        </w:rPr>
        <w:t>mean.</w:t>
      </w:r>
      <w:r w:rsidR="00A00EAE" w:rsidRPr="004D5F9E">
        <w:rPr>
          <w:rFonts w:ascii="Times New Roman" w:hAnsi="Times New Roman" w:cs="Times New Roman"/>
          <w:sz w:val="24"/>
        </w:rPr>
        <w:fldChar w:fldCharType="begin">
          <w:fldData xml:space="preserve">PEVuZE5vdGU+PENpdGU+PEF1dGhvcj5Hb2ZmPC9BdXRob3I+PFllYXI+MjAwMTwvWWVhcj48UmVj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</w:fldData>
        </w:fldChar>
      </w:r>
      <w:r w:rsidR="007848F6">
        <w:rPr>
          <w:rFonts w:ascii="Times New Roman" w:hAnsi="Times New Roman" w:cs="Times New Roman"/>
          <w:sz w:val="24"/>
        </w:rPr>
        <w:instrText xml:space="preserve"> ADDIN EN.CITE </w:instrText>
      </w:r>
      <w:r w:rsidR="007848F6">
        <w:rPr>
          <w:rFonts w:ascii="Times New Roman" w:hAnsi="Times New Roman" w:cs="Times New Roman"/>
          <w:sz w:val="24"/>
        </w:rPr>
        <w:fldChar w:fldCharType="begin">
          <w:fldData xml:space="preserve">PEVuZE5vdGU+PENpdGU+PEF1dGhvcj5Hb2ZmPC9BdXRob3I+PFllYXI+MjAwMTwvWWVhcj48UmVj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</w:fldData>
        </w:fldChar>
      </w:r>
      <w:r w:rsidR="007848F6">
        <w:rPr>
          <w:rFonts w:ascii="Times New Roman" w:hAnsi="Times New Roman" w:cs="Times New Roman"/>
          <w:sz w:val="24"/>
        </w:rPr>
        <w:instrText xml:space="preserve"> ADDIN EN.CITE.DATA </w:instrText>
      </w:r>
      <w:r w:rsidR="007848F6">
        <w:rPr>
          <w:rFonts w:ascii="Times New Roman" w:hAnsi="Times New Roman" w:cs="Times New Roman"/>
          <w:sz w:val="24"/>
        </w:rPr>
      </w:r>
      <w:r w:rsidR="007848F6">
        <w:rPr>
          <w:rFonts w:ascii="Times New Roman" w:hAnsi="Times New Roman" w:cs="Times New Roman"/>
          <w:sz w:val="24"/>
        </w:rPr>
        <w:fldChar w:fldCharType="end"/>
      </w:r>
      <w:r w:rsidR="00A00EAE" w:rsidRPr="004D5F9E">
        <w:rPr>
          <w:rFonts w:ascii="Times New Roman" w:hAnsi="Times New Roman" w:cs="Times New Roman"/>
          <w:sz w:val="24"/>
        </w:rPr>
      </w:r>
      <w:r w:rsidR="00A00EAE" w:rsidRPr="004D5F9E">
        <w:rPr>
          <w:rFonts w:ascii="Times New Roman" w:hAnsi="Times New Roman" w:cs="Times New Roman"/>
          <w:sz w:val="24"/>
        </w:rPr>
        <w:fldChar w:fldCharType="separate"/>
      </w:r>
      <w:r w:rsidR="007848F6" w:rsidRPr="007848F6">
        <w:rPr>
          <w:rFonts w:ascii="Times New Roman" w:hAnsi="Times New Roman" w:cs="Times New Roman"/>
          <w:noProof/>
          <w:sz w:val="24"/>
          <w:vertAlign w:val="superscript"/>
        </w:rPr>
        <w:t>32,46</w:t>
      </w:r>
      <w:r w:rsidR="00A00EAE" w:rsidRPr="004D5F9E">
        <w:rPr>
          <w:rFonts w:ascii="Times New Roman" w:hAnsi="Times New Roman" w:cs="Times New Roman"/>
          <w:sz w:val="24"/>
        </w:rPr>
        <w:fldChar w:fldCharType="end"/>
      </w:r>
      <w:r w:rsidR="00220D6D" w:rsidRPr="004D5F9E">
        <w:rPr>
          <w:rFonts w:ascii="Times New Roman" w:hAnsi="Times New Roman" w:cs="Times New Roman"/>
          <w:sz w:val="24"/>
        </w:rPr>
        <w:t xml:space="preserve"> </w:t>
      </w:r>
      <w:r w:rsidR="00E00212" w:rsidRPr="004D5F9E">
        <w:rPr>
          <w:rFonts w:ascii="Times New Roman" w:hAnsi="Times New Roman" w:cs="Times New Roman"/>
          <w:sz w:val="24"/>
        </w:rPr>
        <w:t>In t</w:t>
      </w:r>
      <w:r w:rsidR="00220D6D" w:rsidRPr="004D5F9E">
        <w:rPr>
          <w:rFonts w:ascii="Times New Roman" w:hAnsi="Times New Roman" w:cs="Times New Roman"/>
          <w:sz w:val="24"/>
        </w:rPr>
        <w:t xml:space="preserve">he MONICA </w:t>
      </w:r>
      <w:r w:rsidR="0074109A" w:rsidRPr="004D5F9E">
        <w:rPr>
          <w:rFonts w:ascii="Times New Roman" w:hAnsi="Times New Roman" w:cs="Times New Roman"/>
          <w:sz w:val="24"/>
        </w:rPr>
        <w:t>Project</w:t>
      </w:r>
      <w:r w:rsidR="00E00212" w:rsidRPr="004D5F9E">
        <w:rPr>
          <w:rFonts w:ascii="Times New Roman" w:hAnsi="Times New Roman" w:cs="Times New Roman"/>
          <w:sz w:val="24"/>
        </w:rPr>
        <w:t xml:space="preserve">, the upper percentiles of </w:t>
      </w:r>
      <w:r w:rsidR="007848F6">
        <w:rPr>
          <w:rFonts w:ascii="Times New Roman" w:hAnsi="Times New Roman" w:cs="Times New Roman"/>
          <w:sz w:val="24"/>
        </w:rPr>
        <w:t>BP</w:t>
      </w:r>
      <w:r w:rsidR="00E00212" w:rsidRPr="004D5F9E">
        <w:rPr>
          <w:rFonts w:ascii="Times New Roman" w:hAnsi="Times New Roman" w:cs="Times New Roman"/>
          <w:sz w:val="24"/>
        </w:rPr>
        <w:t xml:space="preserve"> distribution declined </w:t>
      </w:r>
      <w:r w:rsidR="00FE177B">
        <w:rPr>
          <w:rFonts w:ascii="Times New Roman" w:hAnsi="Times New Roman" w:cs="Times New Roman"/>
          <w:sz w:val="24"/>
        </w:rPr>
        <w:t>more</w:t>
      </w:r>
      <w:r w:rsidR="00E00212" w:rsidRPr="004D5F9E">
        <w:rPr>
          <w:rFonts w:ascii="Times New Roman" w:hAnsi="Times New Roman" w:cs="Times New Roman"/>
          <w:sz w:val="24"/>
        </w:rPr>
        <w:t xml:space="preserve"> than the mean in some sites but not in others.</w:t>
      </w:r>
      <w:r w:rsidR="00A00EAE" w:rsidRPr="004D5F9E">
        <w:rPr>
          <w:rFonts w:ascii="Times New Roman" w:hAnsi="Times New Roman" w:cs="Times New Roman"/>
          <w:sz w:val="24"/>
        </w:rPr>
        <w:fldChar w:fldCharType="begin">
          <w:fldData xml:space="preserve">PEVuZE5vdGU+PENpdGU+PEF1dGhvcj5UdW5zdGFsbC1QZWRvZTwvQXV0aG9yPjxZZWFyPjIwMDY8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</w:fldData>
        </w:fldChar>
      </w:r>
      <w:r w:rsidR="007848F6">
        <w:rPr>
          <w:rFonts w:ascii="Times New Roman" w:hAnsi="Times New Roman" w:cs="Times New Roman"/>
          <w:sz w:val="24"/>
        </w:rPr>
        <w:instrText xml:space="preserve"> ADDIN EN.CITE </w:instrText>
      </w:r>
      <w:r w:rsidR="007848F6">
        <w:rPr>
          <w:rFonts w:ascii="Times New Roman" w:hAnsi="Times New Roman" w:cs="Times New Roman"/>
          <w:sz w:val="24"/>
        </w:rPr>
        <w:fldChar w:fldCharType="begin">
          <w:fldData xml:space="preserve">PEVuZE5vdGU+PENpdGU+PEF1dGhvcj5UdW5zdGFsbC1QZWRvZTwvQXV0aG9yPjxZZWFyPjIwMDY8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</w:fldData>
        </w:fldChar>
      </w:r>
      <w:r w:rsidR="007848F6">
        <w:rPr>
          <w:rFonts w:ascii="Times New Roman" w:hAnsi="Times New Roman" w:cs="Times New Roman"/>
          <w:sz w:val="24"/>
        </w:rPr>
        <w:instrText xml:space="preserve"> ADDIN EN.CITE.DATA </w:instrText>
      </w:r>
      <w:r w:rsidR="007848F6">
        <w:rPr>
          <w:rFonts w:ascii="Times New Roman" w:hAnsi="Times New Roman" w:cs="Times New Roman"/>
          <w:sz w:val="24"/>
        </w:rPr>
      </w:r>
      <w:r w:rsidR="007848F6">
        <w:rPr>
          <w:rFonts w:ascii="Times New Roman" w:hAnsi="Times New Roman" w:cs="Times New Roman"/>
          <w:sz w:val="24"/>
        </w:rPr>
        <w:fldChar w:fldCharType="end"/>
      </w:r>
      <w:r w:rsidR="00A00EAE" w:rsidRPr="004D5F9E">
        <w:rPr>
          <w:rFonts w:ascii="Times New Roman" w:hAnsi="Times New Roman" w:cs="Times New Roman"/>
          <w:sz w:val="24"/>
        </w:rPr>
      </w:r>
      <w:r w:rsidR="00A00EAE" w:rsidRPr="004D5F9E">
        <w:rPr>
          <w:rFonts w:ascii="Times New Roman" w:hAnsi="Times New Roman" w:cs="Times New Roman"/>
          <w:sz w:val="24"/>
        </w:rPr>
        <w:fldChar w:fldCharType="separate"/>
      </w:r>
      <w:r w:rsidR="007848F6" w:rsidRPr="007848F6">
        <w:rPr>
          <w:rFonts w:ascii="Times New Roman" w:hAnsi="Times New Roman" w:cs="Times New Roman"/>
          <w:noProof/>
          <w:sz w:val="24"/>
          <w:vertAlign w:val="superscript"/>
        </w:rPr>
        <w:t>16</w:t>
      </w:r>
      <w:r w:rsidR="00A00EAE" w:rsidRPr="004D5F9E">
        <w:rPr>
          <w:rFonts w:ascii="Times New Roman" w:hAnsi="Times New Roman" w:cs="Times New Roman"/>
          <w:sz w:val="24"/>
        </w:rPr>
        <w:fldChar w:fldCharType="end"/>
      </w:r>
      <w:r w:rsidR="00D2367B" w:rsidRPr="004D5F9E">
        <w:rPr>
          <w:rFonts w:ascii="Times New Roman" w:hAnsi="Times New Roman" w:cs="Times New Roman"/>
          <w:sz w:val="24"/>
        </w:rPr>
        <w:t xml:space="preserve"> </w:t>
      </w:r>
      <w:r w:rsidR="006775D3">
        <w:rPr>
          <w:rFonts w:ascii="Times New Roman" w:hAnsi="Times New Roman" w:cs="Times New Roman"/>
          <w:sz w:val="24"/>
        </w:rPr>
        <w:t xml:space="preserve">Although the changing shape of the distribution </w:t>
      </w:r>
      <w:r w:rsidR="006E5A68">
        <w:rPr>
          <w:rFonts w:ascii="Times New Roman" w:hAnsi="Times New Roman" w:cs="Times New Roman"/>
          <w:sz w:val="24"/>
        </w:rPr>
        <w:t>is</w:t>
      </w:r>
      <w:r w:rsidR="006775D3">
        <w:rPr>
          <w:rFonts w:ascii="Times New Roman" w:hAnsi="Times New Roman" w:cs="Times New Roman"/>
          <w:sz w:val="24"/>
        </w:rPr>
        <w:t xml:space="preserve"> partly due to </w:t>
      </w:r>
      <w:r w:rsidR="00FA65D8">
        <w:rPr>
          <w:rFonts w:ascii="Times New Roman" w:hAnsi="Times New Roman" w:cs="Times New Roman"/>
          <w:sz w:val="24"/>
        </w:rPr>
        <w:t xml:space="preserve">antihypertensive </w:t>
      </w:r>
      <w:r w:rsidR="006775D3">
        <w:rPr>
          <w:rFonts w:ascii="Times New Roman" w:hAnsi="Times New Roman" w:cs="Times New Roman"/>
          <w:sz w:val="24"/>
        </w:rPr>
        <w:t xml:space="preserve">medication, it has also occurred </w:t>
      </w:r>
      <w:r w:rsidR="00FA65D8">
        <w:rPr>
          <w:rFonts w:ascii="Times New Roman" w:hAnsi="Times New Roman" w:cs="Times New Roman"/>
          <w:sz w:val="24"/>
        </w:rPr>
        <w:t>in younger adult ages when</w:t>
      </w:r>
      <w:r w:rsidR="006775D3">
        <w:rPr>
          <w:rFonts w:ascii="Times New Roman" w:hAnsi="Times New Roman" w:cs="Times New Roman"/>
          <w:sz w:val="24"/>
        </w:rPr>
        <w:t xml:space="preserve"> medication </w:t>
      </w:r>
      <w:r w:rsidR="00FA65D8">
        <w:rPr>
          <w:rFonts w:ascii="Times New Roman" w:hAnsi="Times New Roman" w:cs="Times New Roman"/>
          <w:sz w:val="24"/>
        </w:rPr>
        <w:t xml:space="preserve">use </w:t>
      </w:r>
      <w:r w:rsidR="006775D3">
        <w:rPr>
          <w:rFonts w:ascii="Times New Roman" w:hAnsi="Times New Roman" w:cs="Times New Roman"/>
          <w:sz w:val="24"/>
        </w:rPr>
        <w:t>is uncommon</w:t>
      </w:r>
      <w:r w:rsidR="00FA65D8">
        <w:rPr>
          <w:rFonts w:ascii="Times New Roman" w:hAnsi="Times New Roman" w:cs="Times New Roman"/>
          <w:sz w:val="24"/>
        </w:rPr>
        <w:t>.</w:t>
      </w:r>
      <w:r w:rsidR="00C03537">
        <w:rPr>
          <w:rFonts w:ascii="Times New Roman" w:hAnsi="Times New Roman" w:cs="Times New Roman"/>
          <w:sz w:val="24"/>
        </w:rPr>
        <w:fldChar w:fldCharType="begin">
          <w:fldData xml:space="preserve">PEVuZE5vdGU+PENpdGU+PEF1dGhvcj5CdXJ0PC9BdXRob3I+PFllYXI+MTk5NTwvWWVhcj48UmVj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</w:fldData>
        </w:fldChar>
      </w:r>
      <w:r w:rsidR="007848F6">
        <w:rPr>
          <w:rFonts w:ascii="Times New Roman" w:hAnsi="Times New Roman" w:cs="Times New Roman"/>
          <w:sz w:val="24"/>
        </w:rPr>
        <w:instrText xml:space="preserve"> ADDIN EN.CITE </w:instrText>
      </w:r>
      <w:r w:rsidR="007848F6">
        <w:rPr>
          <w:rFonts w:ascii="Times New Roman" w:hAnsi="Times New Roman" w:cs="Times New Roman"/>
          <w:sz w:val="24"/>
        </w:rPr>
        <w:fldChar w:fldCharType="begin">
          <w:fldData xml:space="preserve">PEVuZE5vdGU+PENpdGU+PEF1dGhvcj5CdXJ0PC9BdXRob3I+PFllYXI+MTk5NTwvWWVhcj48UmVj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</w:fldData>
        </w:fldChar>
      </w:r>
      <w:r w:rsidR="007848F6">
        <w:rPr>
          <w:rFonts w:ascii="Times New Roman" w:hAnsi="Times New Roman" w:cs="Times New Roman"/>
          <w:sz w:val="24"/>
        </w:rPr>
        <w:instrText xml:space="preserve"> ADDIN EN.CITE.DATA </w:instrText>
      </w:r>
      <w:r w:rsidR="007848F6">
        <w:rPr>
          <w:rFonts w:ascii="Times New Roman" w:hAnsi="Times New Roman" w:cs="Times New Roman"/>
          <w:sz w:val="24"/>
        </w:rPr>
      </w:r>
      <w:r w:rsidR="007848F6">
        <w:rPr>
          <w:rFonts w:ascii="Times New Roman" w:hAnsi="Times New Roman" w:cs="Times New Roman"/>
          <w:sz w:val="24"/>
        </w:rPr>
        <w:fldChar w:fldCharType="end"/>
      </w:r>
      <w:r w:rsidR="00C03537">
        <w:rPr>
          <w:rFonts w:ascii="Times New Roman" w:hAnsi="Times New Roman" w:cs="Times New Roman"/>
          <w:sz w:val="24"/>
        </w:rPr>
      </w:r>
      <w:r w:rsidR="00C03537">
        <w:rPr>
          <w:rFonts w:ascii="Times New Roman" w:hAnsi="Times New Roman" w:cs="Times New Roman"/>
          <w:sz w:val="24"/>
        </w:rPr>
        <w:fldChar w:fldCharType="separate"/>
      </w:r>
      <w:r w:rsidR="007848F6" w:rsidRPr="007848F6">
        <w:rPr>
          <w:rFonts w:ascii="Times New Roman" w:hAnsi="Times New Roman" w:cs="Times New Roman"/>
          <w:noProof/>
          <w:sz w:val="24"/>
          <w:vertAlign w:val="superscript"/>
        </w:rPr>
        <w:t>32,46</w:t>
      </w:r>
      <w:r w:rsidR="00C03537">
        <w:rPr>
          <w:rFonts w:ascii="Times New Roman" w:hAnsi="Times New Roman" w:cs="Times New Roman"/>
          <w:sz w:val="24"/>
        </w:rPr>
        <w:fldChar w:fldCharType="end"/>
      </w:r>
      <w:r w:rsidR="00FA65D8">
        <w:rPr>
          <w:rFonts w:ascii="Times New Roman" w:hAnsi="Times New Roman" w:cs="Times New Roman"/>
          <w:sz w:val="24"/>
        </w:rPr>
        <w:t xml:space="preserve"> </w:t>
      </w:r>
      <w:proofErr w:type="gramStart"/>
      <w:r w:rsidR="00FA65D8">
        <w:rPr>
          <w:rFonts w:ascii="Times New Roman" w:hAnsi="Times New Roman" w:cs="Times New Roman"/>
          <w:sz w:val="24"/>
        </w:rPr>
        <w:t>I</w:t>
      </w:r>
      <w:r w:rsidR="00511C65">
        <w:rPr>
          <w:rFonts w:ascii="Times New Roman" w:hAnsi="Times New Roman" w:cs="Times New Roman"/>
          <w:sz w:val="24"/>
        </w:rPr>
        <w:t>nvestigating</w:t>
      </w:r>
      <w:proofErr w:type="gramEnd"/>
      <w:r w:rsidR="00FA65D8">
        <w:rPr>
          <w:rFonts w:ascii="Times New Roman" w:hAnsi="Times New Roman" w:cs="Times New Roman"/>
          <w:sz w:val="24"/>
        </w:rPr>
        <w:t xml:space="preserve"> its drivers requires historical data on multiple determinants of </w:t>
      </w:r>
      <w:r w:rsidR="007848F6">
        <w:rPr>
          <w:rFonts w:ascii="Times New Roman" w:hAnsi="Times New Roman" w:cs="Times New Roman"/>
          <w:sz w:val="24"/>
        </w:rPr>
        <w:t>BP</w:t>
      </w:r>
      <w:r w:rsidR="00FA65D8">
        <w:rPr>
          <w:rFonts w:ascii="Times New Roman" w:hAnsi="Times New Roman" w:cs="Times New Roman"/>
          <w:sz w:val="24"/>
        </w:rPr>
        <w:t xml:space="preserve"> throughout the life-course. </w:t>
      </w:r>
      <w:r w:rsidR="00C226E8" w:rsidRPr="004D5F9E">
        <w:rPr>
          <w:rFonts w:ascii="Times New Roman" w:hAnsi="Times New Roman" w:cs="Times New Roman"/>
          <w:sz w:val="24"/>
        </w:rPr>
        <w:t xml:space="preserve">Finally, our finding on a </w:t>
      </w:r>
      <w:r w:rsidR="002B4B5A" w:rsidRPr="004D5F9E">
        <w:rPr>
          <w:rFonts w:ascii="Times New Roman" w:hAnsi="Times New Roman" w:cs="Times New Roman"/>
          <w:sz w:val="24"/>
        </w:rPr>
        <w:t>higher</w:t>
      </w:r>
      <w:r w:rsidR="00C226E8" w:rsidRPr="004D5F9E">
        <w:rPr>
          <w:rFonts w:ascii="Times New Roman" w:hAnsi="Times New Roman" w:cs="Times New Roman"/>
          <w:sz w:val="24"/>
        </w:rPr>
        <w:t xml:space="preserve"> </w:t>
      </w:r>
      <w:r w:rsidR="002B4B5A" w:rsidRPr="004D5F9E">
        <w:rPr>
          <w:rFonts w:ascii="Times New Roman" w:hAnsi="Times New Roman" w:cs="Times New Roman"/>
          <w:sz w:val="24"/>
        </w:rPr>
        <w:t xml:space="preserve">mean </w:t>
      </w:r>
      <w:r w:rsidR="007848F6">
        <w:rPr>
          <w:rFonts w:ascii="Times New Roman" w:hAnsi="Times New Roman" w:cs="Times New Roman"/>
          <w:sz w:val="24"/>
        </w:rPr>
        <w:t>BP</w:t>
      </w:r>
      <w:r w:rsidR="002B4B5A" w:rsidRPr="004D5F9E">
        <w:rPr>
          <w:rFonts w:ascii="Times New Roman" w:hAnsi="Times New Roman" w:cs="Times New Roman"/>
          <w:sz w:val="24"/>
        </w:rPr>
        <w:t xml:space="preserve"> in men than women</w:t>
      </w:r>
      <w:r w:rsidR="00C226E8" w:rsidRPr="004D5F9E">
        <w:rPr>
          <w:rFonts w:ascii="Times New Roman" w:hAnsi="Times New Roman" w:cs="Times New Roman"/>
          <w:sz w:val="24"/>
        </w:rPr>
        <w:t xml:space="preserve">, especially in </w:t>
      </w:r>
      <w:r w:rsidR="00DE7034" w:rsidRPr="004D5F9E">
        <w:rPr>
          <w:rFonts w:ascii="Times New Roman" w:hAnsi="Times New Roman" w:cs="Times New Roman"/>
          <w:sz w:val="24"/>
        </w:rPr>
        <w:t>pre-menopause ages</w:t>
      </w:r>
      <w:r w:rsidR="00C226E8" w:rsidRPr="004D5F9E">
        <w:rPr>
          <w:rFonts w:ascii="Times New Roman" w:hAnsi="Times New Roman" w:cs="Times New Roman"/>
          <w:sz w:val="24"/>
        </w:rPr>
        <w:t>, is consistent with prior studies.</w:t>
      </w:r>
      <w:r w:rsidR="00B33F96" w:rsidRPr="004D5F9E">
        <w:rPr>
          <w:rFonts w:ascii="Times New Roman" w:hAnsi="Times New Roman" w:cs="Times New Roman"/>
          <w:sz w:val="24"/>
        </w:rPr>
        <w:fldChar w:fldCharType="begin"/>
      </w:r>
      <w:r w:rsidR="007848F6">
        <w:rPr>
          <w:rFonts w:ascii="Times New Roman" w:hAnsi="Times New Roman" w:cs="Times New Roman"/>
          <w:sz w:val="24"/>
        </w:rPr>
        <w:instrText xml:space="preserve"> ADDIN EN.CITE &lt;EndNote&gt;&lt;Cite&gt;&lt;Author&gt;Reckelhoff&lt;/Author&gt;&lt;Year&gt;2001&lt;/Year&gt;&lt;RecNum&gt;167&lt;/RecNum&gt;&lt;DisplayText&gt;&lt;style face="superscript"&gt;47&lt;/style&gt;&lt;/DisplayText&gt;&lt;record&gt;&lt;rec-number&gt;167&lt;/rec-number&gt;&lt;foreign-keys&gt;&lt;key app="EN" db-id="vexpzzado9st5ceptv5v0ttevt2xpwrvx900" timestamp="1472508262"&gt;167&lt;/key&gt;&lt;/foreign-keys&gt;&lt;ref-type name="Journal Article"&gt;17&lt;/ref-type&gt;&lt;contributors&gt;&lt;authors&gt;&lt;author&gt;Reckelhoff, J. F.&lt;/author&gt;&lt;/authors&gt;&lt;/contributors&gt;&lt;auth-address&gt;Department of Physiology and Biophysics and the Center for Excellence in Cardiovascular-Renal Research, University of Mississippi Medical Center, Jackson 39216-4505, USA. jreckelhoff@physiology.umsmed.edu&lt;/auth-address&gt;&lt;titles&gt;&lt;title&gt;Gender differences in the regulation of blood pressure&lt;/title&gt;&lt;secondary-title&gt;Hypertension&lt;/secondary-title&gt;&lt;/titles&gt;&lt;periodical&gt;&lt;full-title&gt;Hypertension&lt;/full-title&gt;&lt;/periodical&gt;&lt;pages&gt;1199-208&lt;/pages&gt;&lt;volume&gt;37&lt;/volume&gt;&lt;number&gt;5&lt;/number&gt;&lt;keywords&gt;&lt;keyword&gt;Androgens/physiology&lt;/keyword&gt;&lt;keyword&gt;Animals&lt;/keyword&gt;&lt;keyword&gt;Blood Pressure/*physiology&lt;/keyword&gt;&lt;keyword&gt;Estrogens/physiology/therapeutic use&lt;/keyword&gt;&lt;keyword&gt;Female&lt;/keyword&gt;&lt;keyword&gt;Hormone Replacement Therapy&lt;/keyword&gt;&lt;keyword&gt;Humans&lt;/keyword&gt;&lt;keyword&gt;*Hypertension/physiopathology&lt;/keyword&gt;&lt;keyword&gt;Male&lt;/keyword&gt;&lt;keyword&gt;Oxidative Stress/physiology&lt;/keyword&gt;&lt;keyword&gt;Postmenopause/physiology&lt;/keyword&gt;&lt;keyword&gt;Renin-Angiotensin System/physiology&lt;/keyword&gt;&lt;keyword&gt;*Sex Characteristics&lt;/keyword&gt;&lt;keyword&gt;Testosterone/physiology&lt;/keyword&gt;&lt;/keywords&gt;&lt;dates&gt;&lt;year&gt;2001&lt;/year&gt;&lt;pub-dates&gt;&lt;date&gt;May&lt;/date&gt;&lt;/pub-dates&gt;&lt;/dates&gt;&lt;isbn&gt;1524-4563 (Electronic)&amp;#xD;0194-911X (Linking)&lt;/isbn&gt;&lt;accession-num&gt;11358929&lt;/accession-num&gt;&lt;urls&gt;&lt;related-urls&gt;&lt;url&gt;http://www.ncbi.nlm.nih.gov/pubmed/11358929&lt;/url&gt;&lt;/related-urls&gt;&lt;/urls&gt;&lt;/record&gt;&lt;/Cite&gt;&lt;/EndNote&gt;</w:instrText>
      </w:r>
      <w:r w:rsidR="00B33F96" w:rsidRPr="004D5F9E">
        <w:rPr>
          <w:rFonts w:ascii="Times New Roman" w:hAnsi="Times New Roman" w:cs="Times New Roman"/>
          <w:sz w:val="24"/>
        </w:rPr>
        <w:fldChar w:fldCharType="separate"/>
      </w:r>
      <w:r w:rsidR="007848F6" w:rsidRPr="007848F6">
        <w:rPr>
          <w:rFonts w:ascii="Times New Roman" w:hAnsi="Times New Roman" w:cs="Times New Roman"/>
          <w:noProof/>
          <w:sz w:val="24"/>
          <w:vertAlign w:val="superscript"/>
        </w:rPr>
        <w:t>47</w:t>
      </w:r>
      <w:r w:rsidR="00B33F96" w:rsidRPr="004D5F9E">
        <w:rPr>
          <w:rFonts w:ascii="Times New Roman" w:hAnsi="Times New Roman" w:cs="Times New Roman"/>
          <w:sz w:val="24"/>
        </w:rPr>
        <w:fldChar w:fldCharType="end"/>
      </w:r>
    </w:p>
    <w:p w14:paraId="04EAD29A" w14:textId="77777777" w:rsidR="00B56BED" w:rsidRPr="004D5F9E" w:rsidRDefault="00B56BED" w:rsidP="00936F29">
      <w:pPr>
        <w:spacing w:after="0" w:line="480" w:lineRule="auto"/>
        <w:jc w:val="both"/>
        <w:rPr>
          <w:rFonts w:ascii="Times New Roman" w:hAnsi="Times New Roman" w:cs="Times New Roman"/>
          <w:sz w:val="24"/>
        </w:rPr>
      </w:pPr>
    </w:p>
    <w:p w14:paraId="2B6A862B" w14:textId="31BB0EB7" w:rsidR="007B1179" w:rsidRPr="004D5F9E" w:rsidRDefault="007B1179" w:rsidP="007B1179">
      <w:pPr>
        <w:spacing w:after="0" w:line="480" w:lineRule="auto"/>
        <w:jc w:val="both"/>
        <w:rPr>
          <w:rFonts w:ascii="Times New Roman" w:hAnsi="Times New Roman" w:cs="Times New Roman"/>
          <w:sz w:val="24"/>
        </w:rPr>
      </w:pPr>
      <w:r w:rsidRPr="004D5F9E">
        <w:rPr>
          <w:rFonts w:ascii="Times New Roman" w:hAnsi="Times New Roman" w:cs="Times New Roman"/>
          <w:sz w:val="24"/>
        </w:rPr>
        <w:t xml:space="preserve">The strengths of our study include its scope </w:t>
      </w:r>
      <w:r w:rsidR="000115EA" w:rsidRPr="004D5F9E">
        <w:rPr>
          <w:rFonts w:ascii="Times New Roman" w:hAnsi="Times New Roman" w:cs="Times New Roman"/>
          <w:sz w:val="24"/>
        </w:rPr>
        <w:t xml:space="preserve">in </w:t>
      </w:r>
      <w:r w:rsidRPr="004D5F9E">
        <w:rPr>
          <w:rFonts w:ascii="Times New Roman" w:hAnsi="Times New Roman" w:cs="Times New Roman"/>
          <w:sz w:val="24"/>
        </w:rPr>
        <w:t xml:space="preserve">making consistent and comparable estimates of trends in both mean and raised </w:t>
      </w:r>
      <w:r w:rsidR="007848F6">
        <w:rPr>
          <w:rFonts w:ascii="Times New Roman" w:hAnsi="Times New Roman" w:cs="Times New Roman"/>
          <w:sz w:val="24"/>
        </w:rPr>
        <w:t>BP</w:t>
      </w:r>
      <w:r w:rsidR="002B4B5A" w:rsidRPr="004D5F9E">
        <w:rPr>
          <w:rFonts w:ascii="Times New Roman" w:hAnsi="Times New Roman" w:cs="Times New Roman"/>
          <w:sz w:val="24"/>
        </w:rPr>
        <w:t xml:space="preserve"> over four decades</w:t>
      </w:r>
      <w:r w:rsidR="00511C65">
        <w:rPr>
          <w:rFonts w:ascii="Times New Roman" w:hAnsi="Times New Roman" w:cs="Times New Roman"/>
          <w:sz w:val="24"/>
        </w:rPr>
        <w:t xml:space="preserve"> for all the countries in the world</w:t>
      </w:r>
      <w:r w:rsidRPr="004D5F9E">
        <w:rPr>
          <w:rFonts w:ascii="Times New Roman" w:hAnsi="Times New Roman" w:cs="Times New Roman"/>
          <w:sz w:val="24"/>
        </w:rPr>
        <w:t xml:space="preserve">. We used </w:t>
      </w:r>
      <w:r w:rsidR="00A102DC" w:rsidRPr="004D5F9E">
        <w:rPr>
          <w:rFonts w:ascii="Times New Roman" w:hAnsi="Times New Roman" w:cs="Times New Roman"/>
          <w:sz w:val="24"/>
        </w:rPr>
        <w:t xml:space="preserve">a large </w:t>
      </w:r>
      <w:r w:rsidRPr="004D5F9E">
        <w:rPr>
          <w:rFonts w:ascii="Times New Roman" w:hAnsi="Times New Roman" w:cs="Times New Roman"/>
          <w:sz w:val="24"/>
        </w:rPr>
        <w:t xml:space="preserve">amount of population-based data </w:t>
      </w:r>
      <w:r w:rsidR="00A102DC" w:rsidRPr="004D5F9E">
        <w:rPr>
          <w:rFonts w:ascii="Times New Roman" w:hAnsi="Times New Roman" w:cs="Times New Roman"/>
          <w:sz w:val="24"/>
        </w:rPr>
        <w:t>covering</w:t>
      </w:r>
      <w:r w:rsidRPr="004D5F9E">
        <w:rPr>
          <w:rFonts w:ascii="Times New Roman" w:hAnsi="Times New Roman" w:cs="Times New Roman"/>
          <w:sz w:val="24"/>
        </w:rPr>
        <w:t xml:space="preserve"> countries in which &gt;97% of the global adult population lives. We used only data from studies that had measured </w:t>
      </w:r>
      <w:r w:rsidR="007848F6">
        <w:rPr>
          <w:rFonts w:ascii="Times New Roman" w:hAnsi="Times New Roman" w:cs="Times New Roman"/>
          <w:sz w:val="24"/>
        </w:rPr>
        <w:t>BP</w:t>
      </w:r>
      <w:r w:rsidRPr="004D5F9E">
        <w:rPr>
          <w:rFonts w:ascii="Times New Roman" w:hAnsi="Times New Roman" w:cs="Times New Roman"/>
          <w:sz w:val="24"/>
        </w:rPr>
        <w:t xml:space="preserve"> to avoid bias in self-reported data. Data were analysed according to a </w:t>
      </w:r>
      <w:del w:id="7" w:author="Majid" w:date="2016-10-12T12:44:00Z">
        <w:r w:rsidRPr="004D5F9E" w:rsidDel="00092223">
          <w:rPr>
            <w:rFonts w:ascii="Times New Roman" w:hAnsi="Times New Roman" w:cs="Times New Roman"/>
            <w:sz w:val="24"/>
          </w:rPr>
          <w:delText xml:space="preserve">common </w:delText>
        </w:r>
      </w:del>
      <w:ins w:id="8" w:author="Majid" w:date="2016-10-12T12:44:00Z">
        <w:r w:rsidR="00092223">
          <w:rPr>
            <w:rFonts w:ascii="Times New Roman" w:hAnsi="Times New Roman" w:cs="Times New Roman"/>
            <w:sz w:val="24"/>
          </w:rPr>
          <w:t>consistent</w:t>
        </w:r>
        <w:r w:rsidR="00092223" w:rsidRPr="004D5F9E">
          <w:rPr>
            <w:rFonts w:ascii="Times New Roman" w:hAnsi="Times New Roman" w:cs="Times New Roman"/>
            <w:sz w:val="24"/>
          </w:rPr>
          <w:t xml:space="preserve"> </w:t>
        </w:r>
      </w:ins>
      <w:r w:rsidRPr="004D5F9E">
        <w:rPr>
          <w:rFonts w:ascii="Times New Roman" w:hAnsi="Times New Roman" w:cs="Times New Roman"/>
          <w:sz w:val="24"/>
        </w:rPr>
        <w:t xml:space="preserve">protocol, and the characteristics of data </w:t>
      </w:r>
      <w:r w:rsidR="00EF70FD" w:rsidRPr="004D5F9E">
        <w:rPr>
          <w:rFonts w:ascii="Times New Roman" w:hAnsi="Times New Roman" w:cs="Times New Roman"/>
          <w:sz w:val="24"/>
        </w:rPr>
        <w:t xml:space="preserve">from each country </w:t>
      </w:r>
      <w:r w:rsidRPr="004D5F9E">
        <w:rPr>
          <w:rFonts w:ascii="Times New Roman" w:hAnsi="Times New Roman" w:cs="Times New Roman"/>
          <w:sz w:val="24"/>
        </w:rPr>
        <w:t xml:space="preserve">were verified through repeated checks by </w:t>
      </w:r>
      <w:r w:rsidR="002B4B5A" w:rsidRPr="004D5F9E">
        <w:rPr>
          <w:rFonts w:ascii="Times New Roman" w:hAnsi="Times New Roman" w:cs="Times New Roman"/>
          <w:sz w:val="24"/>
        </w:rPr>
        <w:t>NCD-RisC</w:t>
      </w:r>
      <w:r w:rsidRPr="004D5F9E">
        <w:rPr>
          <w:rFonts w:ascii="Times New Roman" w:hAnsi="Times New Roman" w:cs="Times New Roman"/>
          <w:sz w:val="24"/>
        </w:rPr>
        <w:t xml:space="preserve"> members. We pooled data using a statistical model that took into account the epidemiological features of </w:t>
      </w:r>
      <w:r w:rsidR="007848F6">
        <w:rPr>
          <w:rFonts w:ascii="Times New Roman" w:hAnsi="Times New Roman" w:cs="Times New Roman"/>
          <w:sz w:val="24"/>
        </w:rPr>
        <w:t>BP</w:t>
      </w:r>
      <w:r w:rsidRPr="004D5F9E">
        <w:rPr>
          <w:rFonts w:ascii="Times New Roman" w:hAnsi="Times New Roman" w:cs="Times New Roman"/>
          <w:sz w:val="24"/>
        </w:rPr>
        <w:t>, including non-linear time trends and age associations. Our statistical model used all available data while giving more weight to national data than to sub</w:t>
      </w:r>
      <w:r w:rsidR="006B2D56" w:rsidRPr="004D5F9E">
        <w:rPr>
          <w:rFonts w:ascii="Times New Roman" w:hAnsi="Times New Roman" w:cs="Times New Roman"/>
          <w:sz w:val="24"/>
        </w:rPr>
        <w:t>-</w:t>
      </w:r>
      <w:r w:rsidRPr="004D5F9E">
        <w:rPr>
          <w:rFonts w:ascii="Times New Roman" w:hAnsi="Times New Roman" w:cs="Times New Roman"/>
          <w:sz w:val="24"/>
        </w:rPr>
        <w:t>national and community sources.</w:t>
      </w:r>
    </w:p>
    <w:p w14:paraId="30A9EA1A" w14:textId="12759874" w:rsidR="007B1179" w:rsidRPr="004D5F9E" w:rsidRDefault="007B1179" w:rsidP="00440C50">
      <w:pPr>
        <w:tabs>
          <w:tab w:val="left" w:pos="3097"/>
        </w:tabs>
        <w:spacing w:after="0" w:line="480" w:lineRule="auto"/>
        <w:jc w:val="both"/>
        <w:rPr>
          <w:rFonts w:ascii="Times New Roman" w:hAnsi="Times New Roman" w:cs="Times New Roman"/>
          <w:sz w:val="24"/>
        </w:rPr>
      </w:pPr>
    </w:p>
    <w:p w14:paraId="6990D193" w14:textId="065B7472" w:rsidR="00520420" w:rsidRPr="00DF5EE2" w:rsidRDefault="00AC13C5" w:rsidP="00936F29">
      <w:pPr>
        <w:spacing w:after="0" w:line="480" w:lineRule="auto"/>
        <w:jc w:val="both"/>
      </w:pPr>
      <w:r>
        <w:rPr>
          <w:rFonts w:ascii="Times New Roman" w:hAnsi="Times New Roman" w:cs="Times New Roman"/>
          <w:sz w:val="24"/>
        </w:rPr>
        <w:lastRenderedPageBreak/>
        <w:t>Similar to all</w:t>
      </w:r>
      <w:r w:rsidRPr="004D5F9E">
        <w:rPr>
          <w:rFonts w:ascii="Times New Roman" w:hAnsi="Times New Roman" w:cs="Times New Roman"/>
          <w:sz w:val="24"/>
        </w:rPr>
        <w:t xml:space="preserve"> </w:t>
      </w:r>
      <w:r w:rsidR="007B1179" w:rsidRPr="004D5F9E">
        <w:rPr>
          <w:rFonts w:ascii="Times New Roman" w:hAnsi="Times New Roman" w:cs="Times New Roman"/>
          <w:sz w:val="24"/>
        </w:rPr>
        <w:t xml:space="preserve">global </w:t>
      </w:r>
      <w:r w:rsidRPr="004D5F9E">
        <w:rPr>
          <w:rFonts w:ascii="Times New Roman" w:hAnsi="Times New Roman" w:cs="Times New Roman"/>
          <w:sz w:val="24"/>
        </w:rPr>
        <w:t>analys</w:t>
      </w:r>
      <w:r>
        <w:rPr>
          <w:rFonts w:ascii="Times New Roman" w:hAnsi="Times New Roman" w:cs="Times New Roman"/>
          <w:sz w:val="24"/>
        </w:rPr>
        <w:t>e</w:t>
      </w:r>
      <w:r w:rsidRPr="004D5F9E">
        <w:rPr>
          <w:rFonts w:ascii="Times New Roman" w:hAnsi="Times New Roman" w:cs="Times New Roman"/>
          <w:sz w:val="24"/>
        </w:rPr>
        <w:t>s</w:t>
      </w:r>
      <w:r>
        <w:rPr>
          <w:rFonts w:ascii="Times New Roman" w:hAnsi="Times New Roman" w:cs="Times New Roman"/>
          <w:sz w:val="24"/>
        </w:rPr>
        <w:t>,</w:t>
      </w:r>
      <w:r w:rsidRPr="004D5F9E">
        <w:rPr>
          <w:rFonts w:ascii="Times New Roman" w:hAnsi="Times New Roman" w:cs="Times New Roman"/>
          <w:sz w:val="24"/>
        </w:rPr>
        <w:t xml:space="preserve"> </w:t>
      </w:r>
      <w:r>
        <w:rPr>
          <w:rFonts w:ascii="Times New Roman" w:hAnsi="Times New Roman" w:cs="Times New Roman"/>
          <w:sz w:val="24"/>
        </w:rPr>
        <w:t xml:space="preserve">our study </w:t>
      </w:r>
      <w:r w:rsidR="007B1179" w:rsidRPr="004D5F9E">
        <w:rPr>
          <w:rFonts w:ascii="Times New Roman" w:hAnsi="Times New Roman" w:cs="Times New Roman"/>
          <w:sz w:val="24"/>
        </w:rPr>
        <w:t xml:space="preserve">is affected by </w:t>
      </w:r>
      <w:r w:rsidR="00F82C60">
        <w:rPr>
          <w:rFonts w:ascii="Times New Roman" w:hAnsi="Times New Roman" w:cs="Times New Roman"/>
          <w:sz w:val="24"/>
        </w:rPr>
        <w:t xml:space="preserve">some </w:t>
      </w:r>
      <w:r w:rsidR="007B1179" w:rsidRPr="004D5F9E">
        <w:rPr>
          <w:rFonts w:ascii="Times New Roman" w:hAnsi="Times New Roman" w:cs="Times New Roman"/>
          <w:sz w:val="24"/>
        </w:rPr>
        <w:t>limitations. First</w:t>
      </w:r>
      <w:r w:rsidR="00F82C60">
        <w:rPr>
          <w:rFonts w:ascii="Times New Roman" w:hAnsi="Times New Roman" w:cs="Times New Roman"/>
          <w:sz w:val="24"/>
        </w:rPr>
        <w:t xml:space="preserve">, </w:t>
      </w:r>
      <w:r w:rsidR="007B1179" w:rsidRPr="004D5F9E">
        <w:rPr>
          <w:rFonts w:ascii="Times New Roman" w:hAnsi="Times New Roman" w:cs="Times New Roman"/>
          <w:sz w:val="24"/>
        </w:rPr>
        <w:t>some countries had no or few data sources, especially those in sub-Saharan Africa and the Caribbean. Estimates for these countries relied mostly or entirely on the statistical model. The absence or scarcity of data is reflected in wider uncertainty intervals of our estimates for these countries and regions</w:t>
      </w:r>
      <w:r w:rsidR="002B4B5A" w:rsidRPr="004D5F9E">
        <w:rPr>
          <w:rFonts w:ascii="Times New Roman" w:hAnsi="Times New Roman" w:cs="Times New Roman"/>
          <w:sz w:val="24"/>
        </w:rPr>
        <w:t>, emphasising the importance of national NCD-oriented surveillance</w:t>
      </w:r>
      <w:r w:rsidR="007B1179" w:rsidRPr="004D5F9E">
        <w:rPr>
          <w:rFonts w:ascii="Times New Roman" w:hAnsi="Times New Roman" w:cs="Times New Roman"/>
          <w:sz w:val="24"/>
        </w:rPr>
        <w:t>. Second, we had fewer data sources prior to 1990 in most regions, reflected in the larger uncertainty</w:t>
      </w:r>
      <w:r w:rsidR="002D172E">
        <w:rPr>
          <w:rFonts w:ascii="Times New Roman" w:hAnsi="Times New Roman" w:cs="Times New Roman"/>
          <w:sz w:val="24"/>
        </w:rPr>
        <w:t xml:space="preserve"> for these years</w:t>
      </w:r>
      <w:r w:rsidR="007B1179" w:rsidRPr="004D5F9E">
        <w:rPr>
          <w:rFonts w:ascii="Times New Roman" w:hAnsi="Times New Roman" w:cs="Times New Roman"/>
          <w:sz w:val="24"/>
        </w:rPr>
        <w:t xml:space="preserve">. In a sensitivity analysis, we analysed trends starting 1990 with an identical model, and compared the post-1990 estimates with those from the main analysis (which </w:t>
      </w:r>
      <w:r w:rsidR="00B048E5" w:rsidRPr="004D5F9E">
        <w:rPr>
          <w:rFonts w:ascii="Times New Roman" w:hAnsi="Times New Roman" w:cs="Times New Roman"/>
          <w:sz w:val="24"/>
        </w:rPr>
        <w:t>included data from</w:t>
      </w:r>
      <w:r w:rsidR="007B1179" w:rsidRPr="004D5F9E">
        <w:rPr>
          <w:rFonts w:ascii="Times New Roman" w:hAnsi="Times New Roman" w:cs="Times New Roman"/>
          <w:sz w:val="24"/>
        </w:rPr>
        <w:t xml:space="preserve"> 1975</w:t>
      </w:r>
      <w:r w:rsidR="00B048E5" w:rsidRPr="004D5F9E">
        <w:rPr>
          <w:rFonts w:ascii="Times New Roman" w:hAnsi="Times New Roman" w:cs="Times New Roman"/>
          <w:sz w:val="24"/>
        </w:rPr>
        <w:t xml:space="preserve"> onwards</w:t>
      </w:r>
      <w:r w:rsidR="007B1179" w:rsidRPr="004D5F9E">
        <w:rPr>
          <w:rFonts w:ascii="Times New Roman" w:hAnsi="Times New Roman" w:cs="Times New Roman"/>
          <w:sz w:val="24"/>
        </w:rPr>
        <w:t xml:space="preserve">). The estimates were very similar with correlation coefficients between the </w:t>
      </w:r>
      <w:r w:rsidR="00B048E5" w:rsidRPr="004D5F9E">
        <w:rPr>
          <w:rFonts w:ascii="Times New Roman" w:hAnsi="Times New Roman" w:cs="Times New Roman"/>
          <w:sz w:val="24"/>
        </w:rPr>
        <w:t xml:space="preserve">estimates from the </w:t>
      </w:r>
      <w:r w:rsidR="007B1179" w:rsidRPr="004D5F9E">
        <w:rPr>
          <w:rFonts w:ascii="Times New Roman" w:hAnsi="Times New Roman" w:cs="Times New Roman"/>
          <w:sz w:val="24"/>
        </w:rPr>
        <w:t>main and sensitivity analysis being ≥</w:t>
      </w:r>
      <w:r w:rsidR="00AD3DC4" w:rsidRPr="004D5F9E">
        <w:rPr>
          <w:rFonts w:ascii="Times New Roman" w:hAnsi="Times New Roman" w:cs="Times New Roman"/>
          <w:sz w:val="24"/>
        </w:rPr>
        <w:t>0.94 in 1990 and ≥0.9</w:t>
      </w:r>
      <w:r w:rsidR="00E142CE">
        <w:rPr>
          <w:rFonts w:ascii="Times New Roman" w:hAnsi="Times New Roman" w:cs="Times New Roman"/>
          <w:sz w:val="24"/>
        </w:rPr>
        <w:t>8</w:t>
      </w:r>
      <w:r w:rsidR="00DA24D5" w:rsidRPr="004D5F9E">
        <w:rPr>
          <w:rFonts w:ascii="Times New Roman" w:hAnsi="Times New Roman" w:cs="Times New Roman"/>
          <w:sz w:val="24"/>
        </w:rPr>
        <w:t xml:space="preserve"> </w:t>
      </w:r>
      <w:r w:rsidR="007B1179" w:rsidRPr="004D5F9E">
        <w:rPr>
          <w:rFonts w:ascii="Times New Roman" w:hAnsi="Times New Roman" w:cs="Times New Roman"/>
          <w:sz w:val="24"/>
        </w:rPr>
        <w:t xml:space="preserve">in </w:t>
      </w:r>
      <w:r w:rsidR="00A574B5" w:rsidRPr="004D5F9E">
        <w:rPr>
          <w:rFonts w:ascii="Times New Roman" w:hAnsi="Times New Roman" w:cs="Times New Roman"/>
          <w:sz w:val="24"/>
        </w:rPr>
        <w:t xml:space="preserve">2015 </w:t>
      </w:r>
      <w:r w:rsidR="007B1179" w:rsidRPr="004D5F9E">
        <w:rPr>
          <w:rFonts w:ascii="Times New Roman" w:hAnsi="Times New Roman" w:cs="Times New Roman"/>
          <w:sz w:val="24"/>
        </w:rPr>
        <w:t xml:space="preserve">(Appendix Figure </w:t>
      </w:r>
      <w:r w:rsidR="00DA24D5" w:rsidRPr="004D5F9E">
        <w:rPr>
          <w:rFonts w:ascii="Times New Roman" w:hAnsi="Times New Roman" w:cs="Times New Roman"/>
          <w:sz w:val="24"/>
        </w:rPr>
        <w:t>4</w:t>
      </w:r>
      <w:r w:rsidR="007B1179" w:rsidRPr="004D5F9E">
        <w:rPr>
          <w:rFonts w:ascii="Times New Roman" w:hAnsi="Times New Roman" w:cs="Times New Roman"/>
          <w:sz w:val="24"/>
        </w:rPr>
        <w:t xml:space="preserve">). </w:t>
      </w:r>
      <w:r w:rsidR="00542CCF" w:rsidRPr="004D5F9E">
        <w:rPr>
          <w:rFonts w:ascii="Times New Roman" w:hAnsi="Times New Roman" w:cs="Times New Roman"/>
          <w:sz w:val="24"/>
        </w:rPr>
        <w:t xml:space="preserve">Third, only </w:t>
      </w:r>
      <w:r w:rsidRPr="004D5F9E">
        <w:rPr>
          <w:rFonts w:ascii="Times New Roman" w:hAnsi="Times New Roman" w:cs="Times New Roman"/>
          <w:sz w:val="24"/>
        </w:rPr>
        <w:t>5</w:t>
      </w:r>
      <w:r>
        <w:rPr>
          <w:rFonts w:ascii="Times New Roman" w:hAnsi="Times New Roman" w:cs="Times New Roman"/>
          <w:sz w:val="24"/>
        </w:rPr>
        <w:t>3</w:t>
      </w:r>
      <w:r w:rsidR="00542CCF" w:rsidRPr="004D5F9E">
        <w:rPr>
          <w:rFonts w:ascii="Times New Roman" w:hAnsi="Times New Roman" w:cs="Times New Roman"/>
          <w:sz w:val="24"/>
        </w:rPr>
        <w:t xml:space="preserve">% of sources included people older than 70 years, necessitating the use of data in older ages elsewhere to infer an age pattern and make estimates in older ages. </w:t>
      </w:r>
      <w:r w:rsidR="00B3220E" w:rsidRPr="004D5F9E">
        <w:rPr>
          <w:rFonts w:ascii="Times New Roman" w:hAnsi="Times New Roman" w:cs="Times New Roman"/>
          <w:sz w:val="24"/>
        </w:rPr>
        <w:t xml:space="preserve">Given the </w:t>
      </w:r>
      <w:r w:rsidR="00C53AFC" w:rsidRPr="004D5F9E">
        <w:rPr>
          <w:rFonts w:ascii="Times New Roman" w:hAnsi="Times New Roman" w:cs="Times New Roman"/>
          <w:sz w:val="24"/>
        </w:rPr>
        <w:t>ageing trends</w:t>
      </w:r>
      <w:r w:rsidR="00B3220E" w:rsidRPr="004D5F9E">
        <w:rPr>
          <w:rFonts w:ascii="Times New Roman" w:hAnsi="Times New Roman" w:cs="Times New Roman"/>
          <w:sz w:val="24"/>
        </w:rPr>
        <w:t xml:space="preserve"> </w:t>
      </w:r>
      <w:r w:rsidR="00C53AFC" w:rsidRPr="004D5F9E">
        <w:rPr>
          <w:rFonts w:ascii="Times New Roman" w:hAnsi="Times New Roman" w:cs="Times New Roman"/>
          <w:sz w:val="24"/>
        </w:rPr>
        <w:t xml:space="preserve">throughout the world, </w:t>
      </w:r>
      <w:r w:rsidR="00B3220E" w:rsidRPr="004D5F9E">
        <w:rPr>
          <w:rFonts w:ascii="Times New Roman" w:hAnsi="Times New Roman" w:cs="Times New Roman"/>
          <w:sz w:val="24"/>
        </w:rPr>
        <w:t xml:space="preserve">inclusion of </w:t>
      </w:r>
      <w:r w:rsidR="00C53AFC" w:rsidRPr="004D5F9E">
        <w:rPr>
          <w:rFonts w:ascii="Times New Roman" w:hAnsi="Times New Roman" w:cs="Times New Roman"/>
          <w:sz w:val="24"/>
        </w:rPr>
        <w:t>old</w:t>
      </w:r>
      <w:r w:rsidR="00B3220E" w:rsidRPr="004D5F9E">
        <w:rPr>
          <w:rFonts w:ascii="Times New Roman" w:hAnsi="Times New Roman" w:cs="Times New Roman"/>
          <w:sz w:val="24"/>
        </w:rPr>
        <w:t xml:space="preserve">er people in </w:t>
      </w:r>
      <w:r w:rsidR="00C53AFC" w:rsidRPr="004D5F9E">
        <w:rPr>
          <w:rFonts w:ascii="Times New Roman" w:hAnsi="Times New Roman" w:cs="Times New Roman"/>
          <w:sz w:val="24"/>
        </w:rPr>
        <w:t>health surveys</w:t>
      </w:r>
      <w:r w:rsidR="00B3220E" w:rsidRPr="004D5F9E">
        <w:rPr>
          <w:rFonts w:ascii="Times New Roman" w:hAnsi="Times New Roman" w:cs="Times New Roman"/>
          <w:sz w:val="24"/>
        </w:rPr>
        <w:t xml:space="preserve"> should </w:t>
      </w:r>
      <w:r w:rsidR="000D64F7">
        <w:rPr>
          <w:rFonts w:ascii="Times New Roman" w:hAnsi="Times New Roman" w:cs="Times New Roman"/>
          <w:sz w:val="24"/>
        </w:rPr>
        <w:t>be emphasised</w:t>
      </w:r>
      <w:r w:rsidR="00B3220E" w:rsidRPr="004D5F9E">
        <w:rPr>
          <w:rFonts w:ascii="Times New Roman" w:hAnsi="Times New Roman" w:cs="Times New Roman"/>
          <w:sz w:val="24"/>
        </w:rPr>
        <w:t xml:space="preserve">. </w:t>
      </w:r>
      <w:r w:rsidR="0076107B" w:rsidRPr="004D5F9E">
        <w:rPr>
          <w:rFonts w:ascii="Times New Roman" w:hAnsi="Times New Roman" w:cs="Times New Roman"/>
          <w:sz w:val="24"/>
        </w:rPr>
        <w:t>Fourth,</w:t>
      </w:r>
      <w:r w:rsidR="00D537DC" w:rsidRPr="004D5F9E">
        <w:rPr>
          <w:rFonts w:ascii="Times New Roman" w:hAnsi="Times New Roman" w:cs="Times New Roman"/>
          <w:sz w:val="24"/>
        </w:rPr>
        <w:t xml:space="preserve"> our model accounted and adjusted for systematic and random errors in sub</w:t>
      </w:r>
      <w:r w:rsidR="006B2D56" w:rsidRPr="004D5F9E">
        <w:rPr>
          <w:rFonts w:ascii="Times New Roman" w:hAnsi="Times New Roman" w:cs="Times New Roman"/>
          <w:sz w:val="24"/>
        </w:rPr>
        <w:t>-</w:t>
      </w:r>
      <w:r w:rsidR="00D537DC" w:rsidRPr="004D5F9E">
        <w:rPr>
          <w:rFonts w:ascii="Times New Roman" w:hAnsi="Times New Roman" w:cs="Times New Roman"/>
          <w:sz w:val="24"/>
        </w:rPr>
        <w:t xml:space="preserve">national and community data. </w:t>
      </w:r>
      <w:r w:rsidR="00C32E8E" w:rsidRPr="004D5F9E">
        <w:rPr>
          <w:rFonts w:ascii="Times New Roman" w:hAnsi="Times New Roman" w:cs="Times New Roman"/>
          <w:sz w:val="24"/>
        </w:rPr>
        <w:t>However,</w:t>
      </w:r>
      <w:r w:rsidR="00D537DC" w:rsidRPr="004D5F9E">
        <w:rPr>
          <w:rFonts w:ascii="Times New Roman" w:hAnsi="Times New Roman" w:cs="Times New Roman"/>
          <w:sz w:val="24"/>
        </w:rPr>
        <w:t xml:space="preserve"> the adjustment</w:t>
      </w:r>
      <w:r w:rsidR="00AD3DC4" w:rsidRPr="004D5F9E">
        <w:rPr>
          <w:rFonts w:ascii="Times New Roman" w:hAnsi="Times New Roman" w:cs="Times New Roman"/>
          <w:sz w:val="24"/>
        </w:rPr>
        <w:t>s</w:t>
      </w:r>
      <w:r w:rsidR="00D537DC" w:rsidRPr="004D5F9E">
        <w:rPr>
          <w:rFonts w:ascii="Times New Roman" w:hAnsi="Times New Roman" w:cs="Times New Roman"/>
          <w:sz w:val="24"/>
        </w:rPr>
        <w:t xml:space="preserve"> </w:t>
      </w:r>
      <w:r w:rsidR="00AD3DC4" w:rsidRPr="004D5F9E">
        <w:rPr>
          <w:rFonts w:ascii="Times New Roman" w:hAnsi="Times New Roman" w:cs="Times New Roman"/>
          <w:sz w:val="24"/>
        </w:rPr>
        <w:t>are</w:t>
      </w:r>
      <w:r w:rsidR="00C32E8E" w:rsidRPr="004D5F9E">
        <w:rPr>
          <w:rFonts w:ascii="Times New Roman" w:hAnsi="Times New Roman" w:cs="Times New Roman"/>
          <w:sz w:val="24"/>
        </w:rPr>
        <w:t xml:space="preserve"> not country-specific</w:t>
      </w:r>
      <w:r w:rsidR="00AD3DC4" w:rsidRPr="004D5F9E">
        <w:rPr>
          <w:rFonts w:ascii="Times New Roman" w:hAnsi="Times New Roman" w:cs="Times New Roman"/>
          <w:sz w:val="24"/>
        </w:rPr>
        <w:t xml:space="preserve"> because </w:t>
      </w:r>
      <w:r w:rsidR="00644DCB" w:rsidRPr="004D5F9E">
        <w:rPr>
          <w:rFonts w:ascii="Times New Roman" w:hAnsi="Times New Roman" w:cs="Times New Roman"/>
          <w:sz w:val="24"/>
        </w:rPr>
        <w:t>estimating country-specific adjustments would</w:t>
      </w:r>
      <w:r w:rsidR="00AD3DC4" w:rsidRPr="004D5F9E">
        <w:rPr>
          <w:rFonts w:ascii="Times New Roman" w:hAnsi="Times New Roman" w:cs="Times New Roman"/>
          <w:sz w:val="24"/>
        </w:rPr>
        <w:t xml:space="preserve"> require national and sub</w:t>
      </w:r>
      <w:r w:rsidR="00E678A3" w:rsidRPr="004D5F9E">
        <w:rPr>
          <w:rFonts w:ascii="Times New Roman" w:hAnsi="Times New Roman" w:cs="Times New Roman"/>
          <w:sz w:val="24"/>
        </w:rPr>
        <w:t>-</w:t>
      </w:r>
      <w:r w:rsidR="00AD3DC4" w:rsidRPr="004D5F9E">
        <w:rPr>
          <w:rFonts w:ascii="Times New Roman" w:hAnsi="Times New Roman" w:cs="Times New Roman"/>
          <w:sz w:val="24"/>
        </w:rPr>
        <w:t>national/community data in the same country and year</w:t>
      </w:r>
      <w:r w:rsidR="00C32E8E" w:rsidRPr="004D5F9E">
        <w:rPr>
          <w:rFonts w:ascii="Times New Roman" w:hAnsi="Times New Roman" w:cs="Times New Roman"/>
          <w:sz w:val="24"/>
        </w:rPr>
        <w:t xml:space="preserve">. Therefore, the correction for each single country remains </w:t>
      </w:r>
      <w:r w:rsidR="00DE1D02" w:rsidRPr="004D5F9E">
        <w:rPr>
          <w:rFonts w:ascii="Times New Roman" w:hAnsi="Times New Roman" w:cs="Times New Roman"/>
          <w:sz w:val="24"/>
        </w:rPr>
        <w:t>uncertain</w:t>
      </w:r>
      <w:r w:rsidR="00C32E8E" w:rsidRPr="004D5F9E">
        <w:rPr>
          <w:rFonts w:ascii="Times New Roman" w:hAnsi="Times New Roman" w:cs="Times New Roman"/>
          <w:sz w:val="24"/>
        </w:rPr>
        <w:t>.</w:t>
      </w:r>
      <w:r w:rsidR="008B75C7" w:rsidRPr="004D5F9E">
        <w:rPr>
          <w:rFonts w:ascii="Times New Roman" w:hAnsi="Times New Roman" w:cs="Times New Roman"/>
          <w:sz w:val="24"/>
        </w:rPr>
        <w:t xml:space="preserve"> Fifth, although data held </w:t>
      </w:r>
      <w:r w:rsidR="00C53AFC" w:rsidRPr="004D5F9E">
        <w:rPr>
          <w:rFonts w:ascii="Times New Roman" w:hAnsi="Times New Roman" w:cs="Times New Roman"/>
          <w:sz w:val="24"/>
        </w:rPr>
        <w:t xml:space="preserve">by </w:t>
      </w:r>
      <w:r w:rsidR="00EF70FD" w:rsidRPr="004D5F9E">
        <w:rPr>
          <w:rFonts w:ascii="Times New Roman" w:hAnsi="Times New Roman" w:cs="Times New Roman"/>
          <w:sz w:val="24"/>
        </w:rPr>
        <w:t>NCD-RisC</w:t>
      </w:r>
      <w:r w:rsidR="008B75C7" w:rsidRPr="004D5F9E">
        <w:rPr>
          <w:rFonts w:ascii="Times New Roman" w:hAnsi="Times New Roman" w:cs="Times New Roman"/>
          <w:sz w:val="24"/>
        </w:rPr>
        <w:t xml:space="preserve"> members were analysed to </w:t>
      </w:r>
      <w:r w:rsidR="00C53AFC" w:rsidRPr="004D5F9E">
        <w:rPr>
          <w:rFonts w:ascii="Times New Roman" w:hAnsi="Times New Roman" w:cs="Times New Roman"/>
          <w:sz w:val="24"/>
        </w:rPr>
        <w:t xml:space="preserve">provide all </w:t>
      </w:r>
      <w:r w:rsidR="008B75C7" w:rsidRPr="004D5F9E">
        <w:rPr>
          <w:rFonts w:ascii="Times New Roman" w:hAnsi="Times New Roman" w:cs="Times New Roman"/>
          <w:sz w:val="24"/>
        </w:rPr>
        <w:t>the primary outcomes</w:t>
      </w:r>
      <w:r w:rsidR="00C53AFC" w:rsidRPr="004D5F9E">
        <w:rPr>
          <w:rFonts w:ascii="Times New Roman" w:hAnsi="Times New Roman" w:cs="Times New Roman"/>
          <w:sz w:val="24"/>
        </w:rPr>
        <w:t>, individual participant data could not be accessed for</w:t>
      </w:r>
      <w:r w:rsidR="008B75C7" w:rsidRPr="004D5F9E">
        <w:rPr>
          <w:rFonts w:ascii="Times New Roman" w:hAnsi="Times New Roman" w:cs="Times New Roman"/>
          <w:sz w:val="24"/>
        </w:rPr>
        <w:t xml:space="preserve"> </w:t>
      </w:r>
      <w:r w:rsidR="00AA7BDF">
        <w:rPr>
          <w:rFonts w:ascii="Times New Roman" w:hAnsi="Times New Roman" w:cs="Times New Roman"/>
          <w:sz w:val="24"/>
        </w:rPr>
        <w:t>20</w:t>
      </w:r>
      <w:r w:rsidR="007B1179" w:rsidRPr="004D5F9E">
        <w:rPr>
          <w:rFonts w:ascii="Times New Roman" w:hAnsi="Times New Roman" w:cs="Times New Roman"/>
          <w:sz w:val="24"/>
        </w:rPr>
        <w:t>% of data sources. To overcome this issue, we systematically used the reported metrics to estimate all of our primary outcomes; the cross</w:t>
      </w:r>
      <w:r w:rsidR="00520420" w:rsidRPr="004D5F9E">
        <w:rPr>
          <w:rFonts w:ascii="Times New Roman" w:hAnsi="Times New Roman" w:cs="Times New Roman"/>
          <w:sz w:val="24"/>
        </w:rPr>
        <w:t>-</w:t>
      </w:r>
      <w:r w:rsidR="007B1179" w:rsidRPr="004D5F9E">
        <w:rPr>
          <w:rFonts w:ascii="Times New Roman" w:hAnsi="Times New Roman" w:cs="Times New Roman"/>
          <w:sz w:val="24"/>
        </w:rPr>
        <w:t xml:space="preserve">walking regressions used for this purpose had good predictive accuracy but increased the uncertainty of our estimates. </w:t>
      </w:r>
      <w:r w:rsidR="00520420" w:rsidRPr="004D5F9E">
        <w:rPr>
          <w:rFonts w:ascii="Times New Roman" w:hAnsi="Times New Roman" w:cs="Times New Roman"/>
          <w:sz w:val="24"/>
        </w:rPr>
        <w:t xml:space="preserve">Sixth, </w:t>
      </w:r>
      <w:r w:rsidR="00544E56">
        <w:rPr>
          <w:rFonts w:ascii="Times New Roman" w:hAnsi="Times New Roman" w:cs="Times New Roman"/>
          <w:sz w:val="24"/>
        </w:rPr>
        <w:t xml:space="preserve">over time, </w:t>
      </w:r>
      <w:r w:rsidR="00961ADB">
        <w:rPr>
          <w:rFonts w:ascii="Times New Roman" w:hAnsi="Times New Roman" w:cs="Times New Roman"/>
          <w:sz w:val="24"/>
        </w:rPr>
        <w:t xml:space="preserve">standard </w:t>
      </w:r>
      <w:r w:rsidR="00544E56">
        <w:rPr>
          <w:rFonts w:ascii="Times New Roman" w:hAnsi="Times New Roman" w:cs="Times New Roman"/>
          <w:sz w:val="24"/>
        </w:rPr>
        <w:t xml:space="preserve">mercury </w:t>
      </w:r>
      <w:r w:rsidR="00544E56" w:rsidRPr="004D5F9E">
        <w:rPr>
          <w:rFonts w:ascii="Times New Roman" w:hAnsi="Times New Roman" w:cs="Times New Roman"/>
          <w:sz w:val="24"/>
        </w:rPr>
        <w:t>sphygmomanometers</w:t>
      </w:r>
      <w:r w:rsidR="00544E56">
        <w:rPr>
          <w:rFonts w:ascii="Times New Roman" w:hAnsi="Times New Roman" w:cs="Times New Roman"/>
          <w:sz w:val="24"/>
        </w:rPr>
        <w:t xml:space="preserve"> have been replaced by </w:t>
      </w:r>
      <w:r w:rsidR="00520420" w:rsidRPr="004D5F9E">
        <w:rPr>
          <w:rFonts w:ascii="Times New Roman" w:hAnsi="Times New Roman" w:cs="Times New Roman"/>
          <w:sz w:val="24"/>
        </w:rPr>
        <w:t>random-</w:t>
      </w:r>
      <w:r w:rsidR="007B1179" w:rsidRPr="004D5F9E">
        <w:rPr>
          <w:rFonts w:ascii="Times New Roman" w:hAnsi="Times New Roman" w:cs="Times New Roman"/>
          <w:sz w:val="24"/>
        </w:rPr>
        <w:t>zero sphygmomanometer</w:t>
      </w:r>
      <w:r w:rsidR="00520420" w:rsidRPr="004D5F9E">
        <w:rPr>
          <w:rFonts w:ascii="Times New Roman" w:hAnsi="Times New Roman" w:cs="Times New Roman"/>
          <w:sz w:val="24"/>
        </w:rPr>
        <w:t>s</w:t>
      </w:r>
      <w:r w:rsidR="00EF70FD" w:rsidRPr="004D5F9E">
        <w:rPr>
          <w:rFonts w:ascii="Times New Roman" w:hAnsi="Times New Roman" w:cs="Times New Roman"/>
          <w:sz w:val="24"/>
        </w:rPr>
        <w:t xml:space="preserve"> </w:t>
      </w:r>
      <w:r w:rsidR="00544E56">
        <w:rPr>
          <w:rFonts w:ascii="Times New Roman" w:hAnsi="Times New Roman" w:cs="Times New Roman"/>
          <w:sz w:val="24"/>
        </w:rPr>
        <w:t xml:space="preserve">and </w:t>
      </w:r>
      <w:r w:rsidR="00544E56" w:rsidRPr="004D5F9E">
        <w:rPr>
          <w:rFonts w:ascii="Times New Roman" w:hAnsi="Times New Roman" w:cs="Times New Roman"/>
          <w:sz w:val="24"/>
        </w:rPr>
        <w:t xml:space="preserve">more recently digital oscillometric devices </w:t>
      </w:r>
      <w:r w:rsidR="00EF70FD" w:rsidRPr="004D5F9E">
        <w:rPr>
          <w:rFonts w:ascii="Times New Roman" w:hAnsi="Times New Roman" w:cs="Times New Roman"/>
          <w:sz w:val="24"/>
        </w:rPr>
        <w:t>in health surveys</w:t>
      </w:r>
      <w:r w:rsidR="002B3DF9" w:rsidRPr="004D5F9E">
        <w:rPr>
          <w:rFonts w:ascii="Times New Roman" w:hAnsi="Times New Roman" w:cs="Times New Roman"/>
          <w:sz w:val="24"/>
        </w:rPr>
        <w:t xml:space="preserve">. </w:t>
      </w:r>
      <w:r w:rsidR="00F938E1" w:rsidRPr="004D5F9E">
        <w:rPr>
          <w:rFonts w:ascii="Times New Roman" w:hAnsi="Times New Roman" w:cs="Times New Roman"/>
          <w:sz w:val="24"/>
        </w:rPr>
        <w:t>Similarly, studies differ</w:t>
      </w:r>
      <w:r w:rsidR="00796D54">
        <w:rPr>
          <w:rFonts w:ascii="Times New Roman" w:hAnsi="Times New Roman" w:cs="Times New Roman"/>
          <w:sz w:val="24"/>
        </w:rPr>
        <w:t>ed</w:t>
      </w:r>
      <w:r w:rsidR="00F938E1" w:rsidRPr="004D5F9E">
        <w:rPr>
          <w:rFonts w:ascii="Times New Roman" w:hAnsi="Times New Roman" w:cs="Times New Roman"/>
          <w:sz w:val="24"/>
        </w:rPr>
        <w:t xml:space="preserve"> on whet</w:t>
      </w:r>
      <w:r w:rsidR="00511C65">
        <w:rPr>
          <w:rFonts w:ascii="Times New Roman" w:hAnsi="Times New Roman" w:cs="Times New Roman"/>
          <w:sz w:val="24"/>
        </w:rPr>
        <w:t>her they used</w:t>
      </w:r>
      <w:r w:rsidR="00F938E1" w:rsidRPr="004D5F9E">
        <w:rPr>
          <w:rFonts w:ascii="Times New Roman" w:hAnsi="Times New Roman" w:cs="Times New Roman"/>
          <w:sz w:val="24"/>
        </w:rPr>
        <w:t xml:space="preserve"> multiple cuff sizes</w:t>
      </w:r>
      <w:r w:rsidR="00511C65">
        <w:rPr>
          <w:rFonts w:ascii="Times New Roman" w:hAnsi="Times New Roman" w:cs="Times New Roman"/>
          <w:sz w:val="24"/>
        </w:rPr>
        <w:t xml:space="preserve"> or one </w:t>
      </w:r>
      <w:r w:rsidR="00511C65">
        <w:rPr>
          <w:rFonts w:ascii="Times New Roman" w:hAnsi="Times New Roman" w:cs="Times New Roman"/>
          <w:sz w:val="24"/>
        </w:rPr>
        <w:lastRenderedPageBreak/>
        <w:t>cuff size</w:t>
      </w:r>
      <w:r w:rsidR="00F938E1" w:rsidRPr="004D5F9E">
        <w:rPr>
          <w:rFonts w:ascii="Times New Roman" w:hAnsi="Times New Roman" w:cs="Times New Roman"/>
          <w:sz w:val="24"/>
        </w:rPr>
        <w:t>.</w:t>
      </w:r>
      <w:r w:rsidR="00F938E1">
        <w:rPr>
          <w:rFonts w:ascii="Times New Roman" w:hAnsi="Times New Roman" w:cs="Times New Roman"/>
          <w:sz w:val="24"/>
        </w:rPr>
        <w:t xml:space="preserve"> </w:t>
      </w:r>
      <w:r w:rsidR="00F938E1" w:rsidRPr="004D5F9E">
        <w:rPr>
          <w:rFonts w:ascii="Times New Roman" w:hAnsi="Times New Roman" w:cs="Times New Roman"/>
          <w:sz w:val="24"/>
        </w:rPr>
        <w:t xml:space="preserve">We note that </w:t>
      </w:r>
      <w:r w:rsidR="0010249C">
        <w:rPr>
          <w:rFonts w:ascii="Times New Roman" w:hAnsi="Times New Roman" w:cs="Times New Roman"/>
          <w:sz w:val="24"/>
        </w:rPr>
        <w:t>the effect of</w:t>
      </w:r>
      <w:r w:rsidR="00F938E1" w:rsidRPr="004D5F9E">
        <w:rPr>
          <w:rFonts w:ascii="Times New Roman" w:hAnsi="Times New Roman" w:cs="Times New Roman"/>
          <w:sz w:val="24"/>
        </w:rPr>
        <w:t xml:space="preserve"> measurement device and protocol </w:t>
      </w:r>
      <w:r w:rsidR="0010249C">
        <w:rPr>
          <w:rFonts w:ascii="Times New Roman" w:hAnsi="Times New Roman" w:cs="Times New Roman"/>
          <w:sz w:val="24"/>
        </w:rPr>
        <w:t>on population</w:t>
      </w:r>
      <w:r w:rsidR="00F938E1">
        <w:rPr>
          <w:rFonts w:ascii="Times New Roman" w:hAnsi="Times New Roman" w:cs="Times New Roman"/>
          <w:sz w:val="24"/>
        </w:rPr>
        <w:t xml:space="preserve"> mean and prevalence depend on</w:t>
      </w:r>
      <w:r w:rsidR="00F938E1" w:rsidRPr="004D5F9E">
        <w:rPr>
          <w:rFonts w:ascii="Times New Roman" w:hAnsi="Times New Roman" w:cs="Times New Roman"/>
          <w:sz w:val="24"/>
        </w:rPr>
        <w:t xml:space="preserve"> the circumstances of </w:t>
      </w:r>
      <w:r w:rsidR="0010249C">
        <w:rPr>
          <w:rFonts w:ascii="Times New Roman" w:hAnsi="Times New Roman" w:cs="Times New Roman"/>
          <w:sz w:val="24"/>
        </w:rPr>
        <w:t>each</w:t>
      </w:r>
      <w:r w:rsidR="00F938E1" w:rsidRPr="004D5F9E">
        <w:rPr>
          <w:rFonts w:ascii="Times New Roman" w:hAnsi="Times New Roman" w:cs="Times New Roman"/>
          <w:sz w:val="24"/>
        </w:rPr>
        <w:t xml:space="preserve"> survey. For example, an automated </w:t>
      </w:r>
      <w:r w:rsidR="00156E5D" w:rsidRPr="004D5F9E">
        <w:rPr>
          <w:rFonts w:ascii="Times New Roman" w:hAnsi="Times New Roman" w:cs="Times New Roman"/>
          <w:sz w:val="24"/>
        </w:rPr>
        <w:t xml:space="preserve">digital </w:t>
      </w:r>
      <w:r w:rsidR="00F938E1" w:rsidRPr="004D5F9E">
        <w:rPr>
          <w:rFonts w:ascii="Times New Roman" w:hAnsi="Times New Roman" w:cs="Times New Roman"/>
          <w:sz w:val="24"/>
        </w:rPr>
        <w:t>device with a standard cuff, although not the traditional “gold-standard” in a clinical setting, avoids observer bias and increases compliance, and possibly even response rate, compared to a standard mercury sphygmomanometer with multiple cuffs.</w:t>
      </w:r>
      <w:r w:rsidR="00F938E1" w:rsidRPr="004D5F9E">
        <w:rPr>
          <w:rFonts w:ascii="Times New Roman" w:hAnsi="Times New Roman" w:cs="Times New Roman"/>
          <w:sz w:val="24"/>
        </w:rPr>
        <w:fldChar w:fldCharType="begin"/>
      </w:r>
      <w:r w:rsidR="007848F6">
        <w:rPr>
          <w:rFonts w:ascii="Times New Roman" w:hAnsi="Times New Roman" w:cs="Times New Roman"/>
          <w:sz w:val="24"/>
        </w:rPr>
        <w:instrText xml:space="preserve"> ADDIN EN.CITE &lt;EndNote&gt;&lt;Cite&gt;&lt;Author&gt;Myers&lt;/Author&gt;&lt;Year&gt;2011&lt;/Year&gt;&lt;RecNum&gt;165&lt;/RecNum&gt;&lt;DisplayText&gt;&lt;style face="superscript"&gt;48&lt;/style&gt;&lt;/DisplayText&gt;&lt;record&gt;&lt;rec-number&gt;165&lt;/rec-number&gt;&lt;foreign-keys&gt;&lt;key app="EN" db-id="vexpzzado9st5ceptv5v0ttevt2xpwrvx900" timestamp="1472484650"&gt;165&lt;/key&gt;&lt;/foreign-keys&gt;&lt;ref-type name="Journal Article"&gt;17&lt;/ref-type&gt;&lt;contributors&gt;&lt;authors&gt;&lt;author&gt;Myers, M. G.&lt;/author&gt;&lt;author&gt;Godwin, M.&lt;/author&gt;&lt;author&gt;Dawes, M.&lt;/author&gt;&lt;author&gt;Kiss, A.&lt;/author&gt;&lt;author&gt;Tobe, S. W.&lt;/author&gt;&lt;author&gt;Grant, F. C.&lt;/author&gt;&lt;author&gt;Kaczorowski, J.&lt;/author&gt;&lt;/authors&gt;&lt;/contributors&gt;&lt;auth-address&gt;Schulich Heart Centre, Department of Medicine, University of Toronto, Toronto, ON, Canada. martin.myers@sunnybrook.ca&lt;/auth-address&gt;&lt;titles&gt;&lt;title&gt;Conventional versus automated measurement of blood pressure in primary care patients with systolic hypertension: randomised parallel design controlled trial&lt;/title&gt;&lt;secondary-title&gt;BMJ&lt;/secondary-title&gt;&lt;/titles&gt;&lt;periodical&gt;&lt;full-title&gt;BMJ&lt;/full-title&gt;&lt;/periodical&gt;&lt;pages&gt;d286&lt;/pages&gt;&lt;volume&gt;342&lt;/volume&gt;&lt;keywords&gt;&lt;keyword&gt;Aged&lt;/keyword&gt;&lt;keyword&gt;Aged, 80 and over&lt;/keyword&gt;&lt;keyword&gt;Automation&lt;/keyword&gt;&lt;keyword&gt;Blood Pressure/*physiology&lt;/keyword&gt;&lt;keyword&gt;Blood Pressure Determination/methods&lt;/keyword&gt;&lt;keyword&gt;Female&lt;/keyword&gt;&lt;keyword&gt;Humans&lt;/keyword&gt;&lt;keyword&gt;Hypertension/*diagnosis/physiopathology&lt;/keyword&gt;&lt;keyword&gt;Male&lt;/keyword&gt;&lt;keyword&gt;Middle Aged&lt;/keyword&gt;&lt;keyword&gt;Primary Health Care&lt;/keyword&gt;&lt;/keywords&gt;&lt;dates&gt;&lt;year&gt;2011&lt;/year&gt;&lt;/dates&gt;&lt;isbn&gt;1756-1833 (Electronic)&amp;#xD;0959-535X (Linking)&lt;/isbn&gt;&lt;accession-num&gt;21300709&lt;/accession-num&gt;&lt;urls&gt;&lt;related-urls&gt;&lt;url&gt;http://www.ncbi.nlm.nih.gov/pubmed/21300709&lt;/url&gt;&lt;/related-urls&gt;&lt;/urls&gt;&lt;custom2&gt;3034423&lt;/custom2&gt;&lt;electronic-resource-num&gt;10.1136/bmj.d286&lt;/electronic-resource-num&gt;&lt;/record&gt;&lt;/Cite&gt;&lt;/EndNote&gt;</w:instrText>
      </w:r>
      <w:r w:rsidR="00F938E1" w:rsidRPr="004D5F9E">
        <w:rPr>
          <w:rFonts w:ascii="Times New Roman" w:hAnsi="Times New Roman" w:cs="Times New Roman"/>
          <w:sz w:val="24"/>
        </w:rPr>
        <w:fldChar w:fldCharType="separate"/>
      </w:r>
      <w:r w:rsidR="007848F6" w:rsidRPr="007848F6">
        <w:rPr>
          <w:rFonts w:ascii="Times New Roman" w:hAnsi="Times New Roman" w:cs="Times New Roman"/>
          <w:noProof/>
          <w:sz w:val="24"/>
          <w:vertAlign w:val="superscript"/>
        </w:rPr>
        <w:t>48</w:t>
      </w:r>
      <w:r w:rsidR="00F938E1" w:rsidRPr="004D5F9E">
        <w:rPr>
          <w:rFonts w:ascii="Times New Roman" w:hAnsi="Times New Roman" w:cs="Times New Roman"/>
          <w:sz w:val="24"/>
        </w:rPr>
        <w:fldChar w:fldCharType="end"/>
      </w:r>
      <w:r w:rsidR="00F938E1">
        <w:rPr>
          <w:rFonts w:ascii="Times New Roman" w:hAnsi="Times New Roman" w:cs="Times New Roman"/>
          <w:sz w:val="24"/>
        </w:rPr>
        <w:t xml:space="preserve"> Nonetheless, m</w:t>
      </w:r>
      <w:r w:rsidR="002B3DF9" w:rsidRPr="004D5F9E">
        <w:rPr>
          <w:rFonts w:ascii="Times New Roman" w:hAnsi="Times New Roman" w:cs="Times New Roman"/>
          <w:sz w:val="24"/>
        </w:rPr>
        <w:t>easurements from</w:t>
      </w:r>
      <w:r w:rsidR="00B31A52" w:rsidRPr="004D5F9E">
        <w:rPr>
          <w:rFonts w:ascii="Times New Roman" w:hAnsi="Times New Roman" w:cs="Times New Roman"/>
          <w:sz w:val="24"/>
        </w:rPr>
        <w:t xml:space="preserve"> different devices are </w:t>
      </w:r>
      <w:r w:rsidR="002B3DF9" w:rsidRPr="004D5F9E">
        <w:rPr>
          <w:rFonts w:ascii="Times New Roman" w:hAnsi="Times New Roman" w:cs="Times New Roman"/>
          <w:sz w:val="24"/>
        </w:rPr>
        <w:t>not</w:t>
      </w:r>
      <w:r w:rsidR="00B31A52" w:rsidRPr="004D5F9E">
        <w:rPr>
          <w:rFonts w:ascii="Times New Roman" w:hAnsi="Times New Roman" w:cs="Times New Roman"/>
          <w:sz w:val="24"/>
        </w:rPr>
        <w:t xml:space="preserve"> fully comparable</w:t>
      </w:r>
      <w:proofErr w:type="gramStart"/>
      <w:r w:rsidR="005B7F63">
        <w:rPr>
          <w:rFonts w:ascii="Times New Roman" w:hAnsi="Times New Roman" w:cs="Times New Roman"/>
          <w:sz w:val="24"/>
        </w:rPr>
        <w:t>,</w:t>
      </w:r>
      <w:proofErr w:type="gramEnd"/>
      <w:r w:rsidR="00875BF4" w:rsidRPr="004D5F9E">
        <w:rPr>
          <w:rFonts w:ascii="Times New Roman" w:hAnsi="Times New Roman" w:cs="Times New Roman"/>
          <w:sz w:val="24"/>
        </w:rPr>
        <w:fldChar w:fldCharType="begin">
          <w:fldData xml:space="preserve">PEVuZE5vdGU+PENpdGU+PEF1dGhvcj5QaWNrZXJpbmc8L0F1dGhvcj48WWVhcj4yMDA1PC9ZZWFy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</w:fldData>
        </w:fldChar>
      </w:r>
      <w:r w:rsidR="007848F6">
        <w:rPr>
          <w:rFonts w:ascii="Times New Roman" w:hAnsi="Times New Roman" w:cs="Times New Roman"/>
          <w:sz w:val="24"/>
        </w:rPr>
        <w:instrText xml:space="preserve"> ADDIN EN.CITE </w:instrText>
      </w:r>
      <w:r w:rsidR="007848F6">
        <w:rPr>
          <w:rFonts w:ascii="Times New Roman" w:hAnsi="Times New Roman" w:cs="Times New Roman"/>
          <w:sz w:val="24"/>
        </w:rPr>
        <w:fldChar w:fldCharType="begin">
          <w:fldData xml:space="preserve">PEVuZE5vdGU+PENpdGU+PEF1dGhvcj5QaWNrZXJpbmc8L0F1dGhvcj48WWVhcj4yMDA1PC9ZZWFy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</w:fldData>
        </w:fldChar>
      </w:r>
      <w:r w:rsidR="007848F6">
        <w:rPr>
          <w:rFonts w:ascii="Times New Roman" w:hAnsi="Times New Roman" w:cs="Times New Roman"/>
          <w:sz w:val="24"/>
        </w:rPr>
        <w:instrText xml:space="preserve"> ADDIN EN.CITE.DATA </w:instrText>
      </w:r>
      <w:r w:rsidR="007848F6">
        <w:rPr>
          <w:rFonts w:ascii="Times New Roman" w:hAnsi="Times New Roman" w:cs="Times New Roman"/>
          <w:sz w:val="24"/>
        </w:rPr>
      </w:r>
      <w:r w:rsidR="007848F6">
        <w:rPr>
          <w:rFonts w:ascii="Times New Roman" w:hAnsi="Times New Roman" w:cs="Times New Roman"/>
          <w:sz w:val="24"/>
        </w:rPr>
        <w:fldChar w:fldCharType="end"/>
      </w:r>
      <w:r w:rsidR="00875BF4" w:rsidRPr="004D5F9E">
        <w:rPr>
          <w:rFonts w:ascii="Times New Roman" w:hAnsi="Times New Roman" w:cs="Times New Roman"/>
          <w:sz w:val="24"/>
        </w:rPr>
      </w:r>
      <w:r w:rsidR="00875BF4" w:rsidRPr="004D5F9E">
        <w:rPr>
          <w:rFonts w:ascii="Times New Roman" w:hAnsi="Times New Roman" w:cs="Times New Roman"/>
          <w:sz w:val="24"/>
        </w:rPr>
        <w:fldChar w:fldCharType="separate"/>
      </w:r>
      <w:r w:rsidR="007848F6" w:rsidRPr="007848F6">
        <w:rPr>
          <w:rFonts w:ascii="Times New Roman" w:hAnsi="Times New Roman" w:cs="Times New Roman"/>
          <w:noProof/>
          <w:sz w:val="24"/>
          <w:vertAlign w:val="superscript"/>
        </w:rPr>
        <w:t>49-51</w:t>
      </w:r>
      <w:r w:rsidR="00875BF4" w:rsidRPr="004D5F9E">
        <w:rPr>
          <w:rFonts w:ascii="Times New Roman" w:hAnsi="Times New Roman" w:cs="Times New Roman"/>
          <w:sz w:val="24"/>
        </w:rPr>
        <w:fldChar w:fldCharType="end"/>
      </w:r>
      <w:r w:rsidR="00520420" w:rsidRPr="004D5F9E">
        <w:rPr>
          <w:rFonts w:ascii="Times New Roman" w:hAnsi="Times New Roman" w:cs="Times New Roman"/>
          <w:sz w:val="24"/>
        </w:rPr>
        <w:t xml:space="preserve"> </w:t>
      </w:r>
      <w:r w:rsidR="00511C65">
        <w:rPr>
          <w:rFonts w:ascii="Times New Roman" w:hAnsi="Times New Roman" w:cs="Times New Roman"/>
          <w:sz w:val="24"/>
        </w:rPr>
        <w:t>which</w:t>
      </w:r>
      <w:r w:rsidR="00264704" w:rsidRPr="004D5F9E">
        <w:rPr>
          <w:rFonts w:ascii="Times New Roman" w:hAnsi="Times New Roman" w:cs="Times New Roman"/>
          <w:sz w:val="24"/>
        </w:rPr>
        <w:t xml:space="preserve"> </w:t>
      </w:r>
      <w:r w:rsidR="00961ADB">
        <w:rPr>
          <w:rFonts w:ascii="Times New Roman" w:hAnsi="Times New Roman" w:cs="Times New Roman"/>
          <w:sz w:val="24"/>
        </w:rPr>
        <w:t xml:space="preserve">may </w:t>
      </w:r>
      <w:r w:rsidR="00264704" w:rsidRPr="004D5F9E">
        <w:rPr>
          <w:rFonts w:ascii="Times New Roman" w:hAnsi="Times New Roman" w:cs="Times New Roman"/>
          <w:sz w:val="24"/>
        </w:rPr>
        <w:t xml:space="preserve">have </w:t>
      </w:r>
      <w:r w:rsidR="005B7F63">
        <w:rPr>
          <w:rFonts w:ascii="Times New Roman" w:hAnsi="Times New Roman" w:cs="Times New Roman"/>
          <w:sz w:val="24"/>
        </w:rPr>
        <w:t>affected</w:t>
      </w:r>
      <w:r w:rsidR="00E20412" w:rsidRPr="004D5F9E">
        <w:rPr>
          <w:rFonts w:ascii="Times New Roman" w:hAnsi="Times New Roman" w:cs="Times New Roman"/>
          <w:sz w:val="24"/>
        </w:rPr>
        <w:t xml:space="preserve"> the estimated trends.</w:t>
      </w:r>
      <w:r w:rsidR="00B048E5" w:rsidRPr="004D5F9E">
        <w:rPr>
          <w:rFonts w:ascii="Times New Roman" w:hAnsi="Times New Roman" w:cs="Times New Roman"/>
          <w:sz w:val="24"/>
        </w:rPr>
        <w:t xml:space="preserve"> </w:t>
      </w:r>
      <w:r w:rsidR="00156E5D">
        <w:rPr>
          <w:rFonts w:ascii="Times New Roman" w:hAnsi="Times New Roman" w:cs="Times New Roman"/>
          <w:sz w:val="24"/>
        </w:rPr>
        <w:t>When we include</w:t>
      </w:r>
      <w:r w:rsidR="00511C65">
        <w:rPr>
          <w:rFonts w:ascii="Times New Roman" w:hAnsi="Times New Roman" w:cs="Times New Roman"/>
          <w:sz w:val="24"/>
        </w:rPr>
        <w:t>d</w:t>
      </w:r>
      <w:r w:rsidR="00156E5D">
        <w:rPr>
          <w:rFonts w:ascii="Times New Roman" w:hAnsi="Times New Roman" w:cs="Times New Roman"/>
          <w:sz w:val="24"/>
        </w:rPr>
        <w:t xml:space="preserve"> device type as a study-level covariate in our statistical model, studies using random-zero </w:t>
      </w:r>
      <w:r w:rsidR="00156E5D" w:rsidRPr="004D5F9E">
        <w:rPr>
          <w:rFonts w:ascii="Times New Roman" w:hAnsi="Times New Roman" w:cs="Times New Roman"/>
          <w:sz w:val="24"/>
        </w:rPr>
        <w:t>sphygmomanometer</w:t>
      </w:r>
      <w:r w:rsidR="00156E5D">
        <w:rPr>
          <w:rFonts w:ascii="Times New Roman" w:hAnsi="Times New Roman" w:cs="Times New Roman"/>
          <w:sz w:val="24"/>
        </w:rPr>
        <w:t>, which was used commonly in the late 1980s and 1990s, had lower mean BP (by ~</w:t>
      </w:r>
      <w:r w:rsidR="006F4BD1">
        <w:rPr>
          <w:rFonts w:ascii="Times New Roman" w:hAnsi="Times New Roman" w:cs="Times New Roman"/>
          <w:sz w:val="24"/>
        </w:rPr>
        <w:t>4.5</w:t>
      </w:r>
      <w:r w:rsidR="00156E5D">
        <w:rPr>
          <w:rFonts w:ascii="Times New Roman" w:hAnsi="Times New Roman" w:cs="Times New Roman"/>
          <w:sz w:val="24"/>
        </w:rPr>
        <w:t xml:space="preserve"> mmHg for SBP and ~3 mmHg for DBP) and prevalence of raised BP than those using </w:t>
      </w:r>
      <w:r w:rsidR="00961ADB">
        <w:rPr>
          <w:rFonts w:ascii="Times New Roman" w:hAnsi="Times New Roman" w:cs="Times New Roman"/>
          <w:sz w:val="24"/>
        </w:rPr>
        <w:t xml:space="preserve">standard </w:t>
      </w:r>
      <w:r w:rsidR="00156E5D" w:rsidRPr="004D5F9E">
        <w:rPr>
          <w:rFonts w:ascii="Times New Roman" w:hAnsi="Times New Roman" w:cs="Times New Roman"/>
          <w:sz w:val="24"/>
        </w:rPr>
        <w:t>mercury sphygmomanometer</w:t>
      </w:r>
      <w:r w:rsidR="00156E5D">
        <w:rPr>
          <w:rFonts w:ascii="Times New Roman" w:hAnsi="Times New Roman" w:cs="Times New Roman"/>
          <w:sz w:val="24"/>
        </w:rPr>
        <w:t xml:space="preserve">s. </w:t>
      </w:r>
      <w:r w:rsidR="009201E8">
        <w:rPr>
          <w:rFonts w:ascii="Times New Roman" w:hAnsi="Times New Roman" w:cs="Times New Roman"/>
          <w:sz w:val="24"/>
        </w:rPr>
        <w:t>T</w:t>
      </w:r>
      <w:r w:rsidR="00156E5D">
        <w:rPr>
          <w:rFonts w:ascii="Times New Roman" w:hAnsi="Times New Roman" w:cs="Times New Roman"/>
          <w:sz w:val="24"/>
        </w:rPr>
        <w:t xml:space="preserve">he average difference between studies using digital device and </w:t>
      </w:r>
      <w:r w:rsidR="00156E5D" w:rsidRPr="004D5F9E">
        <w:rPr>
          <w:rFonts w:ascii="Times New Roman" w:hAnsi="Times New Roman" w:cs="Times New Roman"/>
          <w:sz w:val="24"/>
        </w:rPr>
        <w:t>mercury sphygmomanometer</w:t>
      </w:r>
      <w:r w:rsidR="00156E5D">
        <w:rPr>
          <w:rFonts w:ascii="Times New Roman" w:hAnsi="Times New Roman" w:cs="Times New Roman"/>
          <w:sz w:val="24"/>
        </w:rPr>
        <w:t xml:space="preserve"> was ~</w:t>
      </w:r>
      <w:r w:rsidR="006F4BD1">
        <w:rPr>
          <w:rFonts w:ascii="Times New Roman" w:hAnsi="Times New Roman" w:cs="Times New Roman"/>
          <w:sz w:val="24"/>
        </w:rPr>
        <w:t>2</w:t>
      </w:r>
      <w:r w:rsidR="00156E5D">
        <w:rPr>
          <w:rFonts w:ascii="Times New Roman" w:hAnsi="Times New Roman" w:cs="Times New Roman"/>
          <w:sz w:val="24"/>
        </w:rPr>
        <w:t xml:space="preserve"> mmHg for SBP and ~0.2 mmH</w:t>
      </w:r>
      <w:r w:rsidR="009201E8">
        <w:rPr>
          <w:rFonts w:ascii="Times New Roman" w:hAnsi="Times New Roman" w:cs="Times New Roman"/>
          <w:sz w:val="24"/>
        </w:rPr>
        <w:t>g for DBP</w:t>
      </w:r>
      <w:r w:rsidR="00156E5D">
        <w:rPr>
          <w:rFonts w:ascii="Times New Roman" w:hAnsi="Times New Roman" w:cs="Times New Roman"/>
          <w:sz w:val="24"/>
        </w:rPr>
        <w:t xml:space="preserve">. </w:t>
      </w:r>
      <w:r w:rsidR="005B7F63">
        <w:rPr>
          <w:rFonts w:ascii="Times New Roman" w:hAnsi="Times New Roman" w:cs="Times New Roman"/>
          <w:sz w:val="24"/>
        </w:rPr>
        <w:t>F</w:t>
      </w:r>
      <w:r w:rsidR="00E83C5C">
        <w:rPr>
          <w:rFonts w:ascii="Times New Roman" w:hAnsi="Times New Roman" w:cs="Times New Roman"/>
          <w:sz w:val="24"/>
        </w:rPr>
        <w:t>inally</w:t>
      </w:r>
      <w:r w:rsidR="005B7F63">
        <w:rPr>
          <w:rFonts w:ascii="Times New Roman" w:hAnsi="Times New Roman" w:cs="Times New Roman"/>
          <w:sz w:val="24"/>
        </w:rPr>
        <w:t xml:space="preserve">, </w:t>
      </w:r>
      <w:r w:rsidR="0099333B">
        <w:rPr>
          <w:rFonts w:ascii="Times New Roman" w:hAnsi="Times New Roman" w:cs="Times New Roman"/>
          <w:sz w:val="24"/>
        </w:rPr>
        <w:t>BP</w:t>
      </w:r>
      <w:r w:rsidR="00306367">
        <w:rPr>
          <w:rFonts w:ascii="Times New Roman" w:hAnsi="Times New Roman" w:cs="Times New Roman"/>
          <w:sz w:val="24"/>
        </w:rPr>
        <w:t xml:space="preserve"> had been measured only once in some of our data sources. In those sources with multiple measurements, the median difference between the first measurement and the average of subsequent ones was </w:t>
      </w:r>
      <w:r w:rsidR="00306367" w:rsidRPr="00306367">
        <w:rPr>
          <w:rFonts w:ascii="Times New Roman" w:hAnsi="Times New Roman" w:cs="Times New Roman"/>
          <w:sz w:val="24"/>
        </w:rPr>
        <w:t>1.5 mmHg for SBP and 0.0 mmHg for DBP</w:t>
      </w:r>
      <w:r w:rsidR="0099333B">
        <w:rPr>
          <w:rFonts w:ascii="Times New Roman" w:hAnsi="Times New Roman" w:cs="Times New Roman"/>
          <w:sz w:val="24"/>
        </w:rPr>
        <w:t xml:space="preserve"> indicating that mean BP and prevalence of raised BP may be slightly overestimated in some of our sources.</w:t>
      </w:r>
    </w:p>
    <w:p w14:paraId="35E1D38F" w14:textId="77777777" w:rsidR="00E20412" w:rsidRPr="004D5F9E" w:rsidRDefault="00E20412" w:rsidP="00936F29">
      <w:pPr>
        <w:spacing w:after="0" w:line="480" w:lineRule="auto"/>
        <w:jc w:val="both"/>
        <w:rPr>
          <w:rFonts w:ascii="Times New Roman" w:hAnsi="Times New Roman" w:cs="Times New Roman"/>
          <w:sz w:val="24"/>
        </w:rPr>
      </w:pPr>
    </w:p>
    <w:p w14:paraId="7215887D" w14:textId="30A5F45D" w:rsidR="00A13C36" w:rsidRPr="004D5F9E" w:rsidRDefault="00531ECB" w:rsidP="00936F29">
      <w:pPr>
        <w:spacing w:after="0" w:line="480" w:lineRule="auto"/>
        <w:jc w:val="both"/>
        <w:rPr>
          <w:rFonts w:ascii="Times New Roman" w:hAnsi="Times New Roman" w:cs="Times New Roman"/>
          <w:sz w:val="24"/>
        </w:rPr>
      </w:pPr>
      <w:r w:rsidRPr="004D5F9E">
        <w:rPr>
          <w:rFonts w:ascii="Times New Roman" w:hAnsi="Times New Roman" w:cs="Times New Roman"/>
          <w:sz w:val="24"/>
        </w:rPr>
        <w:t>B</w:t>
      </w:r>
      <w:r w:rsidR="00F5561E">
        <w:rPr>
          <w:rFonts w:ascii="Times New Roman" w:hAnsi="Times New Roman" w:cs="Times New Roman"/>
          <w:sz w:val="24"/>
        </w:rPr>
        <w:t>P</w:t>
      </w:r>
      <w:r w:rsidR="004076C4" w:rsidRPr="004D5F9E">
        <w:rPr>
          <w:rFonts w:ascii="Times New Roman" w:hAnsi="Times New Roman" w:cs="Times New Roman"/>
          <w:sz w:val="24"/>
        </w:rPr>
        <w:t xml:space="preserve"> is a multi-faceted </w:t>
      </w:r>
      <w:r w:rsidRPr="004D5F9E">
        <w:rPr>
          <w:rFonts w:ascii="Times New Roman" w:hAnsi="Times New Roman" w:cs="Times New Roman"/>
          <w:sz w:val="24"/>
        </w:rPr>
        <w:t>trait</w:t>
      </w:r>
      <w:r w:rsidR="00936F29" w:rsidRPr="004D5F9E">
        <w:rPr>
          <w:rFonts w:ascii="Times New Roman" w:hAnsi="Times New Roman" w:cs="Times New Roman"/>
          <w:sz w:val="24"/>
        </w:rPr>
        <w:t>, affected by</w:t>
      </w:r>
      <w:r w:rsidR="00043956" w:rsidRPr="004D5F9E">
        <w:rPr>
          <w:rFonts w:ascii="Times New Roman" w:hAnsi="Times New Roman" w:cs="Times New Roman"/>
          <w:sz w:val="24"/>
        </w:rPr>
        <w:t xml:space="preserve"> nutrition,</w:t>
      </w:r>
      <w:r w:rsidR="002200D4" w:rsidRPr="004D5F9E">
        <w:rPr>
          <w:rFonts w:ascii="Times New Roman" w:hAnsi="Times New Roman" w:cs="Times New Roman"/>
          <w:sz w:val="24"/>
        </w:rPr>
        <w:t xml:space="preserve"> environment </w:t>
      </w:r>
      <w:r w:rsidR="00043956" w:rsidRPr="004D5F9E">
        <w:rPr>
          <w:rFonts w:ascii="Times New Roman" w:hAnsi="Times New Roman" w:cs="Times New Roman"/>
          <w:sz w:val="24"/>
        </w:rPr>
        <w:t xml:space="preserve">and behaviour </w:t>
      </w:r>
      <w:r w:rsidR="002200D4" w:rsidRPr="004D5F9E">
        <w:rPr>
          <w:rFonts w:ascii="Times New Roman" w:hAnsi="Times New Roman" w:cs="Times New Roman"/>
          <w:sz w:val="24"/>
        </w:rPr>
        <w:t>throughout the life</w:t>
      </w:r>
      <w:r w:rsidR="002D172E">
        <w:rPr>
          <w:rFonts w:ascii="Times New Roman" w:hAnsi="Times New Roman" w:cs="Times New Roman"/>
          <w:sz w:val="24"/>
        </w:rPr>
        <w:t xml:space="preserve"> </w:t>
      </w:r>
      <w:r w:rsidR="002200D4" w:rsidRPr="004D5F9E">
        <w:rPr>
          <w:rFonts w:ascii="Times New Roman" w:hAnsi="Times New Roman" w:cs="Times New Roman"/>
          <w:sz w:val="24"/>
        </w:rPr>
        <w:t>course, including</w:t>
      </w:r>
      <w:r w:rsidR="00936F29" w:rsidRPr="004D5F9E">
        <w:rPr>
          <w:rFonts w:ascii="Times New Roman" w:hAnsi="Times New Roman" w:cs="Times New Roman"/>
          <w:sz w:val="24"/>
        </w:rPr>
        <w:t xml:space="preserve"> fetal and early childhood nutrition and growth,</w:t>
      </w:r>
      <w:r w:rsidR="005D2552" w:rsidRPr="004D5F9E">
        <w:rPr>
          <w:rFonts w:ascii="Times New Roman" w:hAnsi="Times New Roman" w:cs="Times New Roman"/>
          <w:sz w:val="24"/>
        </w:rPr>
        <w:fldChar w:fldCharType="begin"/>
      </w:r>
      <w:r w:rsidR="007848F6">
        <w:rPr>
          <w:rFonts w:ascii="Times New Roman" w:hAnsi="Times New Roman" w:cs="Times New Roman"/>
          <w:sz w:val="24"/>
        </w:rPr>
        <w:instrText xml:space="preserve"> ADDIN EN.CITE &lt;EndNote&gt;&lt;Cite&gt;&lt;Author&gt;Victora&lt;/Author&gt;&lt;Year&gt;2008&lt;/Year&gt;&lt;RecNum&gt;55&lt;/RecNum&gt;&lt;DisplayText&gt;&lt;style face="superscript"&gt;52&lt;/style&gt;&lt;/DisplayText&gt;&lt;record&gt;&lt;rec-number&gt;55&lt;/rec-number&gt;&lt;foreign-keys&gt;&lt;key app="EN" db-id="vexpzzado9st5ceptv5v0ttevt2xpwrvx900" timestamp="1472113452"&gt;55&lt;/key&gt;&lt;/foreign-keys&gt;&lt;ref-type name="Journal Article"&gt;17&lt;/ref-type&gt;&lt;contributors&gt;&lt;authors&gt;&lt;author&gt;Victora, C. G.&lt;/author&gt;&lt;author&gt;Adair, L.&lt;/author&gt;&lt;author&gt;Fall, C.&lt;/author&gt;&lt;author&gt;Hallal, P. C.&lt;/author&gt;&lt;author&gt;Martorell, R.&lt;/author&gt;&lt;author&gt;Richter, L.&lt;/author&gt;&lt;author&gt;Sachdev, H. S.&lt;/author&gt;&lt;author&gt;Maternal,&lt;/author&gt;&lt;author&gt;Child Undernutrition Study, Group&lt;/author&gt;&lt;/authors&gt;&lt;/contributors&gt;&lt;auth-address&gt;Universidade Federal de Pelotas, Pelotas, Brazil. cvictora@terra.com.br&lt;/auth-address&gt;&lt;titles&gt;&lt;title&gt;Maternal and child undernutrition: consequences for adult health and human capital&lt;/title&gt;&lt;secondary-title&gt;Lancet&lt;/secondary-title&gt;&lt;/titles&gt;&lt;periodical&gt;&lt;full-title&gt;Lancet&lt;/full-title&gt;&lt;/periodical&gt;&lt;pages&gt;340-57&lt;/pages&gt;&lt;volume&gt;371&lt;/volume&gt;&lt;number&gt;9609&lt;/number&gt;&lt;keywords&gt;&lt;keyword&gt;Adolescent&lt;/keyword&gt;&lt;keyword&gt;Adult&lt;/keyword&gt;&lt;keyword&gt;Body Composition&lt;/keyword&gt;&lt;keyword&gt;Bone Density&lt;/keyword&gt;&lt;keyword&gt;Cardiovascular Diseases/etiology&lt;/keyword&gt;&lt;keyword&gt;Child&lt;/keyword&gt;&lt;keyword&gt;Cohort Studies&lt;/keyword&gt;&lt;keyword&gt;Female&lt;/keyword&gt;&lt;keyword&gt;Fetal Growth Retardation&lt;/keyword&gt;&lt;keyword&gt;Glucose Metabolism Disorders/etiology&lt;/keyword&gt;&lt;keyword&gt;Humans&lt;/keyword&gt;&lt;keyword&gt;Malnutrition/*complications&lt;/keyword&gt;&lt;keyword&gt;Mothers&lt;/keyword&gt;&lt;keyword&gt;Risk Factors&lt;/keyword&gt;&lt;keyword&gt;Socioeconomic Factors&lt;/keyword&gt;&lt;/keywords&gt;&lt;dates&gt;&lt;year&gt;2008&lt;/year&gt;&lt;pub-dates&gt;&lt;date&gt;Jan 26&lt;/date&gt;&lt;/pub-dates&gt;&lt;/dates&gt;&lt;isbn&gt;1474-547X (Electronic)&amp;#xD;0140-6736 (Linking)&lt;/isbn&gt;&lt;accession-num&gt;18206223&lt;/accession-num&gt;&lt;urls&gt;&lt;related-urls&gt;&lt;url&gt;http://www.ncbi.nlm.nih.gov/pubmed/18206223&lt;/url&gt;&lt;/related-urls&gt;&lt;/urls&gt;&lt;custom2&gt;2258311&lt;/custom2&gt;&lt;electronic-resource-num&gt;10.1016/S0140-6736(07)61692-4&lt;/electronic-resource-num&gt;&lt;/record&gt;&lt;/Cite&gt;&lt;/EndNote&gt;</w:instrText>
      </w:r>
      <w:r w:rsidR="005D2552" w:rsidRPr="004D5F9E">
        <w:rPr>
          <w:rFonts w:ascii="Times New Roman" w:hAnsi="Times New Roman" w:cs="Times New Roman"/>
          <w:sz w:val="24"/>
        </w:rPr>
        <w:fldChar w:fldCharType="separate"/>
      </w:r>
      <w:r w:rsidR="007848F6" w:rsidRPr="007848F6">
        <w:rPr>
          <w:rFonts w:ascii="Times New Roman" w:hAnsi="Times New Roman" w:cs="Times New Roman"/>
          <w:noProof/>
          <w:sz w:val="24"/>
          <w:vertAlign w:val="superscript"/>
        </w:rPr>
        <w:t>52</w:t>
      </w:r>
      <w:r w:rsidR="005D2552" w:rsidRPr="004D5F9E">
        <w:rPr>
          <w:rFonts w:ascii="Times New Roman" w:hAnsi="Times New Roman" w:cs="Times New Roman"/>
          <w:sz w:val="24"/>
        </w:rPr>
        <w:fldChar w:fldCharType="end"/>
      </w:r>
      <w:r w:rsidR="00936F29" w:rsidRPr="004D5F9E">
        <w:rPr>
          <w:rFonts w:ascii="Times New Roman" w:hAnsi="Times New Roman" w:cs="Times New Roman"/>
          <w:sz w:val="24"/>
        </w:rPr>
        <w:t xml:space="preserve"> adiposity,</w:t>
      </w:r>
      <w:r w:rsidR="002412A7" w:rsidRPr="004D5F9E">
        <w:rPr>
          <w:rFonts w:ascii="Times New Roman" w:hAnsi="Times New Roman" w:cs="Times New Roman"/>
          <w:sz w:val="24"/>
        </w:rPr>
        <w:fldChar w:fldCharType="begin">
          <w:fldData xml:space="preserve">PEVuZE5vdGU+PENpdGU+PEF1dGhvcj5TYWNrczwvQXV0aG9yPjxZZWFyPjIwMTA8L1llYXI+PFJl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</w:fldData>
        </w:fldChar>
      </w:r>
      <w:r w:rsidR="007848F6">
        <w:rPr>
          <w:rFonts w:ascii="Times New Roman" w:hAnsi="Times New Roman" w:cs="Times New Roman"/>
          <w:sz w:val="24"/>
        </w:rPr>
        <w:instrText xml:space="preserve"> ADDIN EN.CITE </w:instrText>
      </w:r>
      <w:r w:rsidR="007848F6">
        <w:rPr>
          <w:rFonts w:ascii="Times New Roman" w:hAnsi="Times New Roman" w:cs="Times New Roman"/>
          <w:sz w:val="24"/>
        </w:rPr>
        <w:fldChar w:fldCharType="begin">
          <w:fldData xml:space="preserve">PEVuZE5vdGU+PENpdGU+PEF1dGhvcj5TYWNrczwvQXV0aG9yPjxZZWFyPjIwMTA8L1llYXI+PFJl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</w:fldData>
        </w:fldChar>
      </w:r>
      <w:r w:rsidR="007848F6">
        <w:rPr>
          <w:rFonts w:ascii="Times New Roman" w:hAnsi="Times New Roman" w:cs="Times New Roman"/>
          <w:sz w:val="24"/>
        </w:rPr>
        <w:instrText xml:space="preserve"> ADDIN EN.CITE.DATA </w:instrText>
      </w:r>
      <w:r w:rsidR="007848F6">
        <w:rPr>
          <w:rFonts w:ascii="Times New Roman" w:hAnsi="Times New Roman" w:cs="Times New Roman"/>
          <w:sz w:val="24"/>
        </w:rPr>
      </w:r>
      <w:r w:rsidR="007848F6">
        <w:rPr>
          <w:rFonts w:ascii="Times New Roman" w:hAnsi="Times New Roman" w:cs="Times New Roman"/>
          <w:sz w:val="24"/>
        </w:rPr>
        <w:fldChar w:fldCharType="end"/>
      </w:r>
      <w:r w:rsidR="002412A7" w:rsidRPr="004D5F9E">
        <w:rPr>
          <w:rFonts w:ascii="Times New Roman" w:hAnsi="Times New Roman" w:cs="Times New Roman"/>
          <w:sz w:val="24"/>
        </w:rPr>
      </w:r>
      <w:r w:rsidR="002412A7" w:rsidRPr="004D5F9E">
        <w:rPr>
          <w:rFonts w:ascii="Times New Roman" w:hAnsi="Times New Roman" w:cs="Times New Roman"/>
          <w:sz w:val="24"/>
        </w:rPr>
        <w:fldChar w:fldCharType="separate"/>
      </w:r>
      <w:r w:rsidR="007848F6" w:rsidRPr="007848F6">
        <w:rPr>
          <w:rFonts w:ascii="Times New Roman" w:hAnsi="Times New Roman" w:cs="Times New Roman"/>
          <w:noProof/>
          <w:sz w:val="24"/>
          <w:vertAlign w:val="superscript"/>
        </w:rPr>
        <w:t>53,54</w:t>
      </w:r>
      <w:r w:rsidR="002412A7" w:rsidRPr="004D5F9E">
        <w:rPr>
          <w:rFonts w:ascii="Times New Roman" w:hAnsi="Times New Roman" w:cs="Times New Roman"/>
          <w:sz w:val="24"/>
        </w:rPr>
        <w:fldChar w:fldCharType="end"/>
      </w:r>
      <w:r w:rsidR="00936F29" w:rsidRPr="004D5F9E">
        <w:rPr>
          <w:rFonts w:ascii="Times New Roman" w:hAnsi="Times New Roman" w:cs="Times New Roman"/>
          <w:sz w:val="24"/>
        </w:rPr>
        <w:t xml:space="preserve"> specific </w:t>
      </w:r>
      <w:r w:rsidRPr="004D5F9E">
        <w:rPr>
          <w:rFonts w:ascii="Times New Roman" w:hAnsi="Times New Roman" w:cs="Times New Roman"/>
          <w:sz w:val="24"/>
        </w:rPr>
        <w:t xml:space="preserve">components of diet </w:t>
      </w:r>
      <w:r w:rsidR="00936F29" w:rsidRPr="004D5F9E">
        <w:rPr>
          <w:rFonts w:ascii="Times New Roman" w:hAnsi="Times New Roman" w:cs="Times New Roman"/>
          <w:sz w:val="24"/>
        </w:rPr>
        <w:t>especially sodium and potassium intake</w:t>
      </w:r>
      <w:r w:rsidRPr="004D5F9E">
        <w:rPr>
          <w:rFonts w:ascii="Times New Roman" w:hAnsi="Times New Roman" w:cs="Times New Roman"/>
          <w:sz w:val="24"/>
        </w:rPr>
        <w:t>s</w:t>
      </w:r>
      <w:r w:rsidR="00936F29" w:rsidRPr="004D5F9E">
        <w:rPr>
          <w:rFonts w:ascii="Times New Roman" w:hAnsi="Times New Roman" w:cs="Times New Roman"/>
          <w:sz w:val="24"/>
        </w:rPr>
        <w:t>,</w:t>
      </w:r>
      <w:r w:rsidR="002D56B9" w:rsidRPr="004D5F9E">
        <w:rPr>
          <w:rFonts w:ascii="Times New Roman" w:hAnsi="Times New Roman" w:cs="Times New Roman"/>
          <w:sz w:val="24"/>
        </w:rPr>
        <w:fldChar w:fldCharType="begin"/>
      </w:r>
      <w:r w:rsidR="007848F6">
        <w:rPr>
          <w:rFonts w:ascii="Times New Roman" w:hAnsi="Times New Roman" w:cs="Times New Roman"/>
          <w:sz w:val="24"/>
        </w:rPr>
        <w:instrText xml:space="preserve"> ADDIN EN.CITE &lt;EndNote&gt;&lt;Cite&gt;&lt;Author&gt;Sacks&lt;/Author&gt;&lt;Year&gt;2010&lt;/Year&gt;&lt;RecNum&gt;32&lt;/RecNum&gt;&lt;DisplayText&gt;&lt;style face="superscript"&gt;53&lt;/style&gt;&lt;/DisplayText&gt;&lt;record&gt;&lt;rec-number&gt;32&lt;/rec-number&gt;&lt;foreign-keys&gt;&lt;key app="EN" db-id="vexpzzado9st5ceptv5v0ttevt2xpwrvx900" timestamp="1471947823"&gt;32&lt;/key&gt;&lt;/foreign-keys&gt;&lt;ref-type name="Journal Article"&gt;17&lt;/ref-type&gt;&lt;contributors&gt;&lt;authors&gt;&lt;author&gt;Sacks, F. M.&lt;/author&gt;&lt;author&gt;Campos, H.&lt;/author&gt;&lt;/authors&gt;&lt;/contributors&gt;&lt;auth-address&gt;Department of Nutrition, Harvard School of Public Health, Boston, MA 02115, USA. fsacks@hsph.harvard.edu&lt;/auth-address&gt;&lt;titles&gt;&lt;title&gt;Dietary therapy in hypertension&lt;/title&gt;&lt;secondary-title&gt;N Engl J Med&lt;/secondary-title&gt;&lt;/titles&gt;&lt;periodical&gt;&lt;full-title&gt;N Engl J Med&lt;/full-title&gt;&lt;/periodical&gt;&lt;pages&gt;2102-12&lt;/pages&gt;&lt;volume&gt;362&lt;/volume&gt;&lt;number&gt;22&lt;/number&gt;&lt;keywords&gt;&lt;keyword&gt;Dairy Products&lt;/keyword&gt;&lt;keyword&gt;*Diet, Sodium-Restricted&lt;/keyword&gt;&lt;keyword&gt;Female&lt;/keyword&gt;&lt;keyword&gt;Fruit&lt;/keyword&gt;&lt;keyword&gt;Humans&lt;/keyword&gt;&lt;keyword&gt;Hypertension/*diet therapy/etiology/therapy&lt;/keyword&gt;&lt;keyword&gt;Male&lt;/keyword&gt;&lt;keyword&gt;Middle Aged&lt;/keyword&gt;&lt;keyword&gt;Practice Guidelines as Topic&lt;/keyword&gt;&lt;keyword&gt;Vegetables&lt;/keyword&gt;&lt;keyword&gt;*Weight Loss&lt;/keyword&gt;&lt;/keywords&gt;&lt;dates&gt;&lt;year&gt;2010&lt;/year&gt;&lt;pub-dates&gt;&lt;date&gt;Jun 3&lt;/date&gt;&lt;/pub-dates&gt;&lt;/dates&gt;&lt;isbn&gt;1533-4406 (Electronic)&amp;#xD;0028-4793 (Linking)&lt;/isbn&gt;&lt;accession-num&gt;20519681&lt;/accession-num&gt;&lt;urls&gt;&lt;related-urls&gt;&lt;url&gt;http://www.ncbi.nlm.nih.gov/pubmed/20519681&lt;/url&gt;&lt;/related-urls&gt;&lt;/urls&gt;&lt;electronic-resource-num&gt;10.1056/NEJMct0911013&lt;/electronic-resource-num&gt;&lt;/record&gt;&lt;/Cite&gt;&lt;/EndNote&gt;</w:instrText>
      </w:r>
      <w:r w:rsidR="002D56B9" w:rsidRPr="004D5F9E">
        <w:rPr>
          <w:rFonts w:ascii="Times New Roman" w:hAnsi="Times New Roman" w:cs="Times New Roman"/>
          <w:sz w:val="24"/>
        </w:rPr>
        <w:fldChar w:fldCharType="separate"/>
      </w:r>
      <w:r w:rsidR="007848F6" w:rsidRPr="007848F6">
        <w:rPr>
          <w:rFonts w:ascii="Times New Roman" w:hAnsi="Times New Roman" w:cs="Times New Roman"/>
          <w:noProof/>
          <w:sz w:val="24"/>
          <w:vertAlign w:val="superscript"/>
        </w:rPr>
        <w:t>53</w:t>
      </w:r>
      <w:r w:rsidR="002D56B9" w:rsidRPr="004D5F9E">
        <w:rPr>
          <w:rFonts w:ascii="Times New Roman" w:hAnsi="Times New Roman" w:cs="Times New Roman"/>
          <w:sz w:val="24"/>
        </w:rPr>
        <w:fldChar w:fldCharType="end"/>
      </w:r>
      <w:r w:rsidR="00936F29" w:rsidRPr="004D5F9E">
        <w:rPr>
          <w:rFonts w:ascii="Times New Roman" w:hAnsi="Times New Roman" w:cs="Times New Roman"/>
          <w:sz w:val="24"/>
        </w:rPr>
        <w:t xml:space="preserve"> </w:t>
      </w:r>
      <w:r w:rsidR="00E72D58" w:rsidRPr="004D5F9E">
        <w:rPr>
          <w:rFonts w:ascii="Times New Roman" w:hAnsi="Times New Roman" w:cs="Times New Roman"/>
          <w:sz w:val="24"/>
        </w:rPr>
        <w:t>alcohol use,</w:t>
      </w:r>
      <w:r w:rsidR="002412A7" w:rsidRPr="004D5F9E">
        <w:rPr>
          <w:rFonts w:ascii="Times New Roman" w:hAnsi="Times New Roman" w:cs="Times New Roman"/>
          <w:sz w:val="24"/>
        </w:rPr>
        <w:fldChar w:fldCharType="begin">
          <w:fldData xml:space="preserve">PEVuZE5vdGU+PENpdGU+PEF1dGhvcj5JT00gKEluc3RpdHV0ZSBvZiBNZWRpY2luZSk8L0F1dGhv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</w:fldData>
        </w:fldChar>
      </w:r>
      <w:r w:rsidR="007848F6">
        <w:rPr>
          <w:rFonts w:ascii="Times New Roman" w:hAnsi="Times New Roman" w:cs="Times New Roman"/>
          <w:sz w:val="24"/>
        </w:rPr>
        <w:instrText xml:space="preserve"> ADDIN EN.CITE </w:instrText>
      </w:r>
      <w:r w:rsidR="007848F6">
        <w:rPr>
          <w:rFonts w:ascii="Times New Roman" w:hAnsi="Times New Roman" w:cs="Times New Roman"/>
          <w:sz w:val="24"/>
        </w:rPr>
        <w:fldChar w:fldCharType="begin">
          <w:fldData xml:space="preserve">PEVuZE5vdGU+PENpdGU+PEF1dGhvcj5JT00gKEluc3RpdHV0ZSBvZiBNZWRpY2luZSk8L0F1dGhv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</w:fldData>
        </w:fldChar>
      </w:r>
      <w:r w:rsidR="007848F6">
        <w:rPr>
          <w:rFonts w:ascii="Times New Roman" w:hAnsi="Times New Roman" w:cs="Times New Roman"/>
          <w:sz w:val="24"/>
        </w:rPr>
        <w:instrText xml:space="preserve"> ADDIN EN.CITE.DATA </w:instrText>
      </w:r>
      <w:r w:rsidR="007848F6">
        <w:rPr>
          <w:rFonts w:ascii="Times New Roman" w:hAnsi="Times New Roman" w:cs="Times New Roman"/>
          <w:sz w:val="24"/>
        </w:rPr>
      </w:r>
      <w:r w:rsidR="007848F6">
        <w:rPr>
          <w:rFonts w:ascii="Times New Roman" w:hAnsi="Times New Roman" w:cs="Times New Roman"/>
          <w:sz w:val="24"/>
        </w:rPr>
        <w:fldChar w:fldCharType="end"/>
      </w:r>
      <w:r w:rsidR="002412A7" w:rsidRPr="004D5F9E">
        <w:rPr>
          <w:rFonts w:ascii="Times New Roman" w:hAnsi="Times New Roman" w:cs="Times New Roman"/>
          <w:sz w:val="24"/>
        </w:rPr>
      </w:r>
      <w:r w:rsidR="002412A7" w:rsidRPr="004D5F9E">
        <w:rPr>
          <w:rFonts w:ascii="Times New Roman" w:hAnsi="Times New Roman" w:cs="Times New Roman"/>
          <w:sz w:val="24"/>
        </w:rPr>
        <w:fldChar w:fldCharType="separate"/>
      </w:r>
      <w:r w:rsidR="007848F6" w:rsidRPr="007848F6">
        <w:rPr>
          <w:rFonts w:ascii="Times New Roman" w:hAnsi="Times New Roman" w:cs="Times New Roman"/>
          <w:noProof/>
          <w:sz w:val="24"/>
          <w:vertAlign w:val="superscript"/>
        </w:rPr>
        <w:t>54,55</w:t>
      </w:r>
      <w:r w:rsidR="002412A7" w:rsidRPr="004D5F9E">
        <w:rPr>
          <w:rFonts w:ascii="Times New Roman" w:hAnsi="Times New Roman" w:cs="Times New Roman"/>
          <w:sz w:val="24"/>
        </w:rPr>
        <w:fldChar w:fldCharType="end"/>
      </w:r>
      <w:r w:rsidR="00E72D58" w:rsidRPr="004D5F9E">
        <w:rPr>
          <w:rFonts w:ascii="Times New Roman" w:hAnsi="Times New Roman" w:cs="Times New Roman"/>
          <w:sz w:val="24"/>
        </w:rPr>
        <w:t xml:space="preserve"> smoking,</w:t>
      </w:r>
      <w:r w:rsidR="000C5818" w:rsidRPr="004D5F9E">
        <w:rPr>
          <w:rFonts w:ascii="Times New Roman" w:hAnsi="Times New Roman" w:cs="Times New Roman"/>
          <w:sz w:val="24"/>
        </w:rPr>
        <w:fldChar w:fldCharType="begin"/>
      </w:r>
      <w:r w:rsidR="007848F6">
        <w:rPr>
          <w:rFonts w:ascii="Times New Roman" w:hAnsi="Times New Roman" w:cs="Times New Roman"/>
          <w:sz w:val="24"/>
        </w:rPr>
        <w:instrText xml:space="preserve"> ADDIN EN.CITE &lt;EndNote&gt;&lt;Cite&gt;&lt;Author&gt;Virdis&lt;/Author&gt;&lt;Year&gt;2010&lt;/Year&gt;&lt;RecNum&gt;159&lt;/RecNum&gt;&lt;DisplayText&gt;&lt;style face="superscript"&gt;56&lt;/style&gt;&lt;/DisplayText&gt;&lt;record&gt;&lt;rec-number&gt;159&lt;/rec-number&gt;&lt;foreign-keys&gt;&lt;key app="EN" db-id="vexpzzado9st5ceptv5v0ttevt2xpwrvx900" timestamp="1472392827"&gt;159&lt;/key&gt;&lt;/foreign-keys&gt;&lt;ref-type name="Journal Article"&gt;17&lt;/ref-type&gt;&lt;contributors&gt;&lt;authors&gt;&lt;author&gt;Virdis, A.&lt;/author&gt;&lt;author&gt;Giannarelli, C.&lt;/author&gt;&lt;author&gt;Neves, M. F.&lt;/author&gt;&lt;author&gt;Taddei, S.&lt;/author&gt;&lt;author&gt;Ghiadoni, L.&lt;/author&gt;&lt;/authors&gt;&lt;/contributors&gt;&lt;auth-address&gt;Department of Internal Medicine, University of Pisa, Via Roma, 6756100 Pisa, Italy. a.virdis@med.unipi.it&lt;/auth-address&gt;&lt;titles&gt;&lt;title&gt;Cigarette smoking and hypertension&lt;/title&gt;&lt;secondary-title&gt;Curr Pharm Des&lt;/secondary-title&gt;&lt;/titles&gt;&lt;periodical&gt;&lt;full-title&gt;Curr Pharm Des&lt;/full-title&gt;&lt;/periodical&gt;&lt;pages&gt;2518-25&lt;/pages&gt;&lt;volume&gt;16&lt;/volume&gt;&lt;number&gt;23&lt;/number&gt;&lt;keywords&gt;&lt;keyword&gt;Animals&lt;/keyword&gt;&lt;keyword&gt;Blood Pressure/physiology&lt;/keyword&gt;&lt;keyword&gt;Cardiovascular Diseases/etiology/physiopathology&lt;/keyword&gt;&lt;keyword&gt;Endothelium, Vascular/physiopathology&lt;/keyword&gt;&lt;keyword&gt;Humans&lt;/keyword&gt;&lt;keyword&gt;Hypertension/*etiology/*physiopathology&lt;/keyword&gt;&lt;keyword&gt;Risk Factors&lt;/keyword&gt;&lt;keyword&gt;Smoking/*adverse effects/*physiopathology&lt;/keyword&gt;&lt;keyword&gt;Vascular Resistance/physiology&lt;/keyword&gt;&lt;/keywords&gt;&lt;dates&gt;&lt;year&gt;2010&lt;/year&gt;&lt;/dates&gt;&lt;isbn&gt;1873-4286 (Electronic)&amp;#xD;1381-6128 (Linking)&lt;/isbn&gt;&lt;accession-num&gt;20550499&lt;/accession-num&gt;&lt;urls&gt;&lt;related-urls&gt;&lt;url&gt;http://www.ncbi.nlm.nih.gov/pubmed/20550499&lt;/url&gt;&lt;/related-urls&gt;&lt;/urls&gt;&lt;/record&gt;&lt;/Cite&gt;&lt;/EndNote&gt;</w:instrText>
      </w:r>
      <w:r w:rsidR="000C5818" w:rsidRPr="004D5F9E">
        <w:rPr>
          <w:rFonts w:ascii="Times New Roman" w:hAnsi="Times New Roman" w:cs="Times New Roman"/>
          <w:sz w:val="24"/>
        </w:rPr>
        <w:fldChar w:fldCharType="separate"/>
      </w:r>
      <w:r w:rsidR="007848F6" w:rsidRPr="007848F6">
        <w:rPr>
          <w:rFonts w:ascii="Times New Roman" w:hAnsi="Times New Roman" w:cs="Times New Roman"/>
          <w:noProof/>
          <w:sz w:val="24"/>
          <w:vertAlign w:val="superscript"/>
        </w:rPr>
        <w:t>56</w:t>
      </w:r>
      <w:r w:rsidR="000C5818" w:rsidRPr="004D5F9E">
        <w:rPr>
          <w:rFonts w:ascii="Times New Roman" w:hAnsi="Times New Roman" w:cs="Times New Roman"/>
          <w:sz w:val="24"/>
        </w:rPr>
        <w:fldChar w:fldCharType="end"/>
      </w:r>
      <w:r w:rsidR="00E72D58" w:rsidRPr="004D5F9E">
        <w:rPr>
          <w:rFonts w:ascii="Times New Roman" w:hAnsi="Times New Roman" w:cs="Times New Roman"/>
          <w:sz w:val="24"/>
        </w:rPr>
        <w:t xml:space="preserve"> </w:t>
      </w:r>
      <w:r w:rsidR="00043956" w:rsidRPr="004D5F9E">
        <w:rPr>
          <w:rFonts w:ascii="Times New Roman" w:hAnsi="Times New Roman" w:cs="Times New Roman"/>
          <w:sz w:val="24"/>
        </w:rPr>
        <w:t>physical activity,</w:t>
      </w:r>
      <w:r w:rsidR="006D760B" w:rsidRPr="004D5F9E">
        <w:rPr>
          <w:rFonts w:ascii="Times New Roman" w:hAnsi="Times New Roman" w:cs="Times New Roman"/>
          <w:sz w:val="24"/>
        </w:rPr>
        <w:fldChar w:fldCharType="begin"/>
      </w:r>
      <w:r w:rsidR="007848F6">
        <w:rPr>
          <w:rFonts w:ascii="Times New Roman" w:hAnsi="Times New Roman" w:cs="Times New Roman"/>
          <w:sz w:val="24"/>
        </w:rPr>
        <w:instrText xml:space="preserve"> ADDIN EN.CITE &lt;EndNote&gt;&lt;Cite&gt;&lt;Author&gt;IOM (Institute of Medicine)&lt;/Author&gt;&lt;Year&gt;2010&lt;/Year&gt;&lt;RecNum&gt;155&lt;/RecNum&gt;&lt;DisplayText&gt;&lt;style face="superscript"&gt;54&lt;/style&gt;&lt;/DisplayText&gt;&lt;record&gt;&lt;rec-number&gt;155&lt;/rec-number&gt;&lt;foreign-keys&gt;&lt;key app="EN" db-id="vexpzzado9st5ceptv5v0ttevt2xpwrvx900" timestamp="1472294495"&gt;155&lt;/key&gt;&lt;/foreign-keys&gt;&lt;ref-type name="Report"&gt;27&lt;/ref-type&gt;&lt;contributors&gt;&lt;authors&gt;&lt;author&gt;IOM (Institute of Medicine),&lt;/author&gt;&lt;/authors&gt;&lt;/contributors&gt;&lt;titles&gt;&lt;title&gt;A Population-Based Policy and Systems Change Approach to Prevent and Control Hypertension&lt;/title&gt;&lt;/titles&gt;&lt;dates&gt;&lt;year&gt;2010&lt;/year&gt;&lt;/dates&gt;&lt;pub-location&gt;Washington, DC&lt;/pub-location&gt;&lt;publisher&gt;The National Academies Press&lt;/publisher&gt;&lt;accession-num&gt;25032370&lt;/accession-num&gt;&lt;urls&gt;&lt;related-urls&gt;&lt;url&gt;http://www.ncbi.nlm.nih.gov/pubmed/25032370&lt;/url&gt;&lt;/related-urls&gt;&lt;/urls&gt;&lt;electronic-resource-num&gt;10.17226/12819&lt;/electronic-resource-num&gt;&lt;language&gt;eng&lt;/language&gt;&lt;/record&gt;&lt;/Cite&gt;&lt;/EndNote&gt;</w:instrText>
      </w:r>
      <w:r w:rsidR="006D760B" w:rsidRPr="004D5F9E">
        <w:rPr>
          <w:rFonts w:ascii="Times New Roman" w:hAnsi="Times New Roman" w:cs="Times New Roman"/>
          <w:sz w:val="24"/>
        </w:rPr>
        <w:fldChar w:fldCharType="separate"/>
      </w:r>
      <w:r w:rsidR="007848F6" w:rsidRPr="007848F6">
        <w:rPr>
          <w:rFonts w:ascii="Times New Roman" w:hAnsi="Times New Roman" w:cs="Times New Roman"/>
          <w:noProof/>
          <w:sz w:val="24"/>
          <w:vertAlign w:val="superscript"/>
        </w:rPr>
        <w:t>54</w:t>
      </w:r>
      <w:r w:rsidR="006D760B" w:rsidRPr="004D5F9E">
        <w:rPr>
          <w:rFonts w:ascii="Times New Roman" w:hAnsi="Times New Roman" w:cs="Times New Roman"/>
          <w:sz w:val="24"/>
        </w:rPr>
        <w:fldChar w:fldCharType="end"/>
      </w:r>
      <w:r w:rsidR="00043956" w:rsidRPr="004D5F9E">
        <w:rPr>
          <w:rFonts w:ascii="Times New Roman" w:hAnsi="Times New Roman" w:cs="Times New Roman"/>
          <w:sz w:val="24"/>
        </w:rPr>
        <w:t xml:space="preserve"> </w:t>
      </w:r>
      <w:r w:rsidR="002200D4" w:rsidRPr="004D5F9E">
        <w:rPr>
          <w:rFonts w:ascii="Times New Roman" w:hAnsi="Times New Roman" w:cs="Times New Roman"/>
          <w:sz w:val="24"/>
        </w:rPr>
        <w:t>air pollution</w:t>
      </w:r>
      <w:r w:rsidR="00E72D58" w:rsidRPr="004D5F9E">
        <w:rPr>
          <w:rFonts w:ascii="Times New Roman" w:hAnsi="Times New Roman" w:cs="Times New Roman"/>
          <w:sz w:val="24"/>
        </w:rPr>
        <w:t>,</w:t>
      </w:r>
      <w:r w:rsidR="00E72D58" w:rsidRPr="004D5F9E">
        <w:rPr>
          <w:rFonts w:ascii="Times New Roman" w:hAnsi="Times New Roman" w:cs="Times New Roman"/>
          <w:sz w:val="24"/>
        </w:rPr>
        <w:fldChar w:fldCharType="begin"/>
      </w:r>
      <w:r w:rsidR="007848F6">
        <w:rPr>
          <w:rFonts w:ascii="Times New Roman" w:hAnsi="Times New Roman" w:cs="Times New Roman"/>
          <w:sz w:val="24"/>
        </w:rPr>
        <w:instrText xml:space="preserve"> ADDIN EN.CITE &lt;EndNote&gt;&lt;Cite&gt;&lt;Author&gt;Liang&lt;/Author&gt;&lt;Year&gt;2014&lt;/Year&gt;&lt;RecNum&gt;127&lt;/RecNum&gt;&lt;DisplayText&gt;&lt;style face="superscript"&gt;57&lt;/style&gt;&lt;/DisplayText&gt;&lt;record&gt;&lt;rec-number&gt;127&lt;/rec-number&gt;&lt;foreign-keys&gt;&lt;key app="EN" db-id="vexpzzado9st5ceptv5v0ttevt2xpwrvx900" timestamp="1472224105"&gt;127&lt;/key&gt;&lt;/foreign-keys&gt;&lt;ref-type name="Journal Article"&gt;17&lt;/ref-type&gt;&lt;contributors&gt;&lt;authors&gt;&lt;author&gt;Liang, R.&lt;/author&gt;&lt;author&gt;Zhang, B.&lt;/author&gt;&lt;author&gt;Zhao, X.&lt;/author&gt;&lt;author&gt;Ruan, Y.&lt;/author&gt;&lt;author&gt;Lian, H.&lt;/author&gt;&lt;author&gt;Fan, Z.&lt;/author&gt;&lt;/authors&gt;&lt;/contributors&gt;&lt;auth-address&gt;aDepartment of Cardiology, Peking Union Medical College Hospital, Peking Union Medical College and Chinese Academy of Medical Sciences, Beijing bDepartment of Epidemiology and Biostatistics, Institute of Basic Medical Sciences Chinese Academy of Medical Sciences &amp;amp; School of Basic Medicine Peking Union Medical College, China.&lt;/auth-address&gt;&lt;titles&gt;&lt;title&gt;Effect of exposure to PM2.5 on blood pressure: a systematic review and meta-analysis&lt;/title&gt;&lt;secondary-title&gt;J Hypertens&lt;/secondary-title&gt;&lt;/titles&gt;&lt;periodical&gt;&lt;full-title&gt;J Hypertens&lt;/full-title&gt;&lt;/periodical&gt;&lt;pages&gt;2130-40; discussion 2141&lt;/pages&gt;&lt;volume&gt;32&lt;/volume&gt;&lt;number&gt;11&lt;/number&gt;&lt;keywords&gt;&lt;keyword&gt;*Air Pollution&lt;/keyword&gt;&lt;keyword&gt;Blood Pressure/*drug effects&lt;/keyword&gt;&lt;keyword&gt;Blood Pressure Determination&lt;/keyword&gt;&lt;keyword&gt;*Environmental Exposure&lt;/keyword&gt;&lt;keyword&gt;Humans&lt;/keyword&gt;&lt;keyword&gt;Models, Theoretical&lt;/keyword&gt;&lt;keyword&gt;Particulate Matter/*adverse effects&lt;/keyword&gt;&lt;/keywords&gt;&lt;dates&gt;&lt;year&gt;2014&lt;/year&gt;&lt;pub-dates&gt;&lt;date&gt;Nov&lt;/date&gt;&lt;/pub-dates&gt;&lt;/dates&gt;&lt;isbn&gt;1473-5598 (Electronic)&amp;#xD;0263-6352 (Linking)&lt;/isbn&gt;&lt;accession-num&gt;25250520&lt;/accession-num&gt;&lt;urls&gt;&lt;related-urls&gt;&lt;url&gt;http://www.ncbi.nlm.nih.gov/pubmed/25250520&lt;/url&gt;&lt;/related-urls&gt;&lt;/urls&gt;&lt;electronic-resource-num&gt;10.1097/HJH.0000000000000342&lt;/electronic-resource-num&gt;&lt;/record&gt;&lt;/Cite&gt;&lt;/EndNote&gt;</w:instrText>
      </w:r>
      <w:r w:rsidR="00E72D58" w:rsidRPr="004D5F9E">
        <w:rPr>
          <w:rFonts w:ascii="Times New Roman" w:hAnsi="Times New Roman" w:cs="Times New Roman"/>
          <w:sz w:val="24"/>
        </w:rPr>
        <w:fldChar w:fldCharType="separate"/>
      </w:r>
      <w:r w:rsidR="007848F6" w:rsidRPr="007848F6">
        <w:rPr>
          <w:rFonts w:ascii="Times New Roman" w:hAnsi="Times New Roman" w:cs="Times New Roman"/>
          <w:noProof/>
          <w:sz w:val="24"/>
          <w:vertAlign w:val="superscript"/>
        </w:rPr>
        <w:t>57</w:t>
      </w:r>
      <w:r w:rsidR="00E72D58" w:rsidRPr="004D5F9E">
        <w:rPr>
          <w:rFonts w:ascii="Times New Roman" w:hAnsi="Times New Roman" w:cs="Times New Roman"/>
          <w:sz w:val="24"/>
        </w:rPr>
        <w:fldChar w:fldCharType="end"/>
      </w:r>
      <w:r w:rsidR="00E72D58" w:rsidRPr="004D5F9E">
        <w:rPr>
          <w:rFonts w:ascii="Times New Roman" w:hAnsi="Times New Roman" w:cs="Times New Roman"/>
          <w:sz w:val="24"/>
        </w:rPr>
        <w:t xml:space="preserve"> lead,</w:t>
      </w:r>
      <w:r w:rsidR="00691A33" w:rsidRPr="004D5F9E">
        <w:rPr>
          <w:rFonts w:ascii="Times New Roman" w:hAnsi="Times New Roman" w:cs="Times New Roman"/>
          <w:sz w:val="24"/>
        </w:rPr>
        <w:fldChar w:fldCharType="begin"/>
      </w:r>
      <w:r w:rsidR="007848F6">
        <w:rPr>
          <w:rFonts w:ascii="Times New Roman" w:hAnsi="Times New Roman" w:cs="Times New Roman"/>
          <w:sz w:val="24"/>
        </w:rPr>
        <w:instrText xml:space="preserve"> ADDIN EN.CITE &lt;EndNote&gt;&lt;Cite&gt;&lt;Author&gt;Navas-Acien&lt;/Author&gt;&lt;Year&gt;2008&lt;/Year&gt;&lt;RecNum&gt;128&lt;/RecNum&gt;&lt;DisplayText&gt;&lt;style face="superscript"&gt;58&lt;/style&gt;&lt;/DisplayText&gt;&lt;record&gt;&lt;rec-number&gt;128&lt;/rec-number&gt;&lt;foreign-keys&gt;&lt;key app="EN" db-id="vexpzzado9st5ceptv5v0ttevt2xpwrvx900" timestamp="1472224146"&gt;128&lt;/key&gt;&lt;/foreign-keys&gt;&lt;ref-type name="Journal Article"&gt;17&lt;/ref-type&gt;&lt;contributors&gt;&lt;authors&gt;&lt;author&gt;Navas-Acien, A.&lt;/author&gt;&lt;author&gt;Schwartz, B. S.&lt;/author&gt;&lt;author&gt;Rothenberg, S. J.&lt;/author&gt;&lt;author&gt;Hu, H.&lt;/author&gt;&lt;author&gt;Silbergeld, E. K.&lt;/author&gt;&lt;author&gt;Guallar, E.&lt;/author&gt;&lt;/authors&gt;&lt;/contributors&gt;&lt;auth-address&gt;Department of Environmental Health Sciences, Johns Hopkins University, Bloomberg School of Public Health, Baltimore, MD 21205, USA. anavas@jhsph.edu&lt;/auth-address&gt;&lt;titles&gt;&lt;title&gt;Bone lead levels and blood pressure endpoints: a meta-analysis&lt;/title&gt;&lt;secondary-title&gt;Epidemiology&lt;/secondary-title&gt;&lt;/titles&gt;&lt;periodical&gt;&lt;full-title&gt;Epidemiology&lt;/full-title&gt;&lt;/periodical&gt;&lt;pages&gt;496-504&lt;/pages&gt;&lt;volume&gt;19&lt;/volume&gt;&lt;number&gt;3&lt;/number&gt;&lt;keywords&gt;&lt;keyword&gt;Biomarkers/analysis&lt;/keyword&gt;&lt;keyword&gt;Blood Pressure&lt;/keyword&gt;&lt;keyword&gt;Humans&lt;/keyword&gt;&lt;keyword&gt;Hypertension/*etiology&lt;/keyword&gt;&lt;keyword&gt;Lead/*analysis/toxicity&lt;/keyword&gt;&lt;keyword&gt;Patella/*chemistry&lt;/keyword&gt;&lt;keyword&gt;Tibia/*chemistry&lt;/keyword&gt;&lt;/keywords&gt;&lt;dates&gt;&lt;year&gt;2008&lt;/year&gt;&lt;pub-dates&gt;&lt;date&gt;May&lt;/date&gt;&lt;/pub-dates&gt;&lt;/dates&gt;&lt;isbn&gt;1044-3983 (Print)&amp;#xD;1044-3983 (Linking)&lt;/isbn&gt;&lt;accession-num&gt;18414090&lt;/accession-num&gt;&lt;urls&gt;&lt;related-urls&gt;&lt;url&gt;http://www.ncbi.nlm.nih.gov/pubmed/18414090&lt;/url&gt;&lt;/related-urls&gt;&lt;/urls&gt;&lt;electronic-resource-num&gt;10.1097/EDE.0b013e31816a2400&lt;/electronic-resource-num&gt;&lt;/record&gt;&lt;/Cite&gt;&lt;/EndNote&gt;</w:instrText>
      </w:r>
      <w:r w:rsidR="00691A33" w:rsidRPr="004D5F9E">
        <w:rPr>
          <w:rFonts w:ascii="Times New Roman" w:hAnsi="Times New Roman" w:cs="Times New Roman"/>
          <w:sz w:val="24"/>
        </w:rPr>
        <w:fldChar w:fldCharType="separate"/>
      </w:r>
      <w:r w:rsidR="007848F6" w:rsidRPr="007848F6">
        <w:rPr>
          <w:rFonts w:ascii="Times New Roman" w:hAnsi="Times New Roman" w:cs="Times New Roman"/>
          <w:noProof/>
          <w:sz w:val="24"/>
          <w:vertAlign w:val="superscript"/>
        </w:rPr>
        <w:t>58</w:t>
      </w:r>
      <w:r w:rsidR="00691A33" w:rsidRPr="004D5F9E">
        <w:rPr>
          <w:rFonts w:ascii="Times New Roman" w:hAnsi="Times New Roman" w:cs="Times New Roman"/>
          <w:sz w:val="24"/>
        </w:rPr>
        <w:fldChar w:fldCharType="end"/>
      </w:r>
      <w:r w:rsidR="00E72D58" w:rsidRPr="004D5F9E">
        <w:rPr>
          <w:rFonts w:ascii="Times New Roman" w:hAnsi="Times New Roman" w:cs="Times New Roman"/>
          <w:sz w:val="24"/>
        </w:rPr>
        <w:t xml:space="preserve"> noise</w:t>
      </w:r>
      <w:r w:rsidR="002200D4" w:rsidRPr="004D5F9E">
        <w:rPr>
          <w:rFonts w:ascii="Times New Roman" w:hAnsi="Times New Roman" w:cs="Times New Roman"/>
          <w:sz w:val="24"/>
        </w:rPr>
        <w:t>,</w:t>
      </w:r>
      <w:r w:rsidR="00691A33" w:rsidRPr="004D5F9E">
        <w:rPr>
          <w:rFonts w:ascii="Times New Roman" w:hAnsi="Times New Roman" w:cs="Times New Roman"/>
          <w:sz w:val="24"/>
        </w:rPr>
        <w:fldChar w:fldCharType="begin"/>
      </w:r>
      <w:r w:rsidR="007848F6">
        <w:rPr>
          <w:rFonts w:ascii="Times New Roman" w:hAnsi="Times New Roman" w:cs="Times New Roman"/>
          <w:sz w:val="24"/>
        </w:rPr>
        <w:instrText xml:space="preserve"> ADDIN EN.CITE &lt;EndNote&gt;&lt;Cite&gt;&lt;Author&gt;van Kempen&lt;/Author&gt;&lt;Year&gt;2012&lt;/Year&gt;&lt;RecNum&gt;129&lt;/RecNum&gt;&lt;DisplayText&gt;&lt;style face="superscript"&gt;59&lt;/style&gt;&lt;/DisplayText&gt;&lt;record&gt;&lt;rec-number&gt;129&lt;/rec-number&gt;&lt;foreign-keys&gt;&lt;key app="EN" db-id="vexpzzado9st5ceptv5v0ttevt2xpwrvx900" timestamp="1472224214"&gt;129&lt;/key&gt;&lt;/foreign-keys&gt;&lt;ref-type name="Journal Article"&gt;17&lt;/ref-type&gt;&lt;contributors&gt;&lt;authors&gt;&lt;author&gt;van Kempen, E.&lt;/author&gt;&lt;author&gt;Babisch, W.&lt;/author&gt;&lt;/authors&gt;&lt;/contributors&gt;&lt;auth-address&gt;National Institute for Public Health and the Environment, Centre for Environmental Health Research, Bilthoven, The Netherlands.&lt;/auth-address&gt;&lt;titles&gt;&lt;title&gt;The quantitative relationship between road traffic noise and hypertension: a meta-analysis&lt;/title&gt;&lt;secondary-title&gt;J Hypertens&lt;/secondary-title&gt;&lt;/titles&gt;&lt;periodical&gt;&lt;full-title&gt;J Hypertens&lt;/full-title&gt;&lt;/periodical&gt;&lt;pages&gt;1075-86&lt;/pages&gt;&lt;volume&gt;30&lt;/volume&gt;&lt;number&gt;6&lt;/number&gt;&lt;keywords&gt;&lt;keyword&gt;Humans&lt;/keyword&gt;&lt;keyword&gt;Hypertension/*etiology&lt;/keyword&gt;&lt;keyword&gt;*Motor Vehicles&lt;/keyword&gt;&lt;keyword&gt;*Noise&lt;/keyword&gt;&lt;/keywords&gt;&lt;dates&gt;&lt;year&gt;2012&lt;/year&gt;&lt;pub-dates&gt;&lt;date&gt;Jun&lt;/date&gt;&lt;/pub-dates&gt;&lt;/dates&gt;&lt;isbn&gt;1473-5598 (Electronic)&amp;#xD;0263-6352 (Linking)&lt;/isbn&gt;&lt;accession-num&gt;22473017&lt;/accession-num&gt;&lt;urls&gt;&lt;related-urls&gt;&lt;url&gt;http://www.ncbi.nlm.nih.gov/pubmed/22473017&lt;/url&gt;&lt;/related-urls&gt;&lt;/urls&gt;&lt;electronic-resource-num&gt;10.1097/HJH.0b013e328352ac54&lt;/electronic-resource-num&gt;&lt;/record&gt;&lt;/Cite&gt;&lt;/EndNote&gt;</w:instrText>
      </w:r>
      <w:r w:rsidR="00691A33" w:rsidRPr="004D5F9E">
        <w:rPr>
          <w:rFonts w:ascii="Times New Roman" w:hAnsi="Times New Roman" w:cs="Times New Roman"/>
          <w:sz w:val="24"/>
        </w:rPr>
        <w:fldChar w:fldCharType="separate"/>
      </w:r>
      <w:r w:rsidR="007848F6" w:rsidRPr="007848F6">
        <w:rPr>
          <w:rFonts w:ascii="Times New Roman" w:hAnsi="Times New Roman" w:cs="Times New Roman"/>
          <w:noProof/>
          <w:sz w:val="24"/>
          <w:vertAlign w:val="superscript"/>
        </w:rPr>
        <w:t>59</w:t>
      </w:r>
      <w:r w:rsidR="00691A33" w:rsidRPr="004D5F9E">
        <w:rPr>
          <w:rFonts w:ascii="Times New Roman" w:hAnsi="Times New Roman" w:cs="Times New Roman"/>
          <w:sz w:val="24"/>
        </w:rPr>
        <w:fldChar w:fldCharType="end"/>
      </w:r>
      <w:r w:rsidR="002200D4" w:rsidRPr="004D5F9E">
        <w:rPr>
          <w:rFonts w:ascii="Times New Roman" w:hAnsi="Times New Roman" w:cs="Times New Roman"/>
          <w:sz w:val="24"/>
        </w:rPr>
        <w:t xml:space="preserve"> </w:t>
      </w:r>
      <w:r w:rsidR="00B048E5" w:rsidRPr="004D5F9E">
        <w:rPr>
          <w:rFonts w:ascii="Times New Roman" w:hAnsi="Times New Roman" w:cs="Times New Roman"/>
          <w:sz w:val="24"/>
        </w:rPr>
        <w:t xml:space="preserve">psychosocial </w:t>
      </w:r>
      <w:r w:rsidR="00B31A52" w:rsidRPr="004D5F9E">
        <w:rPr>
          <w:rFonts w:ascii="Times New Roman" w:hAnsi="Times New Roman" w:cs="Times New Roman"/>
          <w:sz w:val="24"/>
        </w:rPr>
        <w:t xml:space="preserve">stress </w:t>
      </w:r>
      <w:r w:rsidR="00936F29" w:rsidRPr="004D5F9E">
        <w:rPr>
          <w:rFonts w:ascii="Times New Roman" w:hAnsi="Times New Roman" w:cs="Times New Roman"/>
          <w:sz w:val="24"/>
        </w:rPr>
        <w:t>and</w:t>
      </w:r>
      <w:r w:rsidRPr="004D5F9E">
        <w:rPr>
          <w:rFonts w:ascii="Times New Roman" w:hAnsi="Times New Roman" w:cs="Times New Roman"/>
          <w:sz w:val="24"/>
        </w:rPr>
        <w:t xml:space="preserve"> the</w:t>
      </w:r>
      <w:r w:rsidR="00936F29" w:rsidRPr="004D5F9E">
        <w:rPr>
          <w:rFonts w:ascii="Times New Roman" w:hAnsi="Times New Roman" w:cs="Times New Roman"/>
          <w:sz w:val="24"/>
        </w:rPr>
        <w:t xml:space="preserve"> use of </w:t>
      </w:r>
      <w:r w:rsidR="007848F6">
        <w:rPr>
          <w:rFonts w:ascii="Times New Roman" w:hAnsi="Times New Roman" w:cs="Times New Roman"/>
          <w:sz w:val="24"/>
        </w:rPr>
        <w:t>BP</w:t>
      </w:r>
      <w:r w:rsidR="00936F29" w:rsidRPr="004D5F9E">
        <w:rPr>
          <w:rFonts w:ascii="Times New Roman" w:hAnsi="Times New Roman" w:cs="Times New Roman"/>
          <w:sz w:val="24"/>
        </w:rPr>
        <w:t xml:space="preserve"> lowering </w:t>
      </w:r>
      <w:r w:rsidRPr="004D5F9E">
        <w:rPr>
          <w:rFonts w:ascii="Times New Roman" w:hAnsi="Times New Roman" w:cs="Times New Roman"/>
          <w:sz w:val="24"/>
        </w:rPr>
        <w:t>medicines</w:t>
      </w:r>
      <w:r w:rsidR="00936F29" w:rsidRPr="004D5F9E">
        <w:rPr>
          <w:rFonts w:ascii="Times New Roman" w:hAnsi="Times New Roman" w:cs="Times New Roman"/>
          <w:sz w:val="24"/>
        </w:rPr>
        <w:t>. Changes in risk factors</w:t>
      </w:r>
      <w:r w:rsidRPr="004D5F9E">
        <w:rPr>
          <w:rFonts w:ascii="Times New Roman" w:hAnsi="Times New Roman" w:cs="Times New Roman"/>
          <w:sz w:val="24"/>
        </w:rPr>
        <w:t>,</w:t>
      </w:r>
      <w:r w:rsidR="00936F29" w:rsidRPr="004D5F9E">
        <w:rPr>
          <w:rFonts w:ascii="Times New Roman" w:hAnsi="Times New Roman" w:cs="Times New Roman"/>
          <w:sz w:val="24"/>
        </w:rPr>
        <w:t xml:space="preserve"> and increase </w:t>
      </w:r>
      <w:r w:rsidRPr="004D5F9E">
        <w:rPr>
          <w:rFonts w:ascii="Times New Roman" w:hAnsi="Times New Roman" w:cs="Times New Roman"/>
          <w:sz w:val="24"/>
        </w:rPr>
        <w:t xml:space="preserve">in </w:t>
      </w:r>
      <w:r w:rsidR="00E72D58" w:rsidRPr="004D5F9E">
        <w:rPr>
          <w:rFonts w:ascii="Times New Roman" w:hAnsi="Times New Roman" w:cs="Times New Roman"/>
          <w:sz w:val="24"/>
        </w:rPr>
        <w:t>detection and</w:t>
      </w:r>
      <w:r w:rsidRPr="004D5F9E">
        <w:rPr>
          <w:rFonts w:ascii="Times New Roman" w:hAnsi="Times New Roman" w:cs="Times New Roman"/>
          <w:sz w:val="24"/>
        </w:rPr>
        <w:t xml:space="preserve"> </w:t>
      </w:r>
      <w:r w:rsidR="00936F29" w:rsidRPr="004D5F9E">
        <w:rPr>
          <w:rFonts w:ascii="Times New Roman" w:hAnsi="Times New Roman" w:cs="Times New Roman"/>
          <w:sz w:val="24"/>
        </w:rPr>
        <w:t>treatment</w:t>
      </w:r>
      <w:r w:rsidR="00E72D58" w:rsidRPr="004D5F9E">
        <w:rPr>
          <w:rFonts w:ascii="Times New Roman" w:hAnsi="Times New Roman" w:cs="Times New Roman"/>
          <w:sz w:val="24"/>
        </w:rPr>
        <w:t xml:space="preserve"> of raised </w:t>
      </w:r>
      <w:r w:rsidR="007848F6">
        <w:rPr>
          <w:rFonts w:ascii="Times New Roman" w:hAnsi="Times New Roman" w:cs="Times New Roman"/>
          <w:sz w:val="24"/>
        </w:rPr>
        <w:t>BP</w:t>
      </w:r>
      <w:r w:rsidRPr="004D5F9E">
        <w:rPr>
          <w:rFonts w:ascii="Times New Roman" w:hAnsi="Times New Roman" w:cs="Times New Roman"/>
          <w:sz w:val="24"/>
        </w:rPr>
        <w:t>,</w:t>
      </w:r>
      <w:r w:rsidR="00936F29" w:rsidRPr="004D5F9E">
        <w:rPr>
          <w:rFonts w:ascii="Times New Roman" w:hAnsi="Times New Roman" w:cs="Times New Roman"/>
          <w:sz w:val="24"/>
        </w:rPr>
        <w:t xml:space="preserve"> </w:t>
      </w:r>
      <w:r w:rsidR="00293777" w:rsidRPr="004D5F9E">
        <w:rPr>
          <w:rFonts w:ascii="Times New Roman" w:hAnsi="Times New Roman" w:cs="Times New Roman"/>
          <w:sz w:val="24"/>
        </w:rPr>
        <w:t>have been at</w:t>
      </w:r>
      <w:r w:rsidRPr="004D5F9E">
        <w:rPr>
          <w:rFonts w:ascii="Times New Roman" w:hAnsi="Times New Roman" w:cs="Times New Roman"/>
          <w:sz w:val="24"/>
        </w:rPr>
        <w:t xml:space="preserve"> least partly responsible for the</w:t>
      </w:r>
      <w:r w:rsidR="00293777" w:rsidRPr="004D5F9E">
        <w:rPr>
          <w:rFonts w:ascii="Times New Roman" w:hAnsi="Times New Roman" w:cs="Times New Roman"/>
          <w:sz w:val="24"/>
        </w:rPr>
        <w:t xml:space="preserve"> decline in </w:t>
      </w:r>
      <w:r w:rsidR="007848F6">
        <w:rPr>
          <w:rFonts w:ascii="Times New Roman" w:hAnsi="Times New Roman" w:cs="Times New Roman"/>
          <w:sz w:val="24"/>
        </w:rPr>
        <w:t>BP</w:t>
      </w:r>
      <w:r w:rsidR="00293777" w:rsidRPr="004D5F9E">
        <w:rPr>
          <w:rFonts w:ascii="Times New Roman" w:hAnsi="Times New Roman" w:cs="Times New Roman"/>
          <w:sz w:val="24"/>
        </w:rPr>
        <w:t xml:space="preserve"> in high-income countries, although the decline seems to have begun before</w:t>
      </w:r>
      <w:r w:rsidR="005256ED" w:rsidRPr="004D5F9E">
        <w:rPr>
          <w:rFonts w:ascii="Times New Roman" w:hAnsi="Times New Roman" w:cs="Times New Roman"/>
          <w:sz w:val="24"/>
        </w:rPr>
        <w:t xml:space="preserve"> or in the absence of</w:t>
      </w:r>
      <w:r w:rsidR="00293777" w:rsidRPr="004D5F9E">
        <w:rPr>
          <w:rFonts w:ascii="Times New Roman" w:hAnsi="Times New Roman" w:cs="Times New Roman"/>
          <w:sz w:val="24"/>
        </w:rPr>
        <w:t xml:space="preserve"> specific interventions</w:t>
      </w:r>
      <w:r w:rsidR="00077A83" w:rsidRPr="004D5F9E">
        <w:rPr>
          <w:rFonts w:ascii="Times New Roman" w:hAnsi="Times New Roman" w:cs="Times New Roman"/>
          <w:sz w:val="24"/>
        </w:rPr>
        <w:t xml:space="preserve"> </w:t>
      </w:r>
      <w:r w:rsidRPr="004D5F9E">
        <w:rPr>
          <w:rFonts w:ascii="Times New Roman" w:hAnsi="Times New Roman" w:cs="Times New Roman"/>
          <w:sz w:val="24"/>
        </w:rPr>
        <w:t>for</w:t>
      </w:r>
      <w:r w:rsidR="00077A83" w:rsidRPr="004D5F9E">
        <w:rPr>
          <w:rFonts w:ascii="Times New Roman" w:hAnsi="Times New Roman" w:cs="Times New Roman"/>
          <w:sz w:val="24"/>
        </w:rPr>
        <w:t xml:space="preserve"> risk factors</w:t>
      </w:r>
      <w:r w:rsidR="00293777" w:rsidRPr="004D5F9E">
        <w:rPr>
          <w:rFonts w:ascii="Times New Roman" w:hAnsi="Times New Roman" w:cs="Times New Roman"/>
          <w:sz w:val="24"/>
        </w:rPr>
        <w:t xml:space="preserve"> </w:t>
      </w:r>
      <w:r w:rsidRPr="004D5F9E">
        <w:rPr>
          <w:rFonts w:ascii="Times New Roman" w:hAnsi="Times New Roman" w:cs="Times New Roman"/>
          <w:sz w:val="24"/>
        </w:rPr>
        <w:t>and</w:t>
      </w:r>
      <w:r w:rsidR="00077A83" w:rsidRPr="004D5F9E">
        <w:rPr>
          <w:rFonts w:ascii="Times New Roman" w:hAnsi="Times New Roman" w:cs="Times New Roman"/>
          <w:sz w:val="24"/>
        </w:rPr>
        <w:t xml:space="preserve"> </w:t>
      </w:r>
      <w:r w:rsidR="005256ED" w:rsidRPr="004D5F9E">
        <w:rPr>
          <w:rFonts w:ascii="Times New Roman" w:hAnsi="Times New Roman" w:cs="Times New Roman"/>
          <w:sz w:val="24"/>
        </w:rPr>
        <w:t xml:space="preserve">scale-up of </w:t>
      </w:r>
      <w:r w:rsidR="00077A83" w:rsidRPr="004D5F9E">
        <w:rPr>
          <w:rFonts w:ascii="Times New Roman" w:hAnsi="Times New Roman" w:cs="Times New Roman"/>
          <w:sz w:val="24"/>
        </w:rPr>
        <w:t>treatment</w:t>
      </w:r>
      <w:r w:rsidR="002200D4" w:rsidRPr="004D5F9E">
        <w:rPr>
          <w:rFonts w:ascii="Times New Roman" w:hAnsi="Times New Roman" w:cs="Times New Roman"/>
          <w:sz w:val="24"/>
        </w:rPr>
        <w:t xml:space="preserve">, and is only partially explained by the measured risk </w:t>
      </w:r>
      <w:r w:rsidR="002200D4" w:rsidRPr="004D5F9E">
        <w:rPr>
          <w:rFonts w:ascii="Times New Roman" w:hAnsi="Times New Roman" w:cs="Times New Roman"/>
          <w:sz w:val="24"/>
        </w:rPr>
        <w:lastRenderedPageBreak/>
        <w:t>factors and treatment</w:t>
      </w:r>
      <w:r w:rsidR="00293777" w:rsidRPr="004D5F9E">
        <w:rPr>
          <w:rFonts w:ascii="Times New Roman" w:hAnsi="Times New Roman" w:cs="Times New Roman"/>
          <w:sz w:val="24"/>
        </w:rPr>
        <w:t>.</w:t>
      </w:r>
      <w:r w:rsidR="00293777" w:rsidRPr="004D5F9E">
        <w:rPr>
          <w:rFonts w:ascii="Times New Roman" w:hAnsi="Times New Roman" w:cs="Times New Roman"/>
          <w:sz w:val="24"/>
        </w:rPr>
        <w:fldChar w:fldCharType="begin">
          <w:fldData xml:space="preserve">d29yZD5IeXBlcnRlbnNpb24vZGlhZ25vc2lzL2VwaWRlbWlvbG9neTwva2V5d29yZD48a2V5d29y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==
</w:fldData>
        </w:fldChar>
      </w:r>
      <w:r w:rsidR="007848F6">
        <w:rPr>
          <w:rFonts w:ascii="Times New Roman" w:hAnsi="Times New Roman" w:cs="Times New Roman"/>
          <w:sz w:val="24"/>
        </w:rPr>
        <w:instrText xml:space="preserve"> ADDIN EN.CITE </w:instrText>
      </w:r>
      <w:r w:rsidR="007848F6">
        <w:rPr>
          <w:rFonts w:ascii="Times New Roman" w:hAnsi="Times New Roman" w:cs="Times New Roman"/>
          <w:sz w:val="24"/>
        </w:rPr>
        <w:fldChar w:fldCharType="begin">
          <w:fldData xml:space="preserve">PEVuZE5vdGU+PENpdGU+PEF1dGhvcj5FenphdGk8L0F1dGhvcj48WWVhcj4yMDE1PC9ZZWFyPjxS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==
</w:fldData>
        </w:fldChar>
      </w:r>
      <w:r w:rsidR="007848F6">
        <w:rPr>
          <w:rFonts w:ascii="Times New Roman" w:hAnsi="Times New Roman" w:cs="Times New Roman"/>
          <w:sz w:val="24"/>
        </w:rPr>
        <w:instrText xml:space="preserve"> ADDIN EN.CITE.DATA </w:instrText>
      </w:r>
      <w:r w:rsidR="007848F6">
        <w:rPr>
          <w:rFonts w:ascii="Times New Roman" w:hAnsi="Times New Roman" w:cs="Times New Roman"/>
          <w:sz w:val="24"/>
        </w:rPr>
      </w:r>
      <w:r w:rsidR="007848F6">
        <w:rPr>
          <w:rFonts w:ascii="Times New Roman" w:hAnsi="Times New Roman" w:cs="Times New Roman"/>
          <w:sz w:val="24"/>
        </w:rPr>
        <w:fldChar w:fldCharType="end"/>
      </w:r>
      <w:r w:rsidR="007848F6">
        <w:rPr>
          <w:rFonts w:ascii="Times New Roman" w:hAnsi="Times New Roman" w:cs="Times New Roman"/>
          <w:sz w:val="24"/>
        </w:rPr>
        <w:fldChar w:fldCharType="begin">
          <w:fldData xml:space="preserve">d29yZD5IeXBlcnRlbnNpb24vZGlhZ25vc2lzL2VwaWRlbWlvbG9neTwva2V5d29yZD48a2V5d29y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==
</w:fldData>
        </w:fldChar>
      </w:r>
      <w:r w:rsidR="007848F6">
        <w:rPr>
          <w:rFonts w:ascii="Times New Roman" w:hAnsi="Times New Roman" w:cs="Times New Roman"/>
          <w:sz w:val="24"/>
        </w:rPr>
        <w:instrText xml:space="preserve"> ADDIN EN.CITE.DATA </w:instrText>
      </w:r>
      <w:r w:rsidR="007848F6">
        <w:rPr>
          <w:rFonts w:ascii="Times New Roman" w:hAnsi="Times New Roman" w:cs="Times New Roman"/>
          <w:sz w:val="24"/>
        </w:rPr>
      </w:r>
      <w:r w:rsidR="007848F6">
        <w:rPr>
          <w:rFonts w:ascii="Times New Roman" w:hAnsi="Times New Roman" w:cs="Times New Roman"/>
          <w:sz w:val="24"/>
        </w:rPr>
        <w:fldChar w:fldCharType="end"/>
      </w:r>
      <w:r w:rsidR="00293777" w:rsidRPr="004D5F9E">
        <w:rPr>
          <w:rFonts w:ascii="Times New Roman" w:hAnsi="Times New Roman" w:cs="Times New Roman"/>
          <w:sz w:val="24"/>
        </w:rPr>
      </w:r>
      <w:r w:rsidR="00293777" w:rsidRPr="004D5F9E">
        <w:rPr>
          <w:rFonts w:ascii="Times New Roman" w:hAnsi="Times New Roman" w:cs="Times New Roman"/>
          <w:sz w:val="24"/>
        </w:rPr>
        <w:fldChar w:fldCharType="separate"/>
      </w:r>
      <w:r w:rsidR="007848F6" w:rsidRPr="007848F6">
        <w:rPr>
          <w:rFonts w:ascii="Times New Roman" w:hAnsi="Times New Roman" w:cs="Times New Roman"/>
          <w:noProof/>
          <w:sz w:val="24"/>
          <w:vertAlign w:val="superscript"/>
        </w:rPr>
        <w:t>17,19-21,34,35,46,60-70</w:t>
      </w:r>
      <w:r w:rsidR="00293777" w:rsidRPr="004D5F9E">
        <w:rPr>
          <w:rFonts w:ascii="Times New Roman" w:hAnsi="Times New Roman" w:cs="Times New Roman"/>
          <w:sz w:val="24"/>
        </w:rPr>
        <w:fldChar w:fldCharType="end"/>
      </w:r>
      <w:r w:rsidR="00691A33" w:rsidRPr="004D5F9E">
        <w:rPr>
          <w:rFonts w:ascii="Times New Roman" w:hAnsi="Times New Roman" w:cs="Times New Roman"/>
          <w:sz w:val="24"/>
        </w:rPr>
        <w:t xml:space="preserve"> </w:t>
      </w:r>
      <w:r w:rsidR="00893BAE" w:rsidRPr="004D5F9E">
        <w:rPr>
          <w:rFonts w:ascii="Times New Roman" w:hAnsi="Times New Roman" w:cs="Times New Roman"/>
          <w:sz w:val="24"/>
        </w:rPr>
        <w:t>In particular</w:t>
      </w:r>
      <w:r w:rsidR="00511F56" w:rsidRPr="004D5F9E">
        <w:rPr>
          <w:rFonts w:ascii="Times New Roman" w:hAnsi="Times New Roman" w:cs="Times New Roman"/>
          <w:sz w:val="24"/>
        </w:rPr>
        <w:t>,</w:t>
      </w:r>
      <w:r w:rsidR="00893BAE" w:rsidRPr="004D5F9E">
        <w:rPr>
          <w:rFonts w:ascii="Times New Roman" w:hAnsi="Times New Roman" w:cs="Times New Roman"/>
          <w:sz w:val="24"/>
        </w:rPr>
        <w:t xml:space="preserve"> the decline in high-income and some middle-income countries h</w:t>
      </w:r>
      <w:r w:rsidR="00511C65">
        <w:rPr>
          <w:rFonts w:ascii="Times New Roman" w:hAnsi="Times New Roman" w:cs="Times New Roman"/>
          <w:sz w:val="24"/>
        </w:rPr>
        <w:t>as happened despite</w:t>
      </w:r>
      <w:r w:rsidR="00893BAE" w:rsidRPr="004D5F9E">
        <w:rPr>
          <w:rFonts w:ascii="Times New Roman" w:hAnsi="Times New Roman" w:cs="Times New Roman"/>
          <w:sz w:val="24"/>
        </w:rPr>
        <w:t xml:space="preserve"> rising </w:t>
      </w:r>
      <w:r w:rsidR="00511F56" w:rsidRPr="004D5F9E">
        <w:rPr>
          <w:rFonts w:ascii="Times New Roman" w:hAnsi="Times New Roman" w:cs="Times New Roman"/>
          <w:sz w:val="24"/>
        </w:rPr>
        <w:t>BMI</w:t>
      </w:r>
      <w:r w:rsidR="00B31A52" w:rsidRPr="004D5F9E">
        <w:rPr>
          <w:rFonts w:ascii="Times New Roman" w:hAnsi="Times New Roman" w:cs="Times New Roman"/>
          <w:sz w:val="24"/>
        </w:rPr>
        <w:t>.</w:t>
      </w:r>
      <w:r w:rsidR="006D760B" w:rsidRPr="004D5F9E">
        <w:rPr>
          <w:rFonts w:ascii="Times New Roman" w:hAnsi="Times New Roman" w:cs="Times New Roman"/>
          <w:sz w:val="24"/>
        </w:rPr>
        <w:fldChar w:fldCharType="begin"/>
      </w:r>
      <w:r w:rsidR="007848F6">
        <w:rPr>
          <w:rFonts w:ascii="Times New Roman" w:hAnsi="Times New Roman" w:cs="Times New Roman"/>
          <w:sz w:val="24"/>
        </w:rPr>
        <w:instrText xml:space="preserve"> ADDIN EN.CITE &lt;EndNote&gt;&lt;Cite&gt;&lt;Author&gt;NCD Risk Factor Collaboration&lt;/Author&gt;&lt;Year&gt;2016&lt;/Year&gt;&lt;RecNum&gt;14&lt;/RecNum&gt;&lt;DisplayText&gt;&lt;style face="superscript"&gt;71&lt;/style&gt;&lt;/DisplayText&gt;&lt;record&gt;&lt;rec-number&gt;14&lt;/rec-number&gt;&lt;foreign-keys&gt;&lt;key app="EN" db-id="vexpzzado9st5ceptv5v0ttevt2xpwrvx900" timestamp="1470223113"&gt;14&lt;/key&gt;&lt;/foreign-keys&gt;&lt;ref-type name="Journal Article"&gt;17&lt;/ref-type&gt;&lt;contributors&gt;&lt;authors&gt;&lt;author&gt;NCD Risk Factor Collaboration,&lt;/author&gt;&lt;/authors&gt;&lt;/contributors&gt;&lt;titles&gt;&lt;title&gt;Trends in adult body-mass index in 200 countries from 1975 to 2014: a pooled analysis of 1698 population-based measurement studies with 19.2 million participants&lt;/title&gt;&lt;secondary-title&gt;Lancet&lt;/secondary-title&gt;&lt;/titles&gt;&lt;periodical&gt;&lt;full-title&gt;Lancet&lt;/full-title&gt;&lt;/periodical&gt;&lt;pages&gt;1377-96&lt;/pages&gt;&lt;volume&gt;387&lt;/volume&gt;&lt;number&gt;10026&lt;/number&gt;&lt;keywords&gt;&lt;keyword&gt;Adolescent&lt;/keyword&gt;&lt;keyword&gt;Adult&lt;/keyword&gt;&lt;keyword&gt;Bayes Theorem&lt;/keyword&gt;&lt;keyword&gt;*Body Mass Index&lt;/keyword&gt;&lt;keyword&gt;Developed Countries&lt;/keyword&gt;&lt;keyword&gt;Developing Countries&lt;/keyword&gt;&lt;keyword&gt;Female&lt;/keyword&gt;&lt;keyword&gt;Forecasting&lt;/keyword&gt;&lt;keyword&gt;*Global Health&lt;/keyword&gt;&lt;keyword&gt;Humans&lt;/keyword&gt;&lt;keyword&gt;Male&lt;/keyword&gt;&lt;keyword&gt;Models, Statistical&lt;/keyword&gt;&lt;keyword&gt;Obesity/*epidemiology&lt;/keyword&gt;&lt;keyword&gt;Prevalence&lt;/keyword&gt;&lt;keyword&gt;Thinness/epidemiology&lt;/keyword&gt;&lt;keyword&gt;Young Adult&lt;/keyword&gt;&lt;/keywords&gt;&lt;dates&gt;&lt;year&gt;2016&lt;/year&gt;&lt;pub-dates&gt;&lt;date&gt;Apr 2&lt;/date&gt;&lt;/pub-dates&gt;&lt;/dates&gt;&lt;isbn&gt;1474-547X (Electronic)&amp;#xD;0140-6736 (Linking)&lt;/isbn&gt;&lt;accession-num&gt;27115820&lt;/accession-num&gt;&lt;urls&gt;&lt;related-urls&gt;&lt;url&gt;http://www.ncbi.nlm.nih.gov/pubmed/27115820&lt;/url&gt;&lt;/related-urls&gt;&lt;/urls&gt;&lt;electronic-resource-num&gt;10.1016/S0140-6736(16)30054-X&lt;/electronic-resource-num&gt;&lt;/record&gt;&lt;/Cite&gt;&lt;/EndNote&gt;</w:instrText>
      </w:r>
      <w:r w:rsidR="006D760B" w:rsidRPr="004D5F9E">
        <w:rPr>
          <w:rFonts w:ascii="Times New Roman" w:hAnsi="Times New Roman" w:cs="Times New Roman"/>
          <w:sz w:val="24"/>
        </w:rPr>
        <w:fldChar w:fldCharType="separate"/>
      </w:r>
      <w:r w:rsidR="007848F6" w:rsidRPr="007848F6">
        <w:rPr>
          <w:rFonts w:ascii="Times New Roman" w:hAnsi="Times New Roman" w:cs="Times New Roman"/>
          <w:noProof/>
          <w:sz w:val="24"/>
          <w:vertAlign w:val="superscript"/>
        </w:rPr>
        <w:t>71</w:t>
      </w:r>
      <w:r w:rsidR="006D760B" w:rsidRPr="004D5F9E">
        <w:rPr>
          <w:rFonts w:ascii="Times New Roman" w:hAnsi="Times New Roman" w:cs="Times New Roman"/>
          <w:sz w:val="24"/>
        </w:rPr>
        <w:fldChar w:fldCharType="end"/>
      </w:r>
    </w:p>
    <w:p w14:paraId="37586F0E" w14:textId="77777777" w:rsidR="00A13C36" w:rsidRPr="004D5F9E" w:rsidRDefault="00A13C36" w:rsidP="00936F29">
      <w:pPr>
        <w:spacing w:after="0" w:line="480" w:lineRule="auto"/>
        <w:jc w:val="both"/>
        <w:rPr>
          <w:rFonts w:ascii="Times New Roman" w:hAnsi="Times New Roman" w:cs="Times New Roman"/>
          <w:sz w:val="24"/>
        </w:rPr>
      </w:pPr>
    </w:p>
    <w:p w14:paraId="5B6836C0" w14:textId="11DE00F6" w:rsidR="009B43B5" w:rsidRPr="004D5F9E" w:rsidRDefault="00077A83" w:rsidP="005D2552">
      <w:pPr>
        <w:spacing w:after="0" w:line="480" w:lineRule="auto"/>
        <w:jc w:val="both"/>
        <w:rPr>
          <w:rFonts w:ascii="Times New Roman" w:hAnsi="Times New Roman" w:cs="Times New Roman"/>
          <w:sz w:val="24"/>
        </w:rPr>
      </w:pPr>
      <w:r w:rsidRPr="004D5F9E">
        <w:rPr>
          <w:rFonts w:ascii="Times New Roman" w:hAnsi="Times New Roman" w:cs="Times New Roman"/>
          <w:sz w:val="24"/>
        </w:rPr>
        <w:t xml:space="preserve">The </w:t>
      </w:r>
      <w:r w:rsidR="00511C65">
        <w:rPr>
          <w:rFonts w:ascii="Times New Roman" w:hAnsi="Times New Roman" w:cs="Times New Roman"/>
          <w:sz w:val="24"/>
        </w:rPr>
        <w:t>partly</w:t>
      </w:r>
      <w:r w:rsidR="000227CD" w:rsidRPr="004D5F9E">
        <w:rPr>
          <w:rFonts w:ascii="Times New Roman" w:hAnsi="Times New Roman" w:cs="Times New Roman"/>
          <w:sz w:val="24"/>
        </w:rPr>
        <w:t xml:space="preserve"> secular nature of</w:t>
      </w:r>
      <w:r w:rsidRPr="004D5F9E">
        <w:rPr>
          <w:rFonts w:ascii="Times New Roman" w:hAnsi="Times New Roman" w:cs="Times New Roman"/>
          <w:sz w:val="24"/>
        </w:rPr>
        <w:t xml:space="preserve"> these favourable trends necessitates speculating about their drivers</w:t>
      </w:r>
      <w:r w:rsidR="002200D4" w:rsidRPr="004D5F9E">
        <w:rPr>
          <w:rFonts w:ascii="Times New Roman" w:hAnsi="Times New Roman" w:cs="Times New Roman"/>
          <w:sz w:val="24"/>
        </w:rPr>
        <w:t>, which might</w:t>
      </w:r>
      <w:r w:rsidRPr="004D5F9E">
        <w:rPr>
          <w:rFonts w:ascii="Times New Roman" w:hAnsi="Times New Roman" w:cs="Times New Roman"/>
          <w:sz w:val="24"/>
        </w:rPr>
        <w:t xml:space="preserve"> include </w:t>
      </w:r>
      <w:r w:rsidR="002200D4" w:rsidRPr="004D5F9E">
        <w:rPr>
          <w:rFonts w:ascii="Times New Roman" w:hAnsi="Times New Roman" w:cs="Times New Roman"/>
          <w:sz w:val="24"/>
        </w:rPr>
        <w:t xml:space="preserve">unmeasured </w:t>
      </w:r>
      <w:r w:rsidRPr="004D5F9E">
        <w:rPr>
          <w:rFonts w:ascii="Times New Roman" w:hAnsi="Times New Roman" w:cs="Times New Roman"/>
          <w:sz w:val="24"/>
        </w:rPr>
        <w:t>improvements in early childhood nutrition</w:t>
      </w:r>
      <w:r w:rsidR="000227CD" w:rsidRPr="004D5F9E">
        <w:rPr>
          <w:rFonts w:ascii="Times New Roman" w:hAnsi="Times New Roman" w:cs="Times New Roman"/>
          <w:sz w:val="24"/>
        </w:rPr>
        <w:t xml:space="preserve"> and</w:t>
      </w:r>
      <w:r w:rsidRPr="004D5F9E">
        <w:rPr>
          <w:rFonts w:ascii="Times New Roman" w:hAnsi="Times New Roman" w:cs="Times New Roman"/>
          <w:sz w:val="24"/>
        </w:rPr>
        <w:t xml:space="preserve"> </w:t>
      </w:r>
      <w:r w:rsidR="00F83530" w:rsidRPr="004D5F9E">
        <w:rPr>
          <w:rFonts w:ascii="Times New Roman" w:hAnsi="Times New Roman" w:cs="Times New Roman"/>
          <w:sz w:val="24"/>
        </w:rPr>
        <w:t>year-round availability</w:t>
      </w:r>
      <w:r w:rsidR="000227CD" w:rsidRPr="004D5F9E">
        <w:rPr>
          <w:rFonts w:ascii="Times New Roman" w:hAnsi="Times New Roman" w:cs="Times New Roman"/>
          <w:sz w:val="24"/>
        </w:rPr>
        <w:t xml:space="preserve"> of fruits and vegetables which may contribute to higher or more regular consumption</w:t>
      </w:r>
      <w:r w:rsidR="00F83530" w:rsidRPr="004D5F9E">
        <w:rPr>
          <w:rFonts w:ascii="Times New Roman" w:hAnsi="Times New Roman" w:cs="Times New Roman"/>
          <w:sz w:val="24"/>
        </w:rPr>
        <w:t>. Our results show that similar</w:t>
      </w:r>
      <w:r w:rsidR="00A36A65" w:rsidRPr="004D5F9E">
        <w:rPr>
          <w:rFonts w:ascii="Times New Roman" w:hAnsi="Times New Roman" w:cs="Times New Roman"/>
          <w:sz w:val="24"/>
        </w:rPr>
        <w:t>, although slower, declining</w:t>
      </w:r>
      <w:r w:rsidR="00F83530" w:rsidRPr="004D5F9E">
        <w:rPr>
          <w:rFonts w:ascii="Times New Roman" w:hAnsi="Times New Roman" w:cs="Times New Roman"/>
          <w:sz w:val="24"/>
        </w:rPr>
        <w:t xml:space="preserve"> trends may have begun in some middle-income regions</w:t>
      </w:r>
      <w:r w:rsidR="00900554" w:rsidRPr="004D5F9E">
        <w:rPr>
          <w:rFonts w:ascii="Times New Roman" w:hAnsi="Times New Roman" w:cs="Times New Roman"/>
          <w:sz w:val="24"/>
        </w:rPr>
        <w:t xml:space="preserve">, but </w:t>
      </w:r>
      <w:r w:rsidR="00516E64" w:rsidRPr="004D5F9E">
        <w:rPr>
          <w:rFonts w:ascii="Times New Roman" w:hAnsi="Times New Roman" w:cs="Times New Roman"/>
          <w:sz w:val="24"/>
        </w:rPr>
        <w:t>not in</w:t>
      </w:r>
      <w:r w:rsidR="00F83530" w:rsidRPr="004D5F9E">
        <w:rPr>
          <w:rFonts w:ascii="Times New Roman" w:hAnsi="Times New Roman" w:cs="Times New Roman"/>
          <w:sz w:val="24"/>
        </w:rPr>
        <w:t xml:space="preserve"> the poorest populations, </w:t>
      </w:r>
      <w:r w:rsidR="006B2D56" w:rsidRPr="004D5F9E">
        <w:rPr>
          <w:rFonts w:ascii="Times New Roman" w:hAnsi="Times New Roman" w:cs="Times New Roman"/>
          <w:sz w:val="24"/>
        </w:rPr>
        <w:t xml:space="preserve">including </w:t>
      </w:r>
      <w:r w:rsidR="00F83530" w:rsidRPr="004D5F9E">
        <w:rPr>
          <w:rFonts w:ascii="Times New Roman" w:hAnsi="Times New Roman" w:cs="Times New Roman"/>
          <w:sz w:val="24"/>
        </w:rPr>
        <w:t xml:space="preserve">those in </w:t>
      </w:r>
      <w:r w:rsidR="002D56B9" w:rsidRPr="004D5F9E">
        <w:rPr>
          <w:rFonts w:ascii="Times New Roman" w:hAnsi="Times New Roman" w:cs="Times New Roman"/>
          <w:sz w:val="24"/>
        </w:rPr>
        <w:t xml:space="preserve">south </w:t>
      </w:r>
      <w:r w:rsidR="00F83530" w:rsidRPr="004D5F9E">
        <w:rPr>
          <w:rFonts w:ascii="Times New Roman" w:hAnsi="Times New Roman" w:cs="Times New Roman"/>
          <w:sz w:val="24"/>
        </w:rPr>
        <w:t xml:space="preserve">Asia and sub-Saharan Africa, </w:t>
      </w:r>
      <w:r w:rsidR="00900554" w:rsidRPr="004D5F9E">
        <w:rPr>
          <w:rFonts w:ascii="Times New Roman" w:hAnsi="Times New Roman" w:cs="Times New Roman"/>
          <w:sz w:val="24"/>
        </w:rPr>
        <w:t xml:space="preserve">nor those affected by major social </w:t>
      </w:r>
      <w:r w:rsidR="00A36A65" w:rsidRPr="004D5F9E">
        <w:rPr>
          <w:rFonts w:ascii="Times New Roman" w:hAnsi="Times New Roman" w:cs="Times New Roman"/>
          <w:sz w:val="24"/>
        </w:rPr>
        <w:t xml:space="preserve">and economic </w:t>
      </w:r>
      <w:r w:rsidR="00900554" w:rsidRPr="004D5F9E">
        <w:rPr>
          <w:rFonts w:ascii="Times New Roman" w:hAnsi="Times New Roman" w:cs="Times New Roman"/>
          <w:sz w:val="24"/>
        </w:rPr>
        <w:t>change</w:t>
      </w:r>
      <w:r w:rsidR="00C226E8" w:rsidRPr="004D5F9E">
        <w:rPr>
          <w:rFonts w:ascii="Times New Roman" w:hAnsi="Times New Roman" w:cs="Times New Roman"/>
          <w:sz w:val="24"/>
        </w:rPr>
        <w:t>s</w:t>
      </w:r>
      <w:r w:rsidR="00900554" w:rsidRPr="004D5F9E">
        <w:rPr>
          <w:rFonts w:ascii="Times New Roman" w:hAnsi="Times New Roman" w:cs="Times New Roman"/>
          <w:sz w:val="24"/>
        </w:rPr>
        <w:t xml:space="preserve"> in central and </w:t>
      </w:r>
      <w:proofErr w:type="gramStart"/>
      <w:r w:rsidR="00900554" w:rsidRPr="004D5F9E">
        <w:rPr>
          <w:rFonts w:ascii="Times New Roman" w:hAnsi="Times New Roman" w:cs="Times New Roman"/>
          <w:sz w:val="24"/>
        </w:rPr>
        <w:t>eastern</w:t>
      </w:r>
      <w:proofErr w:type="gramEnd"/>
      <w:r w:rsidR="00900554" w:rsidRPr="004D5F9E">
        <w:rPr>
          <w:rFonts w:ascii="Times New Roman" w:hAnsi="Times New Roman" w:cs="Times New Roman"/>
          <w:sz w:val="24"/>
        </w:rPr>
        <w:t xml:space="preserve"> Europe. These populations have low consumptions of fresh fruits</w:t>
      </w:r>
      <w:r w:rsidR="00D739C3" w:rsidRPr="004D5F9E">
        <w:rPr>
          <w:rFonts w:ascii="Times New Roman" w:hAnsi="Times New Roman" w:cs="Times New Roman"/>
          <w:sz w:val="24"/>
        </w:rPr>
        <w:fldChar w:fldCharType="begin">
          <w:fldData xml:space="preserve">PEVuZE5vdGU+PENpdGU+PEF1dGhvcj5NaWNoYTwvQXV0aG9yPjxZZWFyPjIwMTU8L1llYXI+PFJl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</w:fldData>
        </w:fldChar>
      </w:r>
      <w:r w:rsidR="007848F6">
        <w:rPr>
          <w:rFonts w:ascii="Times New Roman" w:hAnsi="Times New Roman" w:cs="Times New Roman"/>
          <w:sz w:val="24"/>
        </w:rPr>
        <w:instrText xml:space="preserve"> ADDIN EN.CITE </w:instrText>
      </w:r>
      <w:r w:rsidR="007848F6">
        <w:rPr>
          <w:rFonts w:ascii="Times New Roman" w:hAnsi="Times New Roman" w:cs="Times New Roman"/>
          <w:sz w:val="24"/>
        </w:rPr>
        <w:fldChar w:fldCharType="begin">
          <w:fldData xml:space="preserve">PEVuZE5vdGU+PENpdGU+PEF1dGhvcj5NaWNoYTwvQXV0aG9yPjxZZWFyPjIwMTU8L1llYXI+PFJl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</w:fldData>
        </w:fldChar>
      </w:r>
      <w:r w:rsidR="007848F6">
        <w:rPr>
          <w:rFonts w:ascii="Times New Roman" w:hAnsi="Times New Roman" w:cs="Times New Roman"/>
          <w:sz w:val="24"/>
        </w:rPr>
        <w:instrText xml:space="preserve"> ADDIN EN.CITE.DATA </w:instrText>
      </w:r>
      <w:r w:rsidR="007848F6">
        <w:rPr>
          <w:rFonts w:ascii="Times New Roman" w:hAnsi="Times New Roman" w:cs="Times New Roman"/>
          <w:sz w:val="24"/>
        </w:rPr>
      </w:r>
      <w:r w:rsidR="007848F6">
        <w:rPr>
          <w:rFonts w:ascii="Times New Roman" w:hAnsi="Times New Roman" w:cs="Times New Roman"/>
          <w:sz w:val="24"/>
        </w:rPr>
        <w:fldChar w:fldCharType="end"/>
      </w:r>
      <w:r w:rsidR="00D739C3" w:rsidRPr="004D5F9E">
        <w:rPr>
          <w:rFonts w:ascii="Times New Roman" w:hAnsi="Times New Roman" w:cs="Times New Roman"/>
          <w:sz w:val="24"/>
        </w:rPr>
      </w:r>
      <w:r w:rsidR="00D739C3" w:rsidRPr="004D5F9E">
        <w:rPr>
          <w:rFonts w:ascii="Times New Roman" w:hAnsi="Times New Roman" w:cs="Times New Roman"/>
          <w:sz w:val="24"/>
        </w:rPr>
        <w:fldChar w:fldCharType="separate"/>
      </w:r>
      <w:r w:rsidR="007848F6" w:rsidRPr="007848F6">
        <w:rPr>
          <w:rFonts w:ascii="Times New Roman" w:hAnsi="Times New Roman" w:cs="Times New Roman"/>
          <w:noProof/>
          <w:sz w:val="24"/>
          <w:vertAlign w:val="superscript"/>
        </w:rPr>
        <w:t>72</w:t>
      </w:r>
      <w:r w:rsidR="00D739C3" w:rsidRPr="004D5F9E">
        <w:rPr>
          <w:rFonts w:ascii="Times New Roman" w:hAnsi="Times New Roman" w:cs="Times New Roman"/>
          <w:sz w:val="24"/>
        </w:rPr>
        <w:fldChar w:fldCharType="end"/>
      </w:r>
      <w:r w:rsidR="00B37123" w:rsidRPr="004D5F9E">
        <w:rPr>
          <w:rFonts w:ascii="Times New Roman" w:hAnsi="Times New Roman" w:cs="Times New Roman"/>
          <w:sz w:val="24"/>
        </w:rPr>
        <w:t xml:space="preserve"> and, in many cases, high </w:t>
      </w:r>
      <w:r w:rsidR="00B666C4" w:rsidRPr="004D5F9E">
        <w:rPr>
          <w:rFonts w:ascii="Times New Roman" w:hAnsi="Times New Roman" w:cs="Times New Roman"/>
          <w:sz w:val="24"/>
        </w:rPr>
        <w:t>consumption</w:t>
      </w:r>
      <w:r w:rsidR="00CD5EBE" w:rsidRPr="004D5F9E">
        <w:rPr>
          <w:rFonts w:ascii="Times New Roman" w:hAnsi="Times New Roman" w:cs="Times New Roman"/>
          <w:sz w:val="24"/>
        </w:rPr>
        <w:t xml:space="preserve"> of salt</w:t>
      </w:r>
      <w:r w:rsidR="00B37123" w:rsidRPr="004D5F9E">
        <w:rPr>
          <w:rFonts w:ascii="Times New Roman" w:hAnsi="Times New Roman" w:cs="Times New Roman"/>
          <w:sz w:val="24"/>
        </w:rPr>
        <w:t>.</w:t>
      </w:r>
      <w:r w:rsidR="002D56B9" w:rsidRPr="004D5F9E">
        <w:rPr>
          <w:rFonts w:ascii="Times New Roman" w:hAnsi="Times New Roman" w:cs="Times New Roman"/>
          <w:sz w:val="24"/>
        </w:rPr>
        <w:fldChar w:fldCharType="begin"/>
      </w:r>
      <w:r w:rsidR="007848F6">
        <w:rPr>
          <w:rFonts w:ascii="Times New Roman" w:hAnsi="Times New Roman" w:cs="Times New Roman"/>
          <w:sz w:val="24"/>
        </w:rPr>
        <w:instrText xml:space="preserve"> ADDIN EN.CITE &lt;EndNote&gt;&lt;Cite&gt;&lt;Author&gt;Powles&lt;/Author&gt;&lt;Year&gt;2013&lt;/Year&gt;&lt;RecNum&gt;37&lt;/RecNum&gt;&lt;DisplayText&gt;&lt;style face="superscript"&gt;73&lt;/style&gt;&lt;/DisplayText&gt;&lt;record&gt;&lt;rec-number&gt;37&lt;/rec-number&gt;&lt;foreign-keys&gt;&lt;key app="EN" db-id="vexpzzado9st5ceptv5v0ttevt2xpwrvx900" timestamp="1471948269"&gt;37&lt;/key&gt;&lt;/foreign-keys&gt;&lt;ref-type name="Journal Article"&gt;17&lt;/ref-type&gt;&lt;contributors&gt;&lt;authors&gt;&lt;author&gt;Powles, J.&lt;/author&gt;&lt;author&gt;Fahimi, S.&lt;/author&gt;&lt;author&gt;Micha, R.&lt;/author&gt;&lt;author&gt;Khatibzadeh, S.&lt;/author&gt;&lt;author&gt;Shi, P.&lt;/author&gt;&lt;author&gt;Ezzati, M.&lt;/author&gt;&lt;author&gt;Engell, R. E.&lt;/author&gt;&lt;author&gt;Lim, S. S.&lt;/author&gt;&lt;author&gt;Danaei, G.&lt;/author&gt;&lt;author&gt;Mozaffarian, D.&lt;/author&gt;&lt;author&gt;Global Burden of Diseases, Nutrition&lt;/author&gt;&lt;author&gt;Chronic Diseases Expert, Group&lt;/author&gt;&lt;/authors&gt;&lt;/contributors&gt;&lt;auth-address&gt;Department of Public Health and Primary Care, Cambridge Institute of Public Health, Cambridge, UK.&lt;/auth-address&gt;&lt;titles&gt;&lt;title&gt;Global, regional and national sodium intakes in 1990 and 2010: a systematic analysis of 24 h urinary sodium excretion and dietary surveys worldwide&lt;/title&gt;&lt;secondary-title&gt;BMJ Open&lt;/secondary-title&gt;&lt;/titles&gt;&lt;periodical&gt;&lt;full-title&gt;BMJ Open&lt;/full-title&gt;&lt;/periodical&gt;&lt;pages&gt;e003733&lt;/pages&gt;&lt;volume&gt;3&lt;/volume&gt;&lt;number&gt;12&lt;/number&gt;&lt;keywords&gt;&lt;keyword&gt;Epidemiology&lt;/keyword&gt;&lt;keyword&gt;Hypertension &amp;lt; Cardiology&lt;/keyword&gt;&lt;keyword&gt;Nutrition &amp;amp; Dietetics&lt;/keyword&gt;&lt;keyword&gt;Preventive Medicine&lt;/keyword&gt;&lt;/keywords&gt;&lt;dates&gt;&lt;year&gt;2013&lt;/year&gt;&lt;/dates&gt;&lt;isbn&gt;2044-6055 (Electronic)&amp;#xD;2044-6055 (Linking)&lt;/isbn&gt;&lt;accession-num&gt;24366578&lt;/accession-num&gt;&lt;urls&gt;&lt;related-urls&gt;&lt;url&gt;http://www.ncbi.nlm.nih.gov/pubmed/24366578&lt;/url&gt;&lt;/related-urls&gt;&lt;/urls&gt;&lt;custom2&gt;3884590&lt;/custom2&gt;&lt;electronic-resource-num&gt;10.1136/bmjopen-2013-003733&lt;/electronic-resource-num&gt;&lt;/record&gt;&lt;/Cite&gt;&lt;/EndNote&gt;</w:instrText>
      </w:r>
      <w:r w:rsidR="002D56B9" w:rsidRPr="004D5F9E">
        <w:rPr>
          <w:rFonts w:ascii="Times New Roman" w:hAnsi="Times New Roman" w:cs="Times New Roman"/>
          <w:sz w:val="24"/>
        </w:rPr>
        <w:fldChar w:fldCharType="separate"/>
      </w:r>
      <w:r w:rsidR="007848F6" w:rsidRPr="007848F6">
        <w:rPr>
          <w:rFonts w:ascii="Times New Roman" w:hAnsi="Times New Roman" w:cs="Times New Roman"/>
          <w:noProof/>
          <w:sz w:val="24"/>
          <w:vertAlign w:val="superscript"/>
        </w:rPr>
        <w:t>73</w:t>
      </w:r>
      <w:r w:rsidR="002D56B9" w:rsidRPr="004D5F9E">
        <w:rPr>
          <w:rFonts w:ascii="Times New Roman" w:hAnsi="Times New Roman" w:cs="Times New Roman"/>
          <w:sz w:val="24"/>
        </w:rPr>
        <w:fldChar w:fldCharType="end"/>
      </w:r>
      <w:r w:rsidR="00B37123" w:rsidRPr="004D5F9E">
        <w:rPr>
          <w:rFonts w:ascii="Times New Roman" w:hAnsi="Times New Roman" w:cs="Times New Roman"/>
          <w:sz w:val="24"/>
        </w:rPr>
        <w:t xml:space="preserve"> </w:t>
      </w:r>
      <w:r w:rsidR="002370D0" w:rsidRPr="004D5F9E">
        <w:rPr>
          <w:rFonts w:ascii="Times New Roman" w:hAnsi="Times New Roman" w:cs="Times New Roman"/>
          <w:sz w:val="24"/>
        </w:rPr>
        <w:t>S</w:t>
      </w:r>
      <w:r w:rsidR="00B37123" w:rsidRPr="004D5F9E">
        <w:rPr>
          <w:rFonts w:ascii="Times New Roman" w:hAnsi="Times New Roman" w:cs="Times New Roman"/>
          <w:sz w:val="24"/>
        </w:rPr>
        <w:t>outh Asia and sub-Saharan Africa</w:t>
      </w:r>
      <w:r w:rsidR="002370D0" w:rsidRPr="004D5F9E">
        <w:rPr>
          <w:rFonts w:ascii="Times New Roman" w:hAnsi="Times New Roman" w:cs="Times New Roman"/>
          <w:sz w:val="24"/>
        </w:rPr>
        <w:t xml:space="preserve"> </w:t>
      </w:r>
      <w:del w:id="9" w:author="Majid" w:date="2016-10-12T12:45:00Z">
        <w:r w:rsidR="002370D0" w:rsidRPr="004D5F9E" w:rsidDel="00092223">
          <w:rPr>
            <w:rFonts w:ascii="Times New Roman" w:hAnsi="Times New Roman" w:cs="Times New Roman"/>
            <w:sz w:val="24"/>
          </w:rPr>
          <w:delText>also</w:delText>
        </w:r>
        <w:r w:rsidR="00B37123" w:rsidRPr="004D5F9E" w:rsidDel="00092223">
          <w:rPr>
            <w:rFonts w:ascii="Times New Roman" w:hAnsi="Times New Roman" w:cs="Times New Roman"/>
            <w:sz w:val="24"/>
          </w:rPr>
          <w:delText xml:space="preserve"> </w:delText>
        </w:r>
      </w:del>
      <w:r w:rsidR="00B37123" w:rsidRPr="004D5F9E">
        <w:rPr>
          <w:rFonts w:ascii="Times New Roman" w:hAnsi="Times New Roman" w:cs="Times New Roman"/>
          <w:sz w:val="24"/>
        </w:rPr>
        <w:t xml:space="preserve">have the highest </w:t>
      </w:r>
      <w:r w:rsidR="002370D0" w:rsidRPr="004D5F9E">
        <w:rPr>
          <w:rFonts w:ascii="Times New Roman" w:hAnsi="Times New Roman" w:cs="Times New Roman"/>
          <w:sz w:val="24"/>
        </w:rPr>
        <w:t>prevalence</w:t>
      </w:r>
      <w:r w:rsidR="00B37123" w:rsidRPr="004D5F9E">
        <w:rPr>
          <w:rFonts w:ascii="Times New Roman" w:hAnsi="Times New Roman" w:cs="Times New Roman"/>
          <w:sz w:val="24"/>
        </w:rPr>
        <w:t xml:space="preserve"> of </w:t>
      </w:r>
      <w:r w:rsidR="00DE70D9" w:rsidRPr="004D5F9E">
        <w:rPr>
          <w:rFonts w:ascii="Times New Roman" w:hAnsi="Times New Roman" w:cs="Times New Roman"/>
          <w:sz w:val="24"/>
        </w:rPr>
        <w:t xml:space="preserve">maternal </w:t>
      </w:r>
      <w:r w:rsidR="00A5135F" w:rsidRPr="004D5F9E">
        <w:rPr>
          <w:rFonts w:ascii="Times New Roman" w:hAnsi="Times New Roman" w:cs="Times New Roman"/>
          <w:sz w:val="24"/>
        </w:rPr>
        <w:t>under</w:t>
      </w:r>
      <w:r w:rsidR="00DE70D9" w:rsidRPr="004D5F9E">
        <w:rPr>
          <w:rFonts w:ascii="Times New Roman" w:hAnsi="Times New Roman" w:cs="Times New Roman"/>
          <w:sz w:val="24"/>
        </w:rPr>
        <w:t>nutrition,</w:t>
      </w:r>
      <w:r w:rsidR="006D760B" w:rsidRPr="004D5F9E">
        <w:rPr>
          <w:rFonts w:ascii="Times New Roman" w:hAnsi="Times New Roman" w:cs="Times New Roman"/>
          <w:sz w:val="24"/>
        </w:rPr>
        <w:fldChar w:fldCharType="begin">
          <w:fldData xml:space="preserve">PEVuZE5vdGU+PENpdGU+PEF1dGhvcj5OQ0QgUmlzayBGYWN0b3IgQ29sbGFib3JhdGlvbjwvQXV0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</w:fldData>
        </w:fldChar>
      </w:r>
      <w:r w:rsidR="007848F6">
        <w:rPr>
          <w:rFonts w:ascii="Times New Roman" w:hAnsi="Times New Roman" w:cs="Times New Roman"/>
          <w:sz w:val="24"/>
        </w:rPr>
        <w:instrText xml:space="preserve"> ADDIN EN.CITE </w:instrText>
      </w:r>
      <w:r w:rsidR="007848F6">
        <w:rPr>
          <w:rFonts w:ascii="Times New Roman" w:hAnsi="Times New Roman" w:cs="Times New Roman"/>
          <w:sz w:val="24"/>
        </w:rPr>
        <w:fldChar w:fldCharType="begin">
          <w:fldData xml:space="preserve">PEVuZE5vdGU+PENpdGU+PEF1dGhvcj5OQ0QgUmlzayBGYWN0b3IgQ29sbGFib3JhdGlvbjwvQXV0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</w:fldData>
        </w:fldChar>
      </w:r>
      <w:r w:rsidR="007848F6">
        <w:rPr>
          <w:rFonts w:ascii="Times New Roman" w:hAnsi="Times New Roman" w:cs="Times New Roman"/>
          <w:sz w:val="24"/>
        </w:rPr>
        <w:instrText xml:space="preserve"> ADDIN EN.CITE.DATA </w:instrText>
      </w:r>
      <w:r w:rsidR="007848F6">
        <w:rPr>
          <w:rFonts w:ascii="Times New Roman" w:hAnsi="Times New Roman" w:cs="Times New Roman"/>
          <w:sz w:val="24"/>
        </w:rPr>
      </w:r>
      <w:r w:rsidR="007848F6">
        <w:rPr>
          <w:rFonts w:ascii="Times New Roman" w:hAnsi="Times New Roman" w:cs="Times New Roman"/>
          <w:sz w:val="24"/>
        </w:rPr>
        <w:fldChar w:fldCharType="end"/>
      </w:r>
      <w:r w:rsidR="006D760B" w:rsidRPr="004D5F9E">
        <w:rPr>
          <w:rFonts w:ascii="Times New Roman" w:hAnsi="Times New Roman" w:cs="Times New Roman"/>
          <w:sz w:val="24"/>
        </w:rPr>
      </w:r>
      <w:r w:rsidR="006D760B" w:rsidRPr="004D5F9E">
        <w:rPr>
          <w:rFonts w:ascii="Times New Roman" w:hAnsi="Times New Roman" w:cs="Times New Roman"/>
          <w:sz w:val="24"/>
        </w:rPr>
        <w:fldChar w:fldCharType="separate"/>
      </w:r>
      <w:r w:rsidR="007848F6" w:rsidRPr="007848F6">
        <w:rPr>
          <w:rFonts w:ascii="Times New Roman" w:hAnsi="Times New Roman" w:cs="Times New Roman"/>
          <w:noProof/>
          <w:sz w:val="24"/>
          <w:vertAlign w:val="superscript"/>
        </w:rPr>
        <w:t>71,74</w:t>
      </w:r>
      <w:r w:rsidR="006D760B" w:rsidRPr="004D5F9E">
        <w:rPr>
          <w:rFonts w:ascii="Times New Roman" w:hAnsi="Times New Roman" w:cs="Times New Roman"/>
          <w:sz w:val="24"/>
        </w:rPr>
        <w:fldChar w:fldCharType="end"/>
      </w:r>
      <w:r w:rsidR="00DE70D9" w:rsidRPr="004D5F9E">
        <w:rPr>
          <w:rFonts w:ascii="Times New Roman" w:hAnsi="Times New Roman" w:cs="Times New Roman"/>
          <w:sz w:val="24"/>
        </w:rPr>
        <w:t xml:space="preserve"> </w:t>
      </w:r>
      <w:r w:rsidR="00B37123" w:rsidRPr="004D5F9E">
        <w:rPr>
          <w:rFonts w:ascii="Times New Roman" w:hAnsi="Times New Roman" w:cs="Times New Roman"/>
          <w:sz w:val="24"/>
        </w:rPr>
        <w:t>preterm and small-for-gestational age</w:t>
      </w:r>
      <w:r w:rsidR="002370D0" w:rsidRPr="004D5F9E">
        <w:rPr>
          <w:rFonts w:ascii="Times New Roman" w:hAnsi="Times New Roman" w:cs="Times New Roman"/>
          <w:sz w:val="24"/>
        </w:rPr>
        <w:t xml:space="preserve"> births</w:t>
      </w:r>
      <w:r w:rsidR="00880750">
        <w:rPr>
          <w:rFonts w:ascii="Times New Roman" w:hAnsi="Times New Roman" w:cs="Times New Roman"/>
          <w:sz w:val="24"/>
        </w:rPr>
        <w:t>, and child undernutrition;</w:t>
      </w:r>
      <w:r w:rsidR="002D56B9" w:rsidRPr="004D5F9E">
        <w:rPr>
          <w:rFonts w:ascii="Times New Roman" w:hAnsi="Times New Roman" w:cs="Times New Roman"/>
          <w:sz w:val="24"/>
        </w:rPr>
        <w:fldChar w:fldCharType="begin">
          <w:fldData xml:space="preserve">PEVuZE5vdGU+PENpdGU+PEF1dGhvcj5MZWU8L0F1dGhvcj48WWVhcj4yMDEzPC9ZZWFyPjxSZWNO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</w:fldData>
        </w:fldChar>
      </w:r>
      <w:r w:rsidR="007848F6">
        <w:rPr>
          <w:rFonts w:ascii="Times New Roman" w:hAnsi="Times New Roman" w:cs="Times New Roman"/>
          <w:sz w:val="24"/>
        </w:rPr>
        <w:instrText xml:space="preserve"> ADDIN EN.CITE </w:instrText>
      </w:r>
      <w:r w:rsidR="007848F6">
        <w:rPr>
          <w:rFonts w:ascii="Times New Roman" w:hAnsi="Times New Roman" w:cs="Times New Roman"/>
          <w:sz w:val="24"/>
        </w:rPr>
        <w:fldChar w:fldCharType="begin">
          <w:fldData xml:space="preserve">PEVuZE5vdGU+PENpdGU+PEF1dGhvcj5MZWU8L0F1dGhvcj48WWVhcj4yMDEzPC9ZZWFyPjxSZWNO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</w:fldData>
        </w:fldChar>
      </w:r>
      <w:r w:rsidR="007848F6">
        <w:rPr>
          <w:rFonts w:ascii="Times New Roman" w:hAnsi="Times New Roman" w:cs="Times New Roman"/>
          <w:sz w:val="24"/>
        </w:rPr>
        <w:instrText xml:space="preserve"> ADDIN EN.CITE.DATA </w:instrText>
      </w:r>
      <w:r w:rsidR="007848F6">
        <w:rPr>
          <w:rFonts w:ascii="Times New Roman" w:hAnsi="Times New Roman" w:cs="Times New Roman"/>
          <w:sz w:val="24"/>
        </w:rPr>
      </w:r>
      <w:r w:rsidR="007848F6">
        <w:rPr>
          <w:rFonts w:ascii="Times New Roman" w:hAnsi="Times New Roman" w:cs="Times New Roman"/>
          <w:sz w:val="24"/>
        </w:rPr>
        <w:fldChar w:fldCharType="end"/>
      </w:r>
      <w:r w:rsidR="002D56B9" w:rsidRPr="004D5F9E">
        <w:rPr>
          <w:rFonts w:ascii="Times New Roman" w:hAnsi="Times New Roman" w:cs="Times New Roman"/>
          <w:sz w:val="24"/>
        </w:rPr>
      </w:r>
      <w:r w:rsidR="002D56B9" w:rsidRPr="004D5F9E">
        <w:rPr>
          <w:rFonts w:ascii="Times New Roman" w:hAnsi="Times New Roman" w:cs="Times New Roman"/>
          <w:sz w:val="24"/>
        </w:rPr>
        <w:fldChar w:fldCharType="separate"/>
      </w:r>
      <w:r w:rsidR="007848F6" w:rsidRPr="007848F6">
        <w:rPr>
          <w:rFonts w:ascii="Times New Roman" w:hAnsi="Times New Roman" w:cs="Times New Roman"/>
          <w:noProof/>
          <w:sz w:val="24"/>
          <w:vertAlign w:val="superscript"/>
        </w:rPr>
        <w:t>75,76</w:t>
      </w:r>
      <w:r w:rsidR="002D56B9" w:rsidRPr="004D5F9E">
        <w:rPr>
          <w:rFonts w:ascii="Times New Roman" w:hAnsi="Times New Roman" w:cs="Times New Roman"/>
          <w:sz w:val="24"/>
        </w:rPr>
        <w:fldChar w:fldCharType="end"/>
      </w:r>
      <w:r w:rsidR="00B37123" w:rsidRPr="004D5F9E">
        <w:rPr>
          <w:rFonts w:ascii="Times New Roman" w:hAnsi="Times New Roman" w:cs="Times New Roman"/>
          <w:sz w:val="24"/>
        </w:rPr>
        <w:t xml:space="preserve"> </w:t>
      </w:r>
      <w:r w:rsidR="00880750">
        <w:rPr>
          <w:rFonts w:ascii="Times New Roman" w:hAnsi="Times New Roman" w:cs="Times New Roman"/>
          <w:sz w:val="24"/>
        </w:rPr>
        <w:t>they have also had some of the smallest gains in adult height,</w:t>
      </w:r>
      <w:r w:rsidR="00C03537">
        <w:rPr>
          <w:rFonts w:ascii="Times New Roman" w:hAnsi="Times New Roman" w:cs="Times New Roman"/>
          <w:sz w:val="24"/>
        </w:rPr>
        <w:fldChar w:fldCharType="begin"/>
      </w:r>
      <w:r w:rsidR="007848F6">
        <w:rPr>
          <w:rFonts w:ascii="Times New Roman" w:hAnsi="Times New Roman" w:cs="Times New Roman"/>
          <w:sz w:val="24"/>
        </w:rPr>
        <w:instrText xml:space="preserve"> ADDIN EN.CITE &lt;EndNote&gt;&lt;Cite&gt;&lt;Author&gt;NCD Risk Factor Collaboration&lt;/Author&gt;&lt;Year&gt;2016&lt;/Year&gt;&lt;RecNum&gt;56&lt;/RecNum&gt;&lt;DisplayText&gt;&lt;style face="superscript"&gt;74&lt;/style&gt;&lt;/DisplayText&gt;&lt;record&gt;&lt;rec-number&gt;56&lt;/rec-number&gt;&lt;foreign-keys&gt;&lt;key app="EN" db-id="vexpzzado9st5ceptv5v0ttevt2xpwrvx900" timestamp="1472143539"&gt;56&lt;/key&gt;&lt;/foreign-keys&gt;&lt;ref-type name="Journal Article"&gt;17&lt;/ref-type&gt;&lt;contributors&gt;&lt;authors&gt;&lt;author&gt;NCD Risk Factor Collaboration,&lt;/author&gt;&lt;/authors&gt;&lt;/contributors&gt;&lt;titles&gt;&lt;title&gt;A century of trends in adult human height&lt;/title&gt;&lt;secondary-title&gt;eLife&lt;/secondary-title&gt;&lt;/titles&gt;&lt;periodical&gt;&lt;full-title&gt;Elife&lt;/full-title&gt;&lt;/periodical&gt;&lt;pages&gt;e13410&lt;/pages&gt;&lt;volume&gt;5&lt;/volume&gt;&lt;keywords&gt;&lt;keyword&gt;biological sciences&lt;/keyword&gt;&lt;keyword&gt;epidemiology&lt;/keyword&gt;&lt;keyword&gt;global health&lt;/keyword&gt;&lt;keyword&gt;medical research&lt;/keyword&gt;&lt;keyword&gt;none&lt;/keyword&gt;&lt;keyword&gt;nutrition&lt;/keyword&gt;&lt;/keywords&gt;&lt;dates&gt;&lt;year&gt;2016&lt;/year&gt;&lt;/dates&gt;&lt;isbn&gt;2050-084X (Electronic)&amp;#xD;2050-084X (Linking)&lt;/isbn&gt;&lt;accession-num&gt;27458798&lt;/accession-num&gt;&lt;urls&gt;&lt;related-urls&gt;&lt;url&gt;http://www.ncbi.nlm.nih.gov/pubmed/27458798&lt;/url&gt;&lt;/related-urls&gt;&lt;/urls&gt;&lt;custom2&gt;4961475&lt;/custom2&gt;&lt;electronic-resource-num&gt;10.7554/eLife.13410&lt;/electronic-resource-num&gt;&lt;/record&gt;&lt;/Cite&gt;&lt;/EndNote&gt;</w:instrText>
      </w:r>
      <w:r w:rsidR="00C03537">
        <w:rPr>
          <w:rFonts w:ascii="Times New Roman" w:hAnsi="Times New Roman" w:cs="Times New Roman"/>
          <w:sz w:val="24"/>
        </w:rPr>
        <w:fldChar w:fldCharType="separate"/>
      </w:r>
      <w:r w:rsidR="007848F6" w:rsidRPr="007848F6">
        <w:rPr>
          <w:rFonts w:ascii="Times New Roman" w:hAnsi="Times New Roman" w:cs="Times New Roman"/>
          <w:noProof/>
          <w:sz w:val="24"/>
          <w:vertAlign w:val="superscript"/>
        </w:rPr>
        <w:t>74</w:t>
      </w:r>
      <w:r w:rsidR="00C03537">
        <w:rPr>
          <w:rFonts w:ascii="Times New Roman" w:hAnsi="Times New Roman" w:cs="Times New Roman"/>
          <w:sz w:val="24"/>
        </w:rPr>
        <w:fldChar w:fldCharType="end"/>
      </w:r>
      <w:r w:rsidR="00880750">
        <w:rPr>
          <w:rFonts w:ascii="Times New Roman" w:hAnsi="Times New Roman" w:cs="Times New Roman"/>
          <w:sz w:val="24"/>
        </w:rPr>
        <w:t xml:space="preserve"> which is associated with lower risk of CVDs. </w:t>
      </w:r>
      <w:r w:rsidR="00B666C4" w:rsidRPr="004D5F9E">
        <w:rPr>
          <w:rFonts w:ascii="Times New Roman" w:hAnsi="Times New Roman" w:cs="Times New Roman"/>
          <w:sz w:val="24"/>
        </w:rPr>
        <w:t xml:space="preserve">Many cases of raised </w:t>
      </w:r>
      <w:r w:rsidR="007848F6">
        <w:rPr>
          <w:rFonts w:ascii="Times New Roman" w:hAnsi="Times New Roman" w:cs="Times New Roman"/>
          <w:sz w:val="24"/>
        </w:rPr>
        <w:t>BP</w:t>
      </w:r>
      <w:r w:rsidR="00B666C4" w:rsidRPr="004D5F9E">
        <w:rPr>
          <w:rFonts w:ascii="Times New Roman" w:hAnsi="Times New Roman" w:cs="Times New Roman"/>
          <w:sz w:val="24"/>
        </w:rPr>
        <w:t xml:space="preserve"> go untreated </w:t>
      </w:r>
      <w:r w:rsidR="00B37123" w:rsidRPr="004D5F9E">
        <w:rPr>
          <w:rFonts w:ascii="Times New Roman" w:hAnsi="Times New Roman" w:cs="Times New Roman"/>
          <w:sz w:val="24"/>
        </w:rPr>
        <w:t>in these regions.</w:t>
      </w:r>
      <w:r w:rsidR="00D739C3" w:rsidRPr="004D5F9E">
        <w:rPr>
          <w:rFonts w:ascii="Times New Roman" w:hAnsi="Times New Roman" w:cs="Times New Roman"/>
          <w:sz w:val="24"/>
        </w:rPr>
        <w:fldChar w:fldCharType="begin">
          <w:fldData xml:space="preserve">PEVuZE5vdGU+PENpdGU+PEF1dGhvcj5NaWxsczwvQXV0aG9yPjxZZWFyPjIwMTY8L1llYXI+PFJl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</w:fldData>
        </w:fldChar>
      </w:r>
      <w:r w:rsidR="007848F6">
        <w:rPr>
          <w:rFonts w:ascii="Times New Roman" w:hAnsi="Times New Roman" w:cs="Times New Roman"/>
          <w:sz w:val="24"/>
        </w:rPr>
        <w:instrText xml:space="preserve"> ADDIN EN.CITE </w:instrText>
      </w:r>
      <w:r w:rsidR="007848F6">
        <w:rPr>
          <w:rFonts w:ascii="Times New Roman" w:hAnsi="Times New Roman" w:cs="Times New Roman"/>
          <w:sz w:val="24"/>
        </w:rPr>
        <w:fldChar w:fldCharType="begin">
          <w:fldData xml:space="preserve">PEVuZE5vdGU+PENpdGU+PEF1dGhvcj5NaWxsczwvQXV0aG9yPjxZZWFyPjIwMTY8L1llYXI+PFJl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</w:fldData>
        </w:fldChar>
      </w:r>
      <w:r w:rsidR="007848F6">
        <w:rPr>
          <w:rFonts w:ascii="Times New Roman" w:hAnsi="Times New Roman" w:cs="Times New Roman"/>
          <w:sz w:val="24"/>
        </w:rPr>
        <w:instrText xml:space="preserve"> ADDIN EN.CITE.DATA </w:instrText>
      </w:r>
      <w:r w:rsidR="007848F6">
        <w:rPr>
          <w:rFonts w:ascii="Times New Roman" w:hAnsi="Times New Roman" w:cs="Times New Roman"/>
          <w:sz w:val="24"/>
        </w:rPr>
      </w:r>
      <w:r w:rsidR="007848F6">
        <w:rPr>
          <w:rFonts w:ascii="Times New Roman" w:hAnsi="Times New Roman" w:cs="Times New Roman"/>
          <w:sz w:val="24"/>
        </w:rPr>
        <w:fldChar w:fldCharType="end"/>
      </w:r>
      <w:r w:rsidR="00D739C3" w:rsidRPr="004D5F9E">
        <w:rPr>
          <w:rFonts w:ascii="Times New Roman" w:hAnsi="Times New Roman" w:cs="Times New Roman"/>
          <w:sz w:val="24"/>
        </w:rPr>
      </w:r>
      <w:r w:rsidR="00D739C3" w:rsidRPr="004D5F9E">
        <w:rPr>
          <w:rFonts w:ascii="Times New Roman" w:hAnsi="Times New Roman" w:cs="Times New Roman"/>
          <w:sz w:val="24"/>
        </w:rPr>
        <w:fldChar w:fldCharType="separate"/>
      </w:r>
      <w:r w:rsidR="007848F6" w:rsidRPr="007848F6">
        <w:rPr>
          <w:rFonts w:ascii="Times New Roman" w:hAnsi="Times New Roman" w:cs="Times New Roman"/>
          <w:noProof/>
          <w:sz w:val="24"/>
          <w:vertAlign w:val="superscript"/>
        </w:rPr>
        <w:t>13,77</w:t>
      </w:r>
      <w:r w:rsidR="00D739C3" w:rsidRPr="004D5F9E">
        <w:rPr>
          <w:rFonts w:ascii="Times New Roman" w:hAnsi="Times New Roman" w:cs="Times New Roman"/>
          <w:sz w:val="24"/>
        </w:rPr>
        <w:fldChar w:fldCharType="end"/>
      </w:r>
      <w:r w:rsidR="00A36A65" w:rsidRPr="004D5F9E">
        <w:rPr>
          <w:rFonts w:ascii="Times New Roman" w:hAnsi="Times New Roman" w:cs="Times New Roman"/>
          <w:sz w:val="24"/>
        </w:rPr>
        <w:t xml:space="preserve"> </w:t>
      </w:r>
      <w:r w:rsidR="00880750">
        <w:rPr>
          <w:rFonts w:ascii="Times New Roman" w:hAnsi="Times New Roman" w:cs="Times New Roman"/>
          <w:sz w:val="24"/>
        </w:rPr>
        <w:t xml:space="preserve">The absence of these favourable determinants of low </w:t>
      </w:r>
      <w:r w:rsidR="007848F6">
        <w:rPr>
          <w:rFonts w:ascii="Times New Roman" w:hAnsi="Times New Roman" w:cs="Times New Roman"/>
          <w:sz w:val="24"/>
        </w:rPr>
        <w:t>BP</w:t>
      </w:r>
      <w:r w:rsidR="00880750">
        <w:rPr>
          <w:rFonts w:ascii="Times New Roman" w:hAnsi="Times New Roman" w:cs="Times New Roman"/>
          <w:sz w:val="24"/>
        </w:rPr>
        <w:t>, coupled with rising BMI,</w:t>
      </w:r>
      <w:r w:rsidR="00C03537">
        <w:rPr>
          <w:rFonts w:ascii="Times New Roman" w:hAnsi="Times New Roman" w:cs="Times New Roman"/>
          <w:sz w:val="24"/>
        </w:rPr>
        <w:fldChar w:fldCharType="begin"/>
      </w:r>
      <w:r w:rsidR="007848F6">
        <w:rPr>
          <w:rFonts w:ascii="Times New Roman" w:hAnsi="Times New Roman" w:cs="Times New Roman"/>
          <w:sz w:val="24"/>
        </w:rPr>
        <w:instrText xml:space="preserve"> ADDIN EN.CITE &lt;EndNote&gt;&lt;Cite&gt;&lt;Author&gt;NCD Risk Factor Collaboration&lt;/Author&gt;&lt;Year&gt;2016&lt;/Year&gt;&lt;RecNum&gt;14&lt;/RecNum&gt;&lt;DisplayText&gt;&lt;style face="superscript"&gt;71&lt;/style&gt;&lt;/DisplayText&gt;&lt;record&gt;&lt;rec-number&gt;14&lt;/rec-number&gt;&lt;foreign-keys&gt;&lt;key app="EN" db-id="vexpzzado9st5ceptv5v0ttevt2xpwrvx900" timestamp="1470223113"&gt;14&lt;/key&gt;&lt;/foreign-keys&gt;&lt;ref-type name="Journal Article"&gt;17&lt;/ref-type&gt;&lt;contributors&gt;&lt;authors&gt;&lt;author&gt;NCD Risk Factor Collaboration,&lt;/author&gt;&lt;/authors&gt;&lt;/contributors&gt;&lt;titles&gt;&lt;title&gt;Trends in adult body-mass index in 200 countries from 1975 to 2014: a pooled analysis of 1698 population-based measurement studies with 19.2 million participants&lt;/title&gt;&lt;secondary-title&gt;Lancet&lt;/secondary-title&gt;&lt;/titles&gt;&lt;periodical&gt;&lt;full-title&gt;Lancet&lt;/full-title&gt;&lt;/periodical&gt;&lt;pages&gt;1377-96&lt;/pages&gt;&lt;volume&gt;387&lt;/volume&gt;&lt;number&gt;10026&lt;/number&gt;&lt;keywords&gt;&lt;keyword&gt;Adolescent&lt;/keyword&gt;&lt;keyword&gt;Adult&lt;/keyword&gt;&lt;keyword&gt;Bayes Theorem&lt;/keyword&gt;&lt;keyword&gt;*Body Mass Index&lt;/keyword&gt;&lt;keyword&gt;Developed Countries&lt;/keyword&gt;&lt;keyword&gt;Developing Countries&lt;/keyword&gt;&lt;keyword&gt;Female&lt;/keyword&gt;&lt;keyword&gt;Forecasting&lt;/keyword&gt;&lt;keyword&gt;*Global Health&lt;/keyword&gt;&lt;keyword&gt;Humans&lt;/keyword&gt;&lt;keyword&gt;Male&lt;/keyword&gt;&lt;keyword&gt;Models, Statistical&lt;/keyword&gt;&lt;keyword&gt;Obesity/*epidemiology&lt;/keyword&gt;&lt;keyword&gt;Prevalence&lt;/keyword&gt;&lt;keyword&gt;Thinness/epidemiology&lt;/keyword&gt;&lt;keyword&gt;Young Adult&lt;/keyword&gt;&lt;/keywords&gt;&lt;dates&gt;&lt;year&gt;2016&lt;/year&gt;&lt;pub-dates&gt;&lt;date&gt;Apr 2&lt;/date&gt;&lt;/pub-dates&gt;&lt;/dates&gt;&lt;isbn&gt;1474-547X (Electronic)&amp;#xD;0140-6736 (Linking)&lt;/isbn&gt;&lt;accession-num&gt;27115820&lt;/accession-num&gt;&lt;urls&gt;&lt;related-urls&gt;&lt;url&gt;http://www.ncbi.nlm.nih.gov/pubmed/27115820&lt;/url&gt;&lt;/related-urls&gt;&lt;/urls&gt;&lt;electronic-resource-num&gt;10.1016/S0140-6736(16)30054-X&lt;/electronic-resource-num&gt;&lt;/record&gt;&lt;/Cite&gt;&lt;/EndNote&gt;</w:instrText>
      </w:r>
      <w:r w:rsidR="00C03537">
        <w:rPr>
          <w:rFonts w:ascii="Times New Roman" w:hAnsi="Times New Roman" w:cs="Times New Roman"/>
          <w:sz w:val="24"/>
        </w:rPr>
        <w:fldChar w:fldCharType="separate"/>
      </w:r>
      <w:r w:rsidR="007848F6" w:rsidRPr="007848F6">
        <w:rPr>
          <w:rFonts w:ascii="Times New Roman" w:hAnsi="Times New Roman" w:cs="Times New Roman"/>
          <w:noProof/>
          <w:sz w:val="24"/>
          <w:vertAlign w:val="superscript"/>
        </w:rPr>
        <w:t>71</w:t>
      </w:r>
      <w:r w:rsidR="00C03537">
        <w:rPr>
          <w:rFonts w:ascii="Times New Roman" w:hAnsi="Times New Roman" w:cs="Times New Roman"/>
          <w:sz w:val="24"/>
        </w:rPr>
        <w:fldChar w:fldCharType="end"/>
      </w:r>
      <w:r w:rsidR="00880750">
        <w:rPr>
          <w:rFonts w:ascii="Times New Roman" w:hAnsi="Times New Roman" w:cs="Times New Roman"/>
          <w:sz w:val="24"/>
        </w:rPr>
        <w:t xml:space="preserve"> may be responsible for rising mean </w:t>
      </w:r>
      <w:r w:rsidR="007848F6">
        <w:rPr>
          <w:rFonts w:ascii="Times New Roman" w:hAnsi="Times New Roman" w:cs="Times New Roman"/>
          <w:sz w:val="24"/>
        </w:rPr>
        <w:t>BP</w:t>
      </w:r>
      <w:r w:rsidR="00880750">
        <w:rPr>
          <w:rFonts w:ascii="Times New Roman" w:hAnsi="Times New Roman" w:cs="Times New Roman"/>
          <w:sz w:val="24"/>
        </w:rPr>
        <w:t xml:space="preserve"> in these regions. </w:t>
      </w:r>
      <w:r w:rsidR="00A36A65" w:rsidRPr="004D5F9E">
        <w:rPr>
          <w:rFonts w:ascii="Times New Roman" w:hAnsi="Times New Roman" w:cs="Times New Roman"/>
          <w:sz w:val="24"/>
        </w:rPr>
        <w:t xml:space="preserve">Therefore, addressing the large and inequitable burden of CVDs and kidney disease associated with high </w:t>
      </w:r>
      <w:r w:rsidR="007848F6">
        <w:rPr>
          <w:rFonts w:ascii="Times New Roman" w:hAnsi="Times New Roman" w:cs="Times New Roman"/>
          <w:sz w:val="24"/>
        </w:rPr>
        <w:t>BP</w:t>
      </w:r>
      <w:r w:rsidR="00A36A65" w:rsidRPr="004D5F9E">
        <w:rPr>
          <w:rFonts w:ascii="Times New Roman" w:hAnsi="Times New Roman" w:cs="Times New Roman"/>
          <w:sz w:val="24"/>
        </w:rPr>
        <w:t xml:space="preserve"> requires a multi-faceted </w:t>
      </w:r>
      <w:r w:rsidR="002370D0" w:rsidRPr="004D5F9E">
        <w:rPr>
          <w:rFonts w:ascii="Times New Roman" w:hAnsi="Times New Roman" w:cs="Times New Roman"/>
          <w:sz w:val="24"/>
        </w:rPr>
        <w:t xml:space="preserve">approach </w:t>
      </w:r>
      <w:r w:rsidR="00A36A65" w:rsidRPr="004D5F9E">
        <w:rPr>
          <w:rFonts w:ascii="Times New Roman" w:hAnsi="Times New Roman" w:cs="Times New Roman"/>
          <w:sz w:val="24"/>
        </w:rPr>
        <w:t>using both population-based strategies throughout the life</w:t>
      </w:r>
      <w:r w:rsidR="000D64F7">
        <w:rPr>
          <w:rFonts w:ascii="Times New Roman" w:hAnsi="Times New Roman" w:cs="Times New Roman"/>
          <w:sz w:val="24"/>
        </w:rPr>
        <w:t xml:space="preserve"> </w:t>
      </w:r>
      <w:r w:rsidR="00A36A65" w:rsidRPr="004D5F9E">
        <w:rPr>
          <w:rFonts w:ascii="Times New Roman" w:hAnsi="Times New Roman" w:cs="Times New Roman"/>
          <w:sz w:val="24"/>
        </w:rPr>
        <w:t>course</w:t>
      </w:r>
      <w:r w:rsidR="00B666C4" w:rsidRPr="004D5F9E">
        <w:rPr>
          <w:rFonts w:ascii="Times New Roman" w:hAnsi="Times New Roman" w:cs="Times New Roman"/>
          <w:sz w:val="24"/>
        </w:rPr>
        <w:t xml:space="preserve"> </w:t>
      </w:r>
      <w:r w:rsidR="00A36A65" w:rsidRPr="004D5F9E">
        <w:rPr>
          <w:rFonts w:ascii="Times New Roman" w:hAnsi="Times New Roman" w:cs="Times New Roman"/>
          <w:sz w:val="24"/>
        </w:rPr>
        <w:t xml:space="preserve">and </w:t>
      </w:r>
      <w:r w:rsidR="00B666C4" w:rsidRPr="004D5F9E">
        <w:rPr>
          <w:rFonts w:ascii="Times New Roman" w:hAnsi="Times New Roman" w:cs="Times New Roman"/>
          <w:sz w:val="24"/>
        </w:rPr>
        <w:t>individual</w:t>
      </w:r>
      <w:r w:rsidR="00A36A65" w:rsidRPr="004D5F9E">
        <w:rPr>
          <w:rFonts w:ascii="Times New Roman" w:hAnsi="Times New Roman" w:cs="Times New Roman"/>
          <w:sz w:val="24"/>
        </w:rPr>
        <w:t xml:space="preserve"> </w:t>
      </w:r>
      <w:r w:rsidR="00B666C4" w:rsidRPr="004D5F9E">
        <w:rPr>
          <w:rFonts w:ascii="Times New Roman" w:hAnsi="Times New Roman" w:cs="Times New Roman"/>
          <w:sz w:val="24"/>
        </w:rPr>
        <w:t xml:space="preserve">lifestyle management and treatment </w:t>
      </w:r>
      <w:r w:rsidR="00A36A65" w:rsidRPr="004D5F9E">
        <w:rPr>
          <w:rFonts w:ascii="Times New Roman" w:hAnsi="Times New Roman" w:cs="Times New Roman"/>
          <w:sz w:val="24"/>
        </w:rPr>
        <w:t xml:space="preserve">through primary care </w:t>
      </w:r>
      <w:commentRangeStart w:id="10"/>
      <w:r w:rsidR="00A36A65" w:rsidRPr="004D5F9E">
        <w:rPr>
          <w:rFonts w:ascii="Times New Roman" w:hAnsi="Times New Roman" w:cs="Times New Roman"/>
          <w:sz w:val="24"/>
        </w:rPr>
        <w:t>system</w:t>
      </w:r>
      <w:r w:rsidR="000D64F7">
        <w:rPr>
          <w:rFonts w:ascii="Times New Roman" w:hAnsi="Times New Roman" w:cs="Times New Roman"/>
          <w:sz w:val="24"/>
        </w:rPr>
        <w:t>s</w:t>
      </w:r>
      <w:commentRangeEnd w:id="10"/>
      <w:r w:rsidR="00092223">
        <w:rPr>
          <w:rStyle w:val="CommentReference"/>
        </w:rPr>
        <w:commentReference w:id="10"/>
      </w:r>
      <w:r w:rsidR="00A36A65" w:rsidRPr="004D5F9E">
        <w:rPr>
          <w:rFonts w:ascii="Times New Roman" w:hAnsi="Times New Roman" w:cs="Times New Roman"/>
          <w:sz w:val="24"/>
        </w:rPr>
        <w:t>.</w:t>
      </w:r>
      <w:r w:rsidR="00BE6F42">
        <w:rPr>
          <w:rFonts w:ascii="Times New Roman" w:hAnsi="Times New Roman" w:cs="Times New Roman"/>
          <w:sz w:val="24"/>
        </w:rPr>
        <w:fldChar w:fldCharType="begin"/>
      </w:r>
      <w:r w:rsidR="00391C55">
        <w:rPr>
          <w:rFonts w:ascii="Times New Roman" w:hAnsi="Times New Roman" w:cs="Times New Roman"/>
          <w:sz w:val="24"/>
        </w:rPr>
        <w:instrText xml:space="preserve"> ADDIN EN.CITE &lt;EndNote&gt;&lt;Cite ExcludeYear="1"&gt;&lt;Author&gt;Olsen&lt;/Author&gt;&lt;RecNum&gt;195&lt;/RecNum&gt;&lt;DisplayText&gt;&lt;style face="superscript"&gt;78&lt;/style&gt;&lt;/DisplayText&gt;&lt;record&gt;&lt;rec-number&gt;195&lt;/rec-number&gt;&lt;foreign-keys&gt;&lt;key app="EN" db-id="vexpzzado9st5ceptv5v0ttevt2xpwrvx900" timestamp="1476555112"&gt;195&lt;/key&gt;&lt;/foreign-keys&gt;&lt;ref-type name="Generic"&gt;13&lt;/ref-type&gt;&lt;contributors&gt;&lt;authors&gt;&lt;author&gt;Olsen, Michael H.&lt;/author&gt;&lt;author&gt;Angell, Sonia Y.&lt;/author&gt;&lt;author&gt;Asma, Samira&lt;/author&gt;&lt;author&gt;Boutouyrie, Pierre&lt;/author&gt;&lt;author&gt;Burger, Dylan&lt;/author&gt;&lt;author&gt;Chirinos, Julio A.&lt;/author&gt;&lt;author&gt;Damasceno, Albertino&lt;/author&gt;&lt;author&gt;Delles, Christian&lt;/author&gt;&lt;author&gt;Gimenez-Roqueplo, Anne-Paule&lt;/author&gt;&lt;author&gt;Hering, Dagmara&lt;/author&gt;&lt;author&gt;López-Jaramillo, Patricio&lt;/author&gt;&lt;author&gt;Martinez, Fernando&lt;/author&gt;&lt;author&gt;Perkovic, Vlado&lt;/author&gt;&lt;author&gt;Rietzschel, Ernst R.&lt;/author&gt;&lt;author&gt;Schillaci, Giuseppe&lt;/author&gt;&lt;author&gt;Schutte, Aletta E.&lt;/author&gt;&lt;author&gt;Scuteri, Angelo&lt;/author&gt;&lt;author&gt;Sharman, James E.&lt;/author&gt;&lt;author&gt;Wachtell, Kristian&lt;/author&gt;&lt;author&gt;Wang, Ji Guang&lt;/author&gt;&lt;/authors&gt;&lt;/contributors&gt;&lt;titles&gt;&lt;title&gt;A call to action and a lifecourse strategy to address the global burden of raised blood pressure on current and future generations: the Lancet Commission on hypertension&lt;/title&gt;&lt;secondary-title&gt;The Lancet&lt;/secondary-title&gt;&lt;/titles&gt;&lt;periodical&gt;&lt;full-title&gt;The Lancet&lt;/full-title&gt;&lt;/periodical&gt;&lt;dates&gt;&lt;pub-dates&gt;&lt;date&gt;September 23, 2016&lt;/date&gt;&lt;/pub-dates&gt;&lt;/dates&gt;&lt;isbn&gt;0140-6736&lt;/isbn&gt;&lt;urls&gt;&lt;related-urls&gt;&lt;url&gt;http://dx.doi.org/10.1016/S0140-6736(16)31134-5&lt;/url&gt;&lt;/related-urls&gt;&lt;/urls&gt;&lt;electronic-resource-num&gt;10.1016/S0140-6736(16)31134-5&lt;/electronic-resource-num&gt;&lt;access-date&gt;2016/10/15&lt;/access-date&gt;&lt;/record&gt;&lt;/Cite&gt;&lt;/EndNote&gt;</w:instrText>
      </w:r>
      <w:r w:rsidR="00BE6F42">
        <w:rPr>
          <w:rFonts w:ascii="Times New Roman" w:hAnsi="Times New Roman" w:cs="Times New Roman"/>
          <w:sz w:val="24"/>
        </w:rPr>
        <w:fldChar w:fldCharType="separate"/>
      </w:r>
      <w:r w:rsidR="00BE6F42" w:rsidRPr="00BE6F42">
        <w:rPr>
          <w:rFonts w:ascii="Times New Roman" w:hAnsi="Times New Roman" w:cs="Times New Roman"/>
          <w:noProof/>
          <w:sz w:val="24"/>
          <w:vertAlign w:val="superscript"/>
        </w:rPr>
        <w:t>78</w:t>
      </w:r>
      <w:r w:rsidR="00BE6F42">
        <w:rPr>
          <w:rFonts w:ascii="Times New Roman" w:hAnsi="Times New Roman" w:cs="Times New Roman"/>
          <w:sz w:val="24"/>
        </w:rPr>
        <w:fldChar w:fldCharType="end"/>
      </w:r>
      <w:r w:rsidR="009B43B5" w:rsidRPr="004D5F9E">
        <w:rPr>
          <w:rFonts w:ascii="Times New Roman" w:hAnsi="Times New Roman" w:cs="Times New Roman"/>
          <w:sz w:val="24"/>
        </w:rPr>
        <w:br w:type="page"/>
      </w:r>
    </w:p>
    <w:p w14:paraId="49C8C878" w14:textId="77777777" w:rsidR="00F6440B" w:rsidRPr="004D5F9E" w:rsidRDefault="00F6440B" w:rsidP="00F6440B">
      <w:pPr>
        <w:spacing w:after="0" w:line="480" w:lineRule="auto"/>
        <w:jc w:val="both"/>
        <w:rPr>
          <w:rFonts w:ascii="Times New Roman" w:eastAsia="Malgun Gothic" w:hAnsi="Times New Roman" w:cs="Times New Roman"/>
          <w:b/>
          <w:bCs/>
          <w:color w:val="000000"/>
          <w:sz w:val="24"/>
          <w:szCs w:val="24"/>
          <w:lang w:eastAsia="en-US"/>
        </w:rPr>
      </w:pPr>
      <w:r w:rsidRPr="004D5F9E">
        <w:rPr>
          <w:rFonts w:ascii="Times New Roman" w:eastAsia="Malgun Gothic" w:hAnsi="Times New Roman" w:cs="Times New Roman"/>
          <w:b/>
          <w:bCs/>
          <w:color w:val="000000"/>
          <w:sz w:val="24"/>
          <w:szCs w:val="24"/>
          <w:lang w:eastAsia="en-US"/>
        </w:rPr>
        <w:lastRenderedPageBreak/>
        <w:t>Research in Context</w:t>
      </w:r>
    </w:p>
    <w:p w14:paraId="36BF89B9" w14:textId="77777777" w:rsidR="00F6440B" w:rsidRPr="004D5F9E" w:rsidRDefault="00F6440B" w:rsidP="00F6440B">
      <w:pPr>
        <w:spacing w:after="0" w:line="480" w:lineRule="auto"/>
        <w:jc w:val="both"/>
        <w:rPr>
          <w:rFonts w:ascii="Times New Roman" w:hAnsi="Times New Roman" w:cs="Times New Roman"/>
          <w:i/>
          <w:sz w:val="24"/>
        </w:rPr>
      </w:pPr>
      <w:r w:rsidRPr="004D5F9E">
        <w:rPr>
          <w:rFonts w:ascii="Times New Roman" w:hAnsi="Times New Roman" w:cs="Times New Roman"/>
          <w:i/>
          <w:sz w:val="24"/>
        </w:rPr>
        <w:t>Evidence before this study</w:t>
      </w:r>
    </w:p>
    <w:p w14:paraId="6D1347C9" w14:textId="39552CC0" w:rsidR="00F6440B" w:rsidRPr="004D5F9E" w:rsidRDefault="00F6440B" w:rsidP="00F6440B">
      <w:pPr>
        <w:spacing w:after="0" w:line="480" w:lineRule="auto"/>
        <w:jc w:val="both"/>
        <w:rPr>
          <w:rFonts w:ascii="Times New Roman" w:hAnsi="Times New Roman" w:cs="Times New Roman"/>
          <w:sz w:val="24"/>
        </w:rPr>
      </w:pPr>
      <w:r w:rsidRPr="004D5F9E">
        <w:rPr>
          <w:rFonts w:ascii="Times New Roman" w:hAnsi="Times New Roman" w:cs="Times New Roman"/>
          <w:sz w:val="24"/>
        </w:rPr>
        <w:t xml:space="preserve">We searched Medline (via PubMed) for articles published </w:t>
      </w:r>
      <w:r w:rsidR="008E5CF6" w:rsidRPr="004D5F9E">
        <w:rPr>
          <w:rFonts w:ascii="Times New Roman" w:hAnsi="Times New Roman" w:cs="Times New Roman"/>
          <w:sz w:val="24"/>
        </w:rPr>
        <w:t>from</w:t>
      </w:r>
      <w:r w:rsidRPr="004D5F9E">
        <w:rPr>
          <w:rFonts w:ascii="Times New Roman" w:hAnsi="Times New Roman" w:cs="Times New Roman"/>
          <w:sz w:val="24"/>
        </w:rPr>
        <w:t xml:space="preserve"> 1</w:t>
      </w:r>
      <w:r w:rsidRPr="004D5F9E">
        <w:rPr>
          <w:rFonts w:ascii="Times New Roman" w:hAnsi="Times New Roman" w:cs="Times New Roman"/>
          <w:sz w:val="24"/>
          <w:vertAlign w:val="superscript"/>
        </w:rPr>
        <w:t>st</w:t>
      </w:r>
      <w:r w:rsidR="008E5CF6" w:rsidRPr="004D5F9E">
        <w:rPr>
          <w:rFonts w:ascii="Times New Roman" w:hAnsi="Times New Roman" w:cs="Times New Roman"/>
          <w:sz w:val="24"/>
        </w:rPr>
        <w:t xml:space="preserve"> January 1950 to</w:t>
      </w:r>
      <w:r w:rsidRPr="004D5F9E">
        <w:rPr>
          <w:rFonts w:ascii="Times New Roman" w:hAnsi="Times New Roman" w:cs="Times New Roman"/>
          <w:sz w:val="24"/>
        </w:rPr>
        <w:t xml:space="preserve"> 19</w:t>
      </w:r>
      <w:r w:rsidRPr="004D5F9E">
        <w:rPr>
          <w:rFonts w:ascii="Times New Roman" w:hAnsi="Times New Roman" w:cs="Times New Roman"/>
          <w:sz w:val="24"/>
          <w:vertAlign w:val="superscript"/>
        </w:rPr>
        <w:t>th</w:t>
      </w:r>
      <w:r w:rsidR="008E5CF6" w:rsidRPr="004D5F9E">
        <w:rPr>
          <w:rFonts w:ascii="Times New Roman" w:hAnsi="Times New Roman" w:cs="Times New Roman"/>
          <w:sz w:val="24"/>
        </w:rPr>
        <w:t xml:space="preserve"> </w:t>
      </w:r>
      <w:r w:rsidRPr="004D5F9E">
        <w:rPr>
          <w:rFonts w:ascii="Times New Roman" w:hAnsi="Times New Roman" w:cs="Times New Roman"/>
          <w:sz w:val="24"/>
        </w:rPr>
        <w:t xml:space="preserve">February 2014 using the search terms </w:t>
      </w:r>
      <w:r w:rsidRPr="004D5F9E">
        <w:rPr>
          <w:rFonts w:asciiTheme="majorBidi" w:hAnsiTheme="majorBidi" w:cstheme="majorBidi"/>
          <w:sz w:val="24"/>
          <w:szCs w:val="24"/>
          <w:lang w:val="en-US"/>
        </w:rPr>
        <w:t>("blood pressure"[Mesh</w:t>
      </w:r>
      <w:proofErr w:type="gramStart"/>
      <w:r w:rsidRPr="004D5F9E">
        <w:rPr>
          <w:rFonts w:asciiTheme="majorBidi" w:hAnsiTheme="majorBidi" w:cstheme="majorBidi"/>
          <w:sz w:val="24"/>
          <w:szCs w:val="24"/>
          <w:lang w:val="en-US"/>
        </w:rPr>
        <w:t>:NoExp</w:t>
      </w:r>
      <w:proofErr w:type="gramEnd"/>
      <w:r w:rsidRPr="004D5F9E">
        <w:rPr>
          <w:rFonts w:asciiTheme="majorBidi" w:hAnsiTheme="majorBidi" w:cstheme="majorBidi"/>
          <w:sz w:val="24"/>
          <w:szCs w:val="24"/>
          <w:lang w:val="en-US"/>
        </w:rPr>
        <w:t xml:space="preserve">] OR "hypertension"[Mesh:NoExp]) </w:t>
      </w:r>
      <w:r w:rsidRPr="004D5F9E">
        <w:rPr>
          <w:rFonts w:asciiTheme="majorBidi" w:hAnsiTheme="majorBidi" w:cstheme="majorBidi"/>
          <w:sz w:val="24"/>
          <w:szCs w:val="24"/>
        </w:rPr>
        <w:t>AND ("Humans"[Mesh])</w:t>
      </w:r>
      <w:r w:rsidRPr="004D5F9E">
        <w:rPr>
          <w:rFonts w:ascii="Times New Roman" w:hAnsi="Times New Roman" w:cs="Times New Roman"/>
          <w:sz w:val="24"/>
        </w:rPr>
        <w:t xml:space="preserve">. Articles were screened according to the inclusion and exclusion criteria described in the Appendix. </w:t>
      </w:r>
    </w:p>
    <w:p w14:paraId="17B5D219" w14:textId="77777777" w:rsidR="00F6440B" w:rsidRPr="004D5F9E" w:rsidRDefault="00F6440B" w:rsidP="00F6440B">
      <w:pPr>
        <w:spacing w:after="0" w:line="480" w:lineRule="auto"/>
        <w:jc w:val="both"/>
        <w:rPr>
          <w:rFonts w:ascii="Times New Roman" w:hAnsi="Times New Roman" w:cs="Times New Roman"/>
          <w:sz w:val="24"/>
        </w:rPr>
      </w:pPr>
    </w:p>
    <w:p w14:paraId="6C90D816" w14:textId="5EAF4357" w:rsidR="00696AF4" w:rsidRDefault="00F6440B" w:rsidP="00F6440B">
      <w:pPr>
        <w:spacing w:after="0" w:line="480" w:lineRule="auto"/>
        <w:jc w:val="both"/>
        <w:rPr>
          <w:rFonts w:ascii="Times New Roman" w:hAnsi="Times New Roman" w:cs="Times New Roman"/>
          <w:sz w:val="24"/>
        </w:rPr>
      </w:pPr>
      <w:r w:rsidRPr="004D5F9E">
        <w:rPr>
          <w:rFonts w:ascii="Times New Roman" w:hAnsi="Times New Roman" w:cs="Times New Roman"/>
          <w:sz w:val="24"/>
        </w:rPr>
        <w:t xml:space="preserve">Some studies, including the MONICA Project, have reported on blood pressure </w:t>
      </w:r>
      <w:r w:rsidR="00705988" w:rsidRPr="004D5F9E">
        <w:rPr>
          <w:rFonts w:ascii="Times New Roman" w:hAnsi="Times New Roman" w:cs="Times New Roman"/>
          <w:sz w:val="24"/>
        </w:rPr>
        <w:t xml:space="preserve">change or </w:t>
      </w:r>
      <w:r w:rsidRPr="004D5F9E">
        <w:rPr>
          <w:rFonts w:ascii="Times New Roman" w:hAnsi="Times New Roman" w:cs="Times New Roman"/>
          <w:sz w:val="24"/>
        </w:rPr>
        <w:t xml:space="preserve">trends in one or more countries. </w:t>
      </w:r>
      <w:r w:rsidR="00696AF4" w:rsidRPr="004D5F9E">
        <w:rPr>
          <w:rFonts w:ascii="Times New Roman" w:hAnsi="Times New Roman" w:cs="Times New Roman"/>
          <w:sz w:val="24"/>
        </w:rPr>
        <w:t xml:space="preserve">Two previous global </w:t>
      </w:r>
      <w:proofErr w:type="gramStart"/>
      <w:r w:rsidR="00696AF4" w:rsidRPr="004D5F9E">
        <w:rPr>
          <w:rFonts w:ascii="Times New Roman" w:hAnsi="Times New Roman" w:cs="Times New Roman"/>
          <w:sz w:val="24"/>
        </w:rPr>
        <w:t>analyses,</w:t>
      </w:r>
      <w:proofErr w:type="gramEnd"/>
      <w:r w:rsidR="00696AF4" w:rsidRPr="004D5F9E">
        <w:rPr>
          <w:rFonts w:ascii="Times New Roman" w:hAnsi="Times New Roman" w:cs="Times New Roman"/>
          <w:sz w:val="24"/>
        </w:rPr>
        <w:t xml:space="preserve"> conducted over a decade ago, pooled data from different countries and reported mean SBP</w:t>
      </w:r>
      <w:r w:rsidR="000C5818" w:rsidRPr="004D5F9E">
        <w:rPr>
          <w:rFonts w:ascii="Times New Roman" w:hAnsi="Times New Roman" w:cs="Times New Roman"/>
          <w:sz w:val="24"/>
        </w:rPr>
        <w:t xml:space="preserve"> </w:t>
      </w:r>
      <w:r w:rsidR="00696AF4" w:rsidRPr="004D5F9E">
        <w:rPr>
          <w:rFonts w:ascii="Times New Roman" w:hAnsi="Times New Roman" w:cs="Times New Roman"/>
          <w:sz w:val="24"/>
        </w:rPr>
        <w:t xml:space="preserve">or prevalence of hypertension in the year 2000 for the world and its major regions. A more recent analysis pooled </w:t>
      </w:r>
      <w:r w:rsidR="00696AF4" w:rsidRPr="004D5F9E">
        <w:rPr>
          <w:rFonts w:ascii="Times New Roman" w:hAnsi="Times New Roman" w:cs="Times New Roman" w:hint="eastAsia"/>
          <w:sz w:val="24"/>
        </w:rPr>
        <w:t>135</w:t>
      </w:r>
      <w:r w:rsidR="00696AF4" w:rsidRPr="004D5F9E">
        <w:rPr>
          <w:rFonts w:ascii="Times New Roman" w:hAnsi="Times New Roman" w:cs="Times New Roman"/>
          <w:sz w:val="24"/>
        </w:rPr>
        <w:t xml:space="preserve"> </w:t>
      </w:r>
      <w:r w:rsidR="00696AF4" w:rsidRPr="004D5F9E">
        <w:rPr>
          <w:rFonts w:ascii="Times New Roman" w:hAnsi="Times New Roman" w:cs="Times New Roman" w:hint="eastAsia"/>
          <w:sz w:val="24"/>
        </w:rPr>
        <w:t>studies</w:t>
      </w:r>
      <w:r w:rsidR="00696AF4" w:rsidRPr="004D5F9E">
        <w:rPr>
          <w:rFonts w:ascii="Times New Roman" w:hAnsi="Times New Roman" w:cs="Times New Roman"/>
          <w:sz w:val="24"/>
        </w:rPr>
        <w:t xml:space="preserve"> to estimate global and regional hypertension prevalence in 2000 and 2010 but did not report changes in mean blood pressure which </w:t>
      </w:r>
      <w:r w:rsidR="00F7025D" w:rsidRPr="004D5F9E">
        <w:rPr>
          <w:rFonts w:ascii="Times New Roman" w:hAnsi="Times New Roman" w:cs="Times New Roman"/>
          <w:sz w:val="24"/>
        </w:rPr>
        <w:t xml:space="preserve">reflect </w:t>
      </w:r>
      <w:r w:rsidR="00696AF4" w:rsidRPr="004D5F9E">
        <w:rPr>
          <w:rFonts w:ascii="Times New Roman" w:hAnsi="Times New Roman" w:cs="Times New Roman"/>
          <w:sz w:val="24"/>
        </w:rPr>
        <w:t xml:space="preserve">shifts in the population distribution of blood pressure. None of these studies provided </w:t>
      </w:r>
      <w:r w:rsidR="00961ADB">
        <w:rPr>
          <w:rFonts w:ascii="Times New Roman" w:hAnsi="Times New Roman" w:cs="Times New Roman"/>
          <w:sz w:val="24"/>
        </w:rPr>
        <w:t xml:space="preserve">consistent </w:t>
      </w:r>
      <w:r w:rsidR="00696AF4" w:rsidRPr="004D5F9E">
        <w:rPr>
          <w:rFonts w:ascii="Times New Roman" w:hAnsi="Times New Roman" w:cs="Times New Roman"/>
          <w:sz w:val="24"/>
        </w:rPr>
        <w:t>estimates</w:t>
      </w:r>
      <w:r w:rsidR="00961ADB">
        <w:rPr>
          <w:rFonts w:ascii="Times New Roman" w:hAnsi="Times New Roman" w:cs="Times New Roman"/>
          <w:sz w:val="24"/>
        </w:rPr>
        <w:t xml:space="preserve"> for all countries</w:t>
      </w:r>
      <w:r w:rsidR="00696AF4" w:rsidRPr="004D5F9E">
        <w:rPr>
          <w:rFonts w:ascii="Times New Roman" w:hAnsi="Times New Roman" w:cs="Times New Roman"/>
          <w:sz w:val="24"/>
        </w:rPr>
        <w:t xml:space="preserve"> or accounted for the fact that the data used were collected in d</w:t>
      </w:r>
      <w:r w:rsidR="00A332EB">
        <w:rPr>
          <w:rFonts w:ascii="Times New Roman" w:hAnsi="Times New Roman" w:cs="Times New Roman"/>
          <w:sz w:val="24"/>
        </w:rPr>
        <w:t xml:space="preserve">ifferent years. The only </w:t>
      </w:r>
      <w:r w:rsidR="00696AF4" w:rsidRPr="004D5F9E">
        <w:rPr>
          <w:rFonts w:ascii="Times New Roman" w:hAnsi="Times New Roman" w:cs="Times New Roman"/>
          <w:sz w:val="24"/>
        </w:rPr>
        <w:t>analysis of trends</w:t>
      </w:r>
      <w:r w:rsidR="00A332EB">
        <w:rPr>
          <w:rFonts w:ascii="Times New Roman" w:hAnsi="Times New Roman" w:cs="Times New Roman"/>
          <w:sz w:val="24"/>
        </w:rPr>
        <w:t xml:space="preserve"> at the country level</w:t>
      </w:r>
      <w:r w:rsidR="00696AF4" w:rsidRPr="004D5F9E">
        <w:rPr>
          <w:rFonts w:ascii="Times New Roman" w:hAnsi="Times New Roman" w:cs="Times New Roman"/>
          <w:sz w:val="24"/>
        </w:rPr>
        <w:t xml:space="preserve"> reported mean SBP from 1980 to 2008 but did not report mean DBP or prevalence of raised blood pressure which is of clinical relevance and needed for monitoring progress towards the global target.</w:t>
      </w:r>
    </w:p>
    <w:p w14:paraId="6A8E37B4" w14:textId="77777777" w:rsidR="00F6440B" w:rsidRPr="004D5F9E" w:rsidRDefault="00F6440B" w:rsidP="00F6440B">
      <w:pPr>
        <w:spacing w:after="0" w:line="480" w:lineRule="auto"/>
        <w:jc w:val="both"/>
        <w:rPr>
          <w:rFonts w:ascii="Times New Roman" w:hAnsi="Times New Roman" w:cs="Times New Roman"/>
          <w:sz w:val="24"/>
        </w:rPr>
      </w:pPr>
    </w:p>
    <w:p w14:paraId="6CFBDF50" w14:textId="77777777" w:rsidR="00F6440B" w:rsidRPr="004D5F9E" w:rsidRDefault="00F6440B" w:rsidP="00F6440B">
      <w:pPr>
        <w:spacing w:after="0" w:line="480" w:lineRule="auto"/>
        <w:jc w:val="both"/>
        <w:rPr>
          <w:rFonts w:ascii="Times New Roman" w:eastAsia="Malgun Gothic" w:hAnsi="Times New Roman" w:cs="Times New Roman"/>
          <w:bCs/>
          <w:i/>
          <w:color w:val="000000"/>
          <w:sz w:val="24"/>
          <w:szCs w:val="24"/>
          <w:lang w:eastAsia="en-US"/>
        </w:rPr>
      </w:pPr>
      <w:r w:rsidRPr="004D5F9E">
        <w:rPr>
          <w:rFonts w:ascii="Times New Roman" w:eastAsia="Malgun Gothic" w:hAnsi="Times New Roman" w:cs="Times New Roman"/>
          <w:bCs/>
          <w:i/>
          <w:color w:val="000000"/>
          <w:sz w:val="24"/>
          <w:szCs w:val="24"/>
          <w:lang w:eastAsia="en-US"/>
        </w:rPr>
        <w:t>Added value of this study</w:t>
      </w:r>
    </w:p>
    <w:p w14:paraId="15B2E19F" w14:textId="04B748C2" w:rsidR="00F6440B" w:rsidRPr="004D5F9E" w:rsidRDefault="00F6440B" w:rsidP="00F6440B">
      <w:pPr>
        <w:spacing w:after="0" w:line="480" w:lineRule="auto"/>
        <w:jc w:val="both"/>
        <w:rPr>
          <w:rFonts w:ascii="Times New Roman" w:eastAsia="Malgun Gothic" w:hAnsi="Times New Roman" w:cs="Times New Roman"/>
          <w:bCs/>
          <w:color w:val="000000"/>
          <w:sz w:val="24"/>
          <w:szCs w:val="24"/>
          <w:lang w:eastAsia="en-US"/>
        </w:rPr>
      </w:pPr>
      <w:r w:rsidRPr="004D5F9E">
        <w:rPr>
          <w:rFonts w:ascii="Times New Roman" w:eastAsia="Malgun Gothic" w:hAnsi="Times New Roman" w:cs="Times New Roman"/>
          <w:bCs/>
          <w:color w:val="000000"/>
          <w:sz w:val="24"/>
          <w:szCs w:val="24"/>
          <w:lang w:eastAsia="en-US"/>
        </w:rPr>
        <w:t>This study provides the most complete picture of trends in adult blood pressure for all countries in the world</w:t>
      </w:r>
      <w:r w:rsidR="00DE70D9" w:rsidRPr="004D5F9E">
        <w:rPr>
          <w:rFonts w:ascii="Times New Roman" w:eastAsia="Malgun Gothic" w:hAnsi="Times New Roman" w:cs="Times New Roman"/>
          <w:bCs/>
          <w:color w:val="000000"/>
          <w:sz w:val="24"/>
          <w:szCs w:val="24"/>
          <w:lang w:eastAsia="en-US"/>
        </w:rPr>
        <w:t xml:space="preserve"> with the longest observation period</w:t>
      </w:r>
      <w:r w:rsidRPr="004D5F9E">
        <w:rPr>
          <w:rFonts w:ascii="Times New Roman" w:eastAsia="Malgun Gothic" w:hAnsi="Times New Roman" w:cs="Times New Roman"/>
          <w:bCs/>
          <w:color w:val="000000"/>
          <w:sz w:val="24"/>
          <w:szCs w:val="24"/>
          <w:lang w:eastAsia="en-US"/>
        </w:rPr>
        <w:t xml:space="preserve">, </w:t>
      </w:r>
      <w:r w:rsidR="00DE70D9" w:rsidRPr="004D5F9E">
        <w:rPr>
          <w:rFonts w:ascii="Times New Roman" w:eastAsia="Malgun Gothic" w:hAnsi="Times New Roman" w:cs="Times New Roman"/>
          <w:bCs/>
          <w:color w:val="000000"/>
          <w:sz w:val="24"/>
          <w:szCs w:val="24"/>
          <w:lang w:eastAsia="en-US"/>
        </w:rPr>
        <w:t>and include</w:t>
      </w:r>
      <w:r w:rsidR="00A5135F" w:rsidRPr="004D5F9E">
        <w:rPr>
          <w:rFonts w:ascii="Times New Roman" w:eastAsia="Malgun Gothic" w:hAnsi="Times New Roman" w:cs="Times New Roman"/>
          <w:bCs/>
          <w:color w:val="000000"/>
          <w:sz w:val="24"/>
          <w:szCs w:val="24"/>
          <w:lang w:eastAsia="en-US"/>
        </w:rPr>
        <w:t>s</w:t>
      </w:r>
      <w:r w:rsidRPr="004D5F9E">
        <w:rPr>
          <w:rFonts w:ascii="Times New Roman" w:eastAsia="Malgun Gothic" w:hAnsi="Times New Roman" w:cs="Times New Roman"/>
          <w:bCs/>
          <w:color w:val="000000"/>
          <w:sz w:val="24"/>
          <w:szCs w:val="24"/>
          <w:lang w:eastAsia="en-US"/>
        </w:rPr>
        <w:t xml:space="preserve"> </w:t>
      </w:r>
      <w:r w:rsidR="00DE70D9" w:rsidRPr="004D5F9E">
        <w:rPr>
          <w:rFonts w:ascii="Times New Roman" w:eastAsia="Malgun Gothic" w:hAnsi="Times New Roman" w:cs="Times New Roman"/>
          <w:bCs/>
          <w:color w:val="000000"/>
          <w:sz w:val="24"/>
          <w:szCs w:val="24"/>
          <w:lang w:eastAsia="en-US"/>
        </w:rPr>
        <w:t xml:space="preserve">trends </w:t>
      </w:r>
      <w:r w:rsidRPr="004D5F9E">
        <w:rPr>
          <w:rFonts w:ascii="Times New Roman" w:eastAsia="Malgun Gothic" w:hAnsi="Times New Roman" w:cs="Times New Roman"/>
          <w:bCs/>
          <w:color w:val="000000"/>
          <w:sz w:val="24"/>
          <w:szCs w:val="24"/>
          <w:lang w:eastAsia="en-US"/>
        </w:rPr>
        <w:t>in mean DBP and prevalence of raised blood pressure, which</w:t>
      </w:r>
      <w:r w:rsidR="00360AF9">
        <w:rPr>
          <w:rFonts w:ascii="Times New Roman" w:eastAsia="Malgun Gothic" w:hAnsi="Times New Roman" w:cs="Times New Roman"/>
          <w:bCs/>
          <w:color w:val="000000"/>
          <w:sz w:val="24"/>
          <w:szCs w:val="24"/>
          <w:lang w:eastAsia="en-US"/>
        </w:rPr>
        <w:t xml:space="preserve"> were not included in prior studies and</w:t>
      </w:r>
      <w:r w:rsidRPr="004D5F9E">
        <w:rPr>
          <w:rFonts w:ascii="Times New Roman" w:eastAsia="Malgun Gothic" w:hAnsi="Times New Roman" w:cs="Times New Roman"/>
          <w:bCs/>
          <w:color w:val="000000"/>
          <w:sz w:val="24"/>
          <w:szCs w:val="24"/>
          <w:lang w:eastAsia="en-US"/>
        </w:rPr>
        <w:t xml:space="preserve"> are of clinical, public health, and health systems significance. </w:t>
      </w:r>
      <w:r w:rsidRPr="004D5F9E">
        <w:rPr>
          <w:rFonts w:ascii="Times New Roman" w:hAnsi="Times New Roman" w:cs="Times New Roman"/>
          <w:sz w:val="24"/>
        </w:rPr>
        <w:t xml:space="preserve">We also estimated trends in the </w:t>
      </w:r>
      <w:r w:rsidRPr="004D5F9E">
        <w:rPr>
          <w:rFonts w:ascii="Times New Roman" w:hAnsi="Times New Roman" w:cs="Times New Roman"/>
          <w:sz w:val="24"/>
        </w:rPr>
        <w:lastRenderedPageBreak/>
        <w:t xml:space="preserve">number of adults with raised blood pressure, and how much </w:t>
      </w:r>
      <w:r w:rsidR="00F7025D" w:rsidRPr="004D5F9E">
        <w:rPr>
          <w:rFonts w:ascii="Times New Roman" w:hAnsi="Times New Roman" w:cs="Times New Roman"/>
          <w:sz w:val="24"/>
        </w:rPr>
        <w:t>they are</w:t>
      </w:r>
      <w:r w:rsidRPr="004D5F9E">
        <w:rPr>
          <w:rFonts w:ascii="Times New Roman" w:hAnsi="Times New Roman" w:cs="Times New Roman"/>
          <w:sz w:val="24"/>
        </w:rPr>
        <w:t xml:space="preserve"> driven by changes in prevalence</w:t>
      </w:r>
      <w:r w:rsidR="00A5135F" w:rsidRPr="004D5F9E">
        <w:rPr>
          <w:rFonts w:ascii="Times New Roman" w:hAnsi="Times New Roman" w:cs="Times New Roman"/>
          <w:sz w:val="24"/>
        </w:rPr>
        <w:t xml:space="preserve"> versus</w:t>
      </w:r>
      <w:r w:rsidRPr="004D5F9E">
        <w:rPr>
          <w:rFonts w:ascii="Times New Roman" w:hAnsi="Times New Roman" w:cs="Times New Roman"/>
          <w:sz w:val="24"/>
        </w:rPr>
        <w:t xml:space="preserve"> population size and age structure.</w:t>
      </w:r>
    </w:p>
    <w:p w14:paraId="3695E11C" w14:textId="77777777" w:rsidR="00D50316" w:rsidRPr="004D5F9E" w:rsidRDefault="00D50316" w:rsidP="00D50316">
      <w:pPr>
        <w:spacing w:after="0" w:line="480" w:lineRule="auto"/>
        <w:jc w:val="both"/>
        <w:rPr>
          <w:rFonts w:ascii="Times New Roman" w:eastAsia="Malgun Gothic" w:hAnsi="Times New Roman" w:cs="Times New Roman"/>
          <w:bCs/>
          <w:color w:val="000000"/>
          <w:sz w:val="24"/>
          <w:szCs w:val="24"/>
          <w:lang w:eastAsia="en-US"/>
        </w:rPr>
      </w:pPr>
    </w:p>
    <w:p w14:paraId="2EE9D261" w14:textId="77777777" w:rsidR="00D50316" w:rsidRPr="004D5F9E" w:rsidRDefault="00D50316" w:rsidP="00D50316">
      <w:pPr>
        <w:spacing w:after="0" w:line="480" w:lineRule="auto"/>
        <w:jc w:val="both"/>
        <w:rPr>
          <w:rFonts w:ascii="Times New Roman" w:eastAsia="Malgun Gothic" w:hAnsi="Times New Roman" w:cs="Times New Roman"/>
          <w:bCs/>
          <w:i/>
          <w:color w:val="000000"/>
          <w:sz w:val="24"/>
          <w:szCs w:val="24"/>
          <w:lang w:eastAsia="en-US"/>
        </w:rPr>
      </w:pPr>
      <w:r w:rsidRPr="004D5F9E">
        <w:rPr>
          <w:rFonts w:ascii="Times New Roman" w:eastAsia="Malgun Gothic" w:hAnsi="Times New Roman" w:cs="Times New Roman"/>
          <w:bCs/>
          <w:i/>
          <w:color w:val="000000"/>
          <w:sz w:val="24"/>
          <w:szCs w:val="24"/>
          <w:lang w:eastAsia="en-US"/>
        </w:rPr>
        <w:t>Implications of all the available evidence</w:t>
      </w:r>
    </w:p>
    <w:p w14:paraId="2717616A" w14:textId="066F0063" w:rsidR="00E05062" w:rsidRPr="004D5F9E" w:rsidRDefault="00394397" w:rsidP="00E05062">
      <w:pPr>
        <w:spacing w:after="0" w:line="480" w:lineRule="auto"/>
        <w:jc w:val="both"/>
        <w:rPr>
          <w:rFonts w:ascii="Times New Roman" w:eastAsia="Malgun Gothic" w:hAnsi="Times New Roman" w:cs="Times New Roman"/>
          <w:bCs/>
          <w:color w:val="000000"/>
          <w:sz w:val="24"/>
          <w:szCs w:val="24"/>
          <w:lang w:eastAsia="en-US"/>
        </w:rPr>
      </w:pPr>
      <w:r w:rsidRPr="004D5F9E">
        <w:rPr>
          <w:rFonts w:ascii="Times New Roman" w:eastAsia="Malgun Gothic" w:hAnsi="Times New Roman" w:cs="Times New Roman"/>
          <w:bCs/>
          <w:color w:val="000000"/>
          <w:sz w:val="24"/>
          <w:szCs w:val="24"/>
          <w:lang w:eastAsia="en-US"/>
        </w:rPr>
        <w:t>Over the past four decades, the highest levels of blood pressure worldwide have shifted from</w:t>
      </w:r>
      <w:r w:rsidR="00E05062" w:rsidRPr="004D5F9E">
        <w:rPr>
          <w:rFonts w:ascii="Times New Roman" w:eastAsia="Malgun Gothic" w:hAnsi="Times New Roman" w:cs="Times New Roman"/>
          <w:bCs/>
          <w:color w:val="000000"/>
          <w:sz w:val="24"/>
          <w:szCs w:val="24"/>
          <w:lang w:eastAsia="en-US"/>
        </w:rPr>
        <w:t xml:space="preserve"> </w:t>
      </w:r>
      <w:r w:rsidRPr="004D5F9E">
        <w:rPr>
          <w:rFonts w:ascii="Times New Roman" w:eastAsia="Malgun Gothic" w:hAnsi="Times New Roman" w:cs="Times New Roman"/>
          <w:bCs/>
          <w:color w:val="000000"/>
          <w:sz w:val="24"/>
          <w:szCs w:val="24"/>
          <w:lang w:eastAsia="en-US"/>
        </w:rPr>
        <w:t xml:space="preserve">high-income countries to </w:t>
      </w:r>
      <w:r w:rsidR="00E05062" w:rsidRPr="004D5F9E">
        <w:rPr>
          <w:rFonts w:ascii="Times New Roman" w:eastAsia="Malgun Gothic" w:hAnsi="Times New Roman" w:cs="Times New Roman"/>
          <w:bCs/>
          <w:color w:val="000000"/>
          <w:sz w:val="24"/>
          <w:szCs w:val="24"/>
          <w:lang w:eastAsia="en-US"/>
        </w:rPr>
        <w:t>low-</w:t>
      </w:r>
      <w:r w:rsidR="00347FA6" w:rsidRPr="004D5F9E">
        <w:rPr>
          <w:rFonts w:ascii="Times New Roman" w:eastAsia="Malgun Gothic" w:hAnsi="Times New Roman" w:cs="Times New Roman"/>
          <w:bCs/>
          <w:color w:val="000000"/>
          <w:sz w:val="24"/>
          <w:szCs w:val="24"/>
          <w:lang w:eastAsia="en-US"/>
        </w:rPr>
        <w:t xml:space="preserve"> and middle-</w:t>
      </w:r>
      <w:r w:rsidR="00E05062" w:rsidRPr="004D5F9E">
        <w:rPr>
          <w:rFonts w:ascii="Times New Roman" w:eastAsia="Malgun Gothic" w:hAnsi="Times New Roman" w:cs="Times New Roman"/>
          <w:bCs/>
          <w:color w:val="000000"/>
          <w:sz w:val="24"/>
          <w:szCs w:val="24"/>
          <w:lang w:eastAsia="en-US"/>
        </w:rPr>
        <w:t>income countries in south Asia and sub-Saharan Africa, while</w:t>
      </w:r>
      <w:r w:rsidRPr="004D5F9E">
        <w:rPr>
          <w:rFonts w:ascii="Times New Roman" w:eastAsia="Malgun Gothic" w:hAnsi="Times New Roman" w:cs="Times New Roman"/>
          <w:bCs/>
          <w:color w:val="000000"/>
          <w:sz w:val="24"/>
          <w:szCs w:val="24"/>
          <w:lang w:eastAsia="en-US"/>
        </w:rPr>
        <w:t xml:space="preserve"> blood pressure has been</w:t>
      </w:r>
      <w:r w:rsidR="00E05062" w:rsidRPr="004D5F9E">
        <w:rPr>
          <w:rFonts w:ascii="Times New Roman" w:eastAsia="Malgun Gothic" w:hAnsi="Times New Roman" w:cs="Times New Roman"/>
          <w:bCs/>
          <w:color w:val="000000"/>
          <w:sz w:val="24"/>
          <w:szCs w:val="24"/>
          <w:lang w:eastAsia="en-US"/>
        </w:rPr>
        <w:t xml:space="preserve"> </w:t>
      </w:r>
      <w:r w:rsidRPr="004D5F9E">
        <w:rPr>
          <w:rFonts w:ascii="Times New Roman" w:eastAsia="Malgun Gothic" w:hAnsi="Times New Roman" w:cs="Times New Roman"/>
          <w:bCs/>
          <w:color w:val="000000"/>
          <w:sz w:val="24"/>
          <w:szCs w:val="24"/>
          <w:lang w:eastAsia="en-US"/>
        </w:rPr>
        <w:t xml:space="preserve">persistently high </w:t>
      </w:r>
      <w:r w:rsidR="00E05062" w:rsidRPr="004D5F9E">
        <w:rPr>
          <w:rFonts w:ascii="Times New Roman" w:eastAsia="Malgun Gothic" w:hAnsi="Times New Roman" w:cs="Times New Roman"/>
          <w:bCs/>
          <w:color w:val="000000"/>
          <w:sz w:val="24"/>
          <w:szCs w:val="24"/>
          <w:lang w:eastAsia="en-US"/>
        </w:rPr>
        <w:t xml:space="preserve">in central and </w:t>
      </w:r>
      <w:proofErr w:type="gramStart"/>
      <w:r w:rsidR="00E05062" w:rsidRPr="004D5F9E">
        <w:rPr>
          <w:rFonts w:ascii="Times New Roman" w:eastAsia="Malgun Gothic" w:hAnsi="Times New Roman" w:cs="Times New Roman"/>
          <w:bCs/>
          <w:color w:val="000000"/>
          <w:sz w:val="24"/>
          <w:szCs w:val="24"/>
          <w:lang w:eastAsia="en-US"/>
        </w:rPr>
        <w:t>eastern</w:t>
      </w:r>
      <w:proofErr w:type="gramEnd"/>
      <w:r w:rsidR="00E05062" w:rsidRPr="004D5F9E">
        <w:rPr>
          <w:rFonts w:ascii="Times New Roman" w:eastAsia="Malgun Gothic" w:hAnsi="Times New Roman" w:cs="Times New Roman"/>
          <w:bCs/>
          <w:color w:val="000000"/>
          <w:sz w:val="24"/>
          <w:szCs w:val="24"/>
          <w:lang w:eastAsia="en-US"/>
        </w:rPr>
        <w:t xml:space="preserve"> Europe. </w:t>
      </w:r>
      <w:r w:rsidR="00AA2EE1" w:rsidRPr="004D5F9E">
        <w:rPr>
          <w:rFonts w:ascii="Times New Roman" w:eastAsia="Malgun Gothic" w:hAnsi="Times New Roman" w:cs="Times New Roman"/>
          <w:bCs/>
          <w:color w:val="000000"/>
          <w:sz w:val="24"/>
          <w:szCs w:val="24"/>
          <w:lang w:eastAsia="en-US"/>
        </w:rPr>
        <w:t xml:space="preserve">The global target of reducing raised blood pressure prevalence by 25% by 2025 is unlikely to be achieved in these regions. </w:t>
      </w:r>
      <w:r w:rsidR="00E05062" w:rsidRPr="004D5F9E">
        <w:rPr>
          <w:rFonts w:ascii="Times New Roman" w:eastAsia="Malgun Gothic" w:hAnsi="Times New Roman" w:cs="Times New Roman"/>
          <w:bCs/>
          <w:color w:val="000000"/>
          <w:sz w:val="24"/>
          <w:szCs w:val="24"/>
          <w:lang w:eastAsia="en-US"/>
        </w:rPr>
        <w:t xml:space="preserve">The number of people with raised blood pressure has risen worldwide, </w:t>
      </w:r>
      <w:r w:rsidR="009B69ED" w:rsidRPr="004D5F9E">
        <w:rPr>
          <w:rFonts w:ascii="Times New Roman" w:eastAsia="Malgun Gothic" w:hAnsi="Times New Roman" w:cs="Times New Roman"/>
          <w:bCs/>
          <w:color w:val="000000"/>
          <w:sz w:val="24"/>
          <w:szCs w:val="24"/>
          <w:lang w:eastAsia="en-US"/>
        </w:rPr>
        <w:t xml:space="preserve">with the increase happening </w:t>
      </w:r>
      <w:r w:rsidR="009A23FF" w:rsidRPr="004D5F9E">
        <w:rPr>
          <w:rFonts w:ascii="Times New Roman" w:eastAsia="Malgun Gothic" w:hAnsi="Times New Roman" w:cs="Times New Roman"/>
          <w:bCs/>
          <w:color w:val="000000"/>
          <w:sz w:val="24"/>
          <w:szCs w:val="24"/>
          <w:lang w:eastAsia="en-US"/>
        </w:rPr>
        <w:t>largely</w:t>
      </w:r>
      <w:r w:rsidR="009B69ED" w:rsidRPr="004D5F9E">
        <w:rPr>
          <w:rFonts w:ascii="Times New Roman" w:eastAsia="Malgun Gothic" w:hAnsi="Times New Roman" w:cs="Times New Roman"/>
          <w:bCs/>
          <w:color w:val="000000"/>
          <w:sz w:val="24"/>
          <w:szCs w:val="24"/>
          <w:lang w:eastAsia="en-US"/>
        </w:rPr>
        <w:t xml:space="preserve"> in low- and middle-income countries</w:t>
      </w:r>
      <w:r w:rsidR="00E05062" w:rsidRPr="004D5F9E">
        <w:rPr>
          <w:rFonts w:ascii="Times New Roman" w:eastAsia="Malgun Gothic" w:hAnsi="Times New Roman" w:cs="Times New Roman"/>
          <w:bCs/>
          <w:color w:val="000000"/>
          <w:sz w:val="24"/>
          <w:szCs w:val="24"/>
          <w:lang w:eastAsia="en-US"/>
        </w:rPr>
        <w:t>.</w:t>
      </w:r>
      <w:r w:rsidR="009B69ED" w:rsidRPr="004D5F9E">
        <w:rPr>
          <w:rFonts w:ascii="Times New Roman" w:eastAsia="Malgun Gothic" w:hAnsi="Times New Roman" w:cs="Times New Roman"/>
          <w:bCs/>
          <w:color w:val="000000"/>
          <w:sz w:val="24"/>
          <w:szCs w:val="24"/>
          <w:lang w:eastAsia="en-US"/>
        </w:rPr>
        <w:t xml:space="preserve"> Population-based interventions throughout the life-course and pharmacological treatment </w:t>
      </w:r>
      <w:r w:rsidR="00844084" w:rsidRPr="00844084">
        <w:rPr>
          <w:rFonts w:ascii="Times New Roman" w:eastAsia="Malgun Gothic" w:hAnsi="Times New Roman" w:cs="Times New Roman"/>
          <w:bCs/>
          <w:color w:val="000000"/>
          <w:sz w:val="24"/>
          <w:szCs w:val="24"/>
          <w:lang w:eastAsia="en-US"/>
        </w:rPr>
        <w:t xml:space="preserve">for those with high absolute risk or those with markedly </w:t>
      </w:r>
      <w:r w:rsidR="009B69ED" w:rsidRPr="004D5F9E">
        <w:rPr>
          <w:rFonts w:ascii="Times New Roman" w:eastAsia="Malgun Gothic" w:hAnsi="Times New Roman" w:cs="Times New Roman"/>
          <w:bCs/>
          <w:color w:val="000000"/>
          <w:sz w:val="24"/>
          <w:szCs w:val="24"/>
          <w:lang w:eastAsia="en-US"/>
        </w:rPr>
        <w:t xml:space="preserve">raised blood pressure should be a part of any effort to address the </w:t>
      </w:r>
      <w:r w:rsidR="001C2A67" w:rsidRPr="004D5F9E">
        <w:rPr>
          <w:rFonts w:ascii="Times New Roman" w:eastAsia="Malgun Gothic" w:hAnsi="Times New Roman" w:cs="Times New Roman"/>
          <w:bCs/>
          <w:color w:val="000000"/>
          <w:sz w:val="24"/>
          <w:szCs w:val="24"/>
          <w:lang w:eastAsia="en-US"/>
        </w:rPr>
        <w:t xml:space="preserve">global </w:t>
      </w:r>
      <w:r w:rsidR="009B69ED" w:rsidRPr="004D5F9E">
        <w:rPr>
          <w:rFonts w:ascii="Times New Roman" w:eastAsia="Malgun Gothic" w:hAnsi="Times New Roman" w:cs="Times New Roman"/>
          <w:bCs/>
          <w:color w:val="000000"/>
          <w:sz w:val="24"/>
          <w:szCs w:val="24"/>
          <w:lang w:eastAsia="en-US"/>
        </w:rPr>
        <w:t xml:space="preserve">burden of </w:t>
      </w:r>
      <w:r w:rsidR="00174856" w:rsidRPr="004D5F9E">
        <w:rPr>
          <w:rFonts w:ascii="Times New Roman" w:eastAsia="Malgun Gothic" w:hAnsi="Times New Roman" w:cs="Times New Roman"/>
          <w:bCs/>
          <w:color w:val="000000"/>
          <w:sz w:val="24"/>
          <w:szCs w:val="24"/>
          <w:lang w:eastAsia="en-US"/>
        </w:rPr>
        <w:t>NCDs</w:t>
      </w:r>
      <w:r w:rsidR="00AA2EE1" w:rsidRPr="004D5F9E">
        <w:rPr>
          <w:rFonts w:ascii="Times New Roman" w:eastAsia="Malgun Gothic" w:hAnsi="Times New Roman" w:cs="Times New Roman"/>
          <w:bCs/>
          <w:color w:val="000000"/>
          <w:sz w:val="24"/>
          <w:szCs w:val="24"/>
          <w:lang w:eastAsia="en-US"/>
        </w:rPr>
        <w:t xml:space="preserve">, especially </w:t>
      </w:r>
      <w:r w:rsidR="00AA2EE1" w:rsidRPr="004D5F9E">
        <w:rPr>
          <w:rFonts w:ascii="Times New Roman" w:hAnsi="Times New Roman" w:cs="Times New Roman"/>
          <w:sz w:val="24"/>
        </w:rPr>
        <w:t>in the poorest countries</w:t>
      </w:r>
      <w:r w:rsidR="009B69ED" w:rsidRPr="004D5F9E">
        <w:rPr>
          <w:rFonts w:ascii="Times New Roman" w:eastAsia="Malgun Gothic" w:hAnsi="Times New Roman" w:cs="Times New Roman"/>
          <w:bCs/>
          <w:color w:val="000000"/>
          <w:sz w:val="24"/>
          <w:szCs w:val="24"/>
          <w:lang w:eastAsia="en-US"/>
        </w:rPr>
        <w:t>.</w:t>
      </w:r>
    </w:p>
    <w:p w14:paraId="61B6293A" w14:textId="77777777" w:rsidR="00E05062" w:rsidRPr="004D5F9E" w:rsidRDefault="00E05062" w:rsidP="00E05062">
      <w:pPr>
        <w:spacing w:after="0" w:line="480" w:lineRule="auto"/>
        <w:jc w:val="both"/>
        <w:rPr>
          <w:rFonts w:ascii="Times New Roman" w:eastAsia="Malgun Gothic" w:hAnsi="Times New Roman" w:cs="Times New Roman"/>
          <w:bCs/>
          <w:color w:val="000000"/>
          <w:sz w:val="24"/>
          <w:szCs w:val="24"/>
          <w:lang w:eastAsia="en-US"/>
        </w:rPr>
      </w:pPr>
    </w:p>
    <w:p w14:paraId="5ED488B9" w14:textId="6BBD8C24" w:rsidR="00F6440B" w:rsidRPr="004D5F9E" w:rsidRDefault="00F6440B" w:rsidP="00E05062">
      <w:pPr>
        <w:spacing w:after="0" w:line="480" w:lineRule="auto"/>
        <w:jc w:val="both"/>
        <w:rPr>
          <w:rFonts w:ascii="Times New Roman" w:eastAsia="Malgun Gothic" w:hAnsi="Times New Roman" w:cs="Times New Roman"/>
          <w:bCs/>
          <w:color w:val="000000"/>
          <w:sz w:val="24"/>
          <w:szCs w:val="24"/>
          <w:lang w:eastAsia="en-US"/>
        </w:rPr>
      </w:pPr>
      <w:r w:rsidRPr="004D5F9E">
        <w:rPr>
          <w:rFonts w:ascii="Times New Roman" w:eastAsia="Malgun Gothic" w:hAnsi="Times New Roman" w:cs="Times New Roman"/>
          <w:bCs/>
          <w:color w:val="000000"/>
          <w:sz w:val="24"/>
          <w:szCs w:val="24"/>
          <w:lang w:eastAsia="en-US"/>
        </w:rPr>
        <w:br w:type="page"/>
      </w:r>
    </w:p>
    <w:p w14:paraId="56966BB9" w14:textId="0A86576C" w:rsidR="009B43B5" w:rsidRPr="004D5F9E" w:rsidRDefault="009B43B5" w:rsidP="00B70B62">
      <w:pPr>
        <w:spacing w:after="0" w:line="480" w:lineRule="auto"/>
        <w:jc w:val="both"/>
        <w:rPr>
          <w:rFonts w:ascii="Times New Roman" w:eastAsia="Malgun Gothic" w:hAnsi="Times New Roman" w:cs="Times New Roman"/>
          <w:b/>
          <w:bCs/>
          <w:color w:val="000000"/>
          <w:sz w:val="24"/>
          <w:szCs w:val="24"/>
          <w:lang w:eastAsia="en-US"/>
        </w:rPr>
      </w:pPr>
      <w:r w:rsidRPr="004D5F9E">
        <w:rPr>
          <w:rFonts w:ascii="Times New Roman" w:eastAsia="Malgun Gothic" w:hAnsi="Times New Roman" w:cs="Times New Roman"/>
          <w:b/>
          <w:bCs/>
          <w:color w:val="000000"/>
          <w:sz w:val="24"/>
          <w:szCs w:val="24"/>
          <w:lang w:eastAsia="en-US"/>
        </w:rPr>
        <w:lastRenderedPageBreak/>
        <w:t>NCD Risk Factor Collaboration (NCD-RisC)</w:t>
      </w:r>
    </w:p>
    <w:p w14:paraId="63AF8168" w14:textId="77777777" w:rsidR="009B43B5" w:rsidRPr="004D5F9E" w:rsidRDefault="009B43B5" w:rsidP="00B70B62">
      <w:pPr>
        <w:spacing w:after="0" w:line="480" w:lineRule="auto"/>
        <w:jc w:val="both"/>
        <w:rPr>
          <w:rFonts w:ascii="Times New Roman" w:eastAsia="Malgun Gothic" w:hAnsi="Times New Roman" w:cs="Times New Roman"/>
          <w:bCs/>
          <w:color w:val="000000"/>
          <w:sz w:val="24"/>
          <w:szCs w:val="24"/>
          <w:lang w:eastAsia="en-US"/>
        </w:rPr>
      </w:pPr>
      <w:r w:rsidRPr="004D5F9E">
        <w:rPr>
          <w:rFonts w:ascii="Times New Roman" w:eastAsia="Malgun Gothic" w:hAnsi="Times New Roman" w:cs="Times New Roman"/>
          <w:bCs/>
          <w:color w:val="000000"/>
          <w:sz w:val="24"/>
          <w:szCs w:val="24"/>
          <w:u w:val="single"/>
          <w:lang w:eastAsia="en-US"/>
        </w:rPr>
        <w:t>Pooled Analysis and Writing</w:t>
      </w:r>
      <w:r w:rsidRPr="004D5F9E">
        <w:rPr>
          <w:rFonts w:ascii="Times New Roman" w:eastAsia="Malgun Gothic" w:hAnsi="Times New Roman" w:cs="Times New Roman"/>
          <w:bCs/>
          <w:color w:val="000000"/>
          <w:sz w:val="24"/>
          <w:szCs w:val="24"/>
          <w:lang w:eastAsia="en-US"/>
        </w:rPr>
        <w:t xml:space="preserve"> (* equal contribution)</w:t>
      </w:r>
    </w:p>
    <w:p w14:paraId="5DE0E684" w14:textId="58F17289" w:rsidR="00A02D72" w:rsidRPr="004D5F9E" w:rsidRDefault="00A02D72" w:rsidP="00A02D72">
      <w:pPr>
        <w:spacing w:after="0" w:line="480" w:lineRule="auto"/>
        <w:jc w:val="both"/>
        <w:rPr>
          <w:rFonts w:ascii="Times New Roman" w:hAnsi="Times New Roman" w:cs="Times New Roman"/>
          <w:sz w:val="24"/>
        </w:rPr>
      </w:pPr>
      <w:r w:rsidRPr="004D5F9E">
        <w:rPr>
          <w:rFonts w:ascii="Times New Roman" w:hAnsi="Times New Roman" w:cs="Times New Roman"/>
          <w:sz w:val="24"/>
        </w:rPr>
        <w:t>Bin Zhou (Imperial College London, UK); James Bentham (Imperial College London, UK)</w:t>
      </w:r>
      <w:r w:rsidR="009F6DEA" w:rsidRPr="004D5F9E">
        <w:rPr>
          <w:rFonts w:ascii="Times New Roman" w:hAnsi="Times New Roman" w:cs="Times New Roman"/>
          <w:sz w:val="24"/>
        </w:rPr>
        <w:t>*;</w:t>
      </w:r>
      <w:r w:rsidRPr="004D5F9E">
        <w:rPr>
          <w:rFonts w:ascii="Times New Roman" w:hAnsi="Times New Roman" w:cs="Times New Roman"/>
          <w:sz w:val="24"/>
        </w:rPr>
        <w:t xml:space="preserve"> Mariachiara Di Cesare (Middlesex University, UK)</w:t>
      </w:r>
      <w:r w:rsidR="009F6DEA" w:rsidRPr="004D5F9E">
        <w:rPr>
          <w:rFonts w:ascii="Times New Roman" w:hAnsi="Times New Roman" w:cs="Times New Roman"/>
          <w:sz w:val="24"/>
        </w:rPr>
        <w:t>*;</w:t>
      </w:r>
      <w:r w:rsidRPr="004D5F9E">
        <w:rPr>
          <w:rFonts w:ascii="Times New Roman" w:hAnsi="Times New Roman" w:cs="Times New Roman"/>
          <w:sz w:val="24"/>
        </w:rPr>
        <w:t xml:space="preserve"> Honor Bixby (Imperial College London, UK); Goodarz Danaei (Harvard TH Chan School of Public Health, USA); Melanie J Cowan (World Health Organization, Switzerland); Christopher J Paciorek (University of California, Berkeley, USA); Gitanjali Singh (Tufts University, USA); Kaveh Hajifathalian (Harvard TH Chan School of Public Health, USA); </w:t>
      </w:r>
      <w:r w:rsidR="0071426A" w:rsidRPr="004D5F9E">
        <w:rPr>
          <w:rFonts w:ascii="Times New Roman" w:hAnsi="Times New Roman" w:cs="Times New Roman"/>
          <w:sz w:val="24"/>
        </w:rPr>
        <w:t xml:space="preserve">James E Bennett (Imperial College London, UK); </w:t>
      </w:r>
      <w:r w:rsidRPr="004D5F9E">
        <w:rPr>
          <w:rFonts w:ascii="Times New Roman" w:hAnsi="Times New Roman" w:cs="Times New Roman"/>
          <w:sz w:val="24"/>
        </w:rPr>
        <w:t xml:space="preserve">Cristina Taddei (Imperial College London, UK); Ver Bilano (Imperial College London, UK); Rodrigo M </w:t>
      </w:r>
      <w:r w:rsidR="001C084C" w:rsidRPr="004D5F9E">
        <w:rPr>
          <w:rFonts w:ascii="Times New Roman" w:hAnsi="Times New Roman" w:cs="Times New Roman"/>
          <w:sz w:val="24"/>
        </w:rPr>
        <w:t>Carrillo-</w:t>
      </w:r>
      <w:r w:rsidRPr="004D5F9E">
        <w:rPr>
          <w:rFonts w:ascii="Times New Roman" w:hAnsi="Times New Roman" w:cs="Times New Roman"/>
          <w:sz w:val="24"/>
        </w:rPr>
        <w:t xml:space="preserve">Larco (Universidad Peruana Cayetano Heredia, Peru); Shirin Djalalinia (Tehran University of Medical Sciences, Iran); Shahab Khatibzadeh (Brandeis University, USA); Charles Lugero (Mulago Hospital, Uganda); Niloofar Peykari (Tehran University of Medical Sciences, Iran); Wan Zhu </w:t>
      </w:r>
      <w:r w:rsidR="008E42FE">
        <w:rPr>
          <w:rFonts w:ascii="Times New Roman" w:hAnsi="Times New Roman" w:cs="Times New Roman"/>
          <w:sz w:val="24"/>
        </w:rPr>
        <w:t xml:space="preserve">Zhang </w:t>
      </w:r>
      <w:r w:rsidRPr="004D5F9E">
        <w:rPr>
          <w:rFonts w:ascii="Times New Roman" w:hAnsi="Times New Roman" w:cs="Times New Roman"/>
          <w:sz w:val="24"/>
        </w:rPr>
        <w:t>(Mulago Hospital, Uganda); Yuan Lu (</w:t>
      </w:r>
      <w:del w:id="11" w:author="Zhou, Bin" w:date="2016-10-15T14:11:00Z">
        <w:r w:rsidRPr="004D5F9E" w:rsidDel="0076763E">
          <w:rPr>
            <w:rFonts w:ascii="Times New Roman" w:hAnsi="Times New Roman" w:cs="Times New Roman"/>
            <w:sz w:val="24"/>
          </w:rPr>
          <w:delText>Harvard TH Chan School of Public Health</w:delText>
        </w:r>
      </w:del>
      <w:ins w:id="12" w:author="Zhou, Bin" w:date="2016-10-15T14:11:00Z">
        <w:r w:rsidR="0076763E">
          <w:rPr>
            <w:rFonts w:ascii="Times New Roman" w:hAnsi="Times New Roman" w:cs="Times New Roman"/>
            <w:sz w:val="24"/>
          </w:rPr>
          <w:t>Yale University</w:t>
        </w:r>
      </w:ins>
      <w:r w:rsidRPr="004D5F9E">
        <w:rPr>
          <w:rFonts w:ascii="Times New Roman" w:hAnsi="Times New Roman" w:cs="Times New Roman"/>
          <w:sz w:val="24"/>
        </w:rPr>
        <w:t>, USA); Gretchen A Stevens (World Health Organization, Switzerland); Leanne M Riley (World Health Organization, Switzerland); Pascal Bovet (</w:t>
      </w:r>
      <w:r w:rsidR="00610460" w:rsidRPr="004D5F9E">
        <w:rPr>
          <w:rFonts w:ascii="Times New Roman" w:hAnsi="Times New Roman" w:cs="Times New Roman"/>
          <w:sz w:val="24"/>
        </w:rPr>
        <w:t>University of Lausanne, Switzerland</w:t>
      </w:r>
      <w:r w:rsidR="00610460">
        <w:rPr>
          <w:rFonts w:ascii="Times New Roman" w:hAnsi="Times New Roman" w:cs="Times New Roman"/>
          <w:sz w:val="24"/>
        </w:rPr>
        <w:t xml:space="preserve">; </w:t>
      </w:r>
      <w:r w:rsidRPr="004D5F9E">
        <w:rPr>
          <w:rFonts w:ascii="Times New Roman" w:hAnsi="Times New Roman" w:cs="Times New Roman"/>
          <w:sz w:val="24"/>
        </w:rPr>
        <w:t xml:space="preserve">Ministry of Health, Seychelles); </w:t>
      </w:r>
      <w:r w:rsidR="0010249C">
        <w:rPr>
          <w:rFonts w:ascii="Times New Roman" w:hAnsi="Times New Roman" w:cs="Times New Roman"/>
          <w:sz w:val="24"/>
        </w:rPr>
        <w:t xml:space="preserve">Prof </w:t>
      </w:r>
      <w:r w:rsidRPr="004D5F9E">
        <w:rPr>
          <w:rFonts w:ascii="Times New Roman" w:hAnsi="Times New Roman" w:cs="Times New Roman"/>
          <w:sz w:val="24"/>
        </w:rPr>
        <w:t xml:space="preserve">Paul Elliott (Imperial College London, UK); </w:t>
      </w:r>
      <w:r w:rsidR="0010249C">
        <w:rPr>
          <w:rFonts w:ascii="Times New Roman" w:hAnsi="Times New Roman" w:cs="Times New Roman"/>
          <w:sz w:val="24"/>
        </w:rPr>
        <w:t xml:space="preserve">Prof </w:t>
      </w:r>
      <w:r w:rsidRPr="004D5F9E">
        <w:rPr>
          <w:rFonts w:ascii="Times New Roman" w:hAnsi="Times New Roman" w:cs="Times New Roman"/>
          <w:sz w:val="24"/>
        </w:rPr>
        <w:t xml:space="preserve">Dongfeng Gu (National Center </w:t>
      </w:r>
      <w:r w:rsidR="00666A7A" w:rsidRPr="004D5F9E">
        <w:rPr>
          <w:rFonts w:ascii="Times New Roman" w:hAnsi="Times New Roman" w:cs="Times New Roman"/>
          <w:sz w:val="24"/>
        </w:rPr>
        <w:t xml:space="preserve">for </w:t>
      </w:r>
      <w:r w:rsidRPr="004D5F9E">
        <w:rPr>
          <w:rFonts w:ascii="Times New Roman" w:hAnsi="Times New Roman" w:cs="Times New Roman"/>
          <w:sz w:val="24"/>
        </w:rPr>
        <w:t xml:space="preserve">Cardiovascular Diseases, China); Nayu Ikeda (National Institute of Health and Nutrition, Japan); </w:t>
      </w:r>
      <w:r w:rsidR="0010249C">
        <w:rPr>
          <w:rFonts w:ascii="Times New Roman" w:hAnsi="Times New Roman" w:cs="Times New Roman"/>
          <w:sz w:val="24"/>
        </w:rPr>
        <w:t>Prof</w:t>
      </w:r>
      <w:r w:rsidR="0010249C" w:rsidRPr="004D5F9E">
        <w:rPr>
          <w:rFonts w:ascii="Times New Roman" w:hAnsi="Times New Roman" w:cs="Times New Roman"/>
          <w:sz w:val="24"/>
        </w:rPr>
        <w:t xml:space="preserve"> </w:t>
      </w:r>
      <w:r w:rsidRPr="004D5F9E">
        <w:rPr>
          <w:rFonts w:ascii="Times New Roman" w:hAnsi="Times New Roman" w:cs="Times New Roman"/>
          <w:sz w:val="24"/>
        </w:rPr>
        <w:t xml:space="preserve">Rod T Jackson (University of Auckland, New Zealand); </w:t>
      </w:r>
      <w:r w:rsidR="0010249C">
        <w:rPr>
          <w:rFonts w:ascii="Times New Roman" w:hAnsi="Times New Roman" w:cs="Times New Roman"/>
          <w:sz w:val="24"/>
        </w:rPr>
        <w:t xml:space="preserve">Prof </w:t>
      </w:r>
      <w:r w:rsidRPr="004D5F9E">
        <w:rPr>
          <w:rFonts w:ascii="Times New Roman" w:hAnsi="Times New Roman" w:cs="Times New Roman"/>
          <w:sz w:val="24"/>
        </w:rPr>
        <w:t xml:space="preserve">Michel Joffres (Simon Fraser University, Canada); </w:t>
      </w:r>
      <w:r w:rsidR="00610460">
        <w:rPr>
          <w:rFonts w:ascii="Times New Roman" w:hAnsi="Times New Roman" w:cs="Times New Roman"/>
          <w:sz w:val="24"/>
        </w:rPr>
        <w:t xml:space="preserve">Prof </w:t>
      </w:r>
      <w:r w:rsidRPr="004D5F9E">
        <w:rPr>
          <w:rFonts w:ascii="Times New Roman" w:hAnsi="Times New Roman" w:cs="Times New Roman"/>
          <w:sz w:val="24"/>
        </w:rPr>
        <w:t xml:space="preserve">Andre Pascal Kengne (South African Medical Research Council, South Africa); </w:t>
      </w:r>
      <w:r w:rsidR="00287F8D">
        <w:rPr>
          <w:rFonts w:ascii="Times New Roman" w:hAnsi="Times New Roman" w:cs="Times New Roman"/>
          <w:sz w:val="24"/>
        </w:rPr>
        <w:t xml:space="preserve">Prof </w:t>
      </w:r>
      <w:r w:rsidRPr="004D5F9E">
        <w:rPr>
          <w:rFonts w:ascii="Times New Roman" w:hAnsi="Times New Roman" w:cs="Times New Roman"/>
          <w:sz w:val="24"/>
        </w:rPr>
        <w:t xml:space="preserve">Tiina Laatikainen (National Institute for Health and Welfare, Finland); </w:t>
      </w:r>
      <w:r w:rsidR="0010249C">
        <w:rPr>
          <w:rFonts w:ascii="Times New Roman" w:hAnsi="Times New Roman" w:cs="Times New Roman"/>
          <w:sz w:val="24"/>
        </w:rPr>
        <w:t>Prof</w:t>
      </w:r>
      <w:r w:rsidR="0010249C" w:rsidRPr="004D5F9E">
        <w:rPr>
          <w:rFonts w:ascii="Times New Roman" w:hAnsi="Times New Roman" w:cs="Times New Roman"/>
          <w:sz w:val="24"/>
        </w:rPr>
        <w:t xml:space="preserve"> </w:t>
      </w:r>
      <w:r w:rsidRPr="004D5F9E">
        <w:rPr>
          <w:rFonts w:ascii="Times New Roman" w:hAnsi="Times New Roman" w:cs="Times New Roman"/>
          <w:sz w:val="24"/>
        </w:rPr>
        <w:t xml:space="preserve">Tai Hing Lam (University of Hong Kong, China); </w:t>
      </w:r>
      <w:r w:rsidR="00287F8D">
        <w:rPr>
          <w:rFonts w:ascii="Times New Roman" w:hAnsi="Times New Roman" w:cs="Times New Roman"/>
          <w:sz w:val="24"/>
        </w:rPr>
        <w:t xml:space="preserve">Prof </w:t>
      </w:r>
      <w:r w:rsidRPr="004D5F9E">
        <w:rPr>
          <w:rFonts w:ascii="Times New Roman" w:hAnsi="Times New Roman" w:cs="Times New Roman"/>
          <w:sz w:val="24"/>
        </w:rPr>
        <w:t>Avula Laxmaiah (</w:t>
      </w:r>
      <w:r w:rsidR="00C226E8" w:rsidRPr="004D5F9E">
        <w:rPr>
          <w:rFonts w:ascii="Times New Roman" w:hAnsi="Times New Roman" w:cs="Times New Roman"/>
          <w:sz w:val="24"/>
        </w:rPr>
        <w:t>National Institute of Nutrition</w:t>
      </w:r>
      <w:r w:rsidRPr="004D5F9E">
        <w:rPr>
          <w:rFonts w:ascii="Times New Roman" w:hAnsi="Times New Roman" w:cs="Times New Roman"/>
          <w:sz w:val="24"/>
        </w:rPr>
        <w:t>, India); Jing Liu (Capital Medical University</w:t>
      </w:r>
      <w:r w:rsidR="008F59FA" w:rsidRPr="004D5F9E">
        <w:rPr>
          <w:rFonts w:ascii="Times New Roman" w:hAnsi="Times New Roman" w:cs="Times New Roman"/>
          <w:sz w:val="24"/>
        </w:rPr>
        <w:t xml:space="preserve"> Beijing An Zhen Hospital</w:t>
      </w:r>
      <w:r w:rsidRPr="004D5F9E">
        <w:rPr>
          <w:rFonts w:ascii="Times New Roman" w:hAnsi="Times New Roman" w:cs="Times New Roman"/>
          <w:sz w:val="24"/>
        </w:rPr>
        <w:t xml:space="preserve">, China); J Jaime Miranda (Universidad Peruana Cayetano Heredia, Peru); </w:t>
      </w:r>
      <w:r w:rsidR="00247617">
        <w:rPr>
          <w:rFonts w:ascii="Times New Roman" w:hAnsi="Times New Roman" w:cs="Times New Roman"/>
          <w:sz w:val="24"/>
        </w:rPr>
        <w:t xml:space="preserve">Prof </w:t>
      </w:r>
      <w:r w:rsidRPr="004D5F9E">
        <w:rPr>
          <w:rFonts w:ascii="Times New Roman" w:hAnsi="Times New Roman" w:cs="Times New Roman"/>
          <w:sz w:val="24"/>
        </w:rPr>
        <w:t xml:space="preserve">Charles K Mondo (Mulago Hospital, Uganda); Hannelore K Neuhauser (Robert </w:t>
      </w:r>
      <w:r w:rsidRPr="004D5F9E">
        <w:rPr>
          <w:rFonts w:ascii="Times New Roman" w:hAnsi="Times New Roman" w:cs="Times New Roman"/>
          <w:sz w:val="24"/>
        </w:rPr>
        <w:lastRenderedPageBreak/>
        <w:t xml:space="preserve">Koch Institute, Germany); </w:t>
      </w:r>
      <w:r w:rsidR="00247617">
        <w:rPr>
          <w:rFonts w:ascii="Times New Roman" w:hAnsi="Times New Roman" w:cs="Times New Roman"/>
          <w:sz w:val="24"/>
        </w:rPr>
        <w:t xml:space="preserve">Prof </w:t>
      </w:r>
      <w:r w:rsidRPr="004D5F9E">
        <w:rPr>
          <w:rFonts w:ascii="Times New Roman" w:hAnsi="Times New Roman" w:cs="Times New Roman"/>
          <w:sz w:val="24"/>
        </w:rPr>
        <w:t xml:space="preserve">Johan Sundström (Uppsala University, Sweden); </w:t>
      </w:r>
      <w:r w:rsidR="0010249C">
        <w:rPr>
          <w:rFonts w:ascii="Times New Roman" w:hAnsi="Times New Roman" w:cs="Times New Roman"/>
          <w:sz w:val="24"/>
        </w:rPr>
        <w:t>Prof</w:t>
      </w:r>
      <w:r w:rsidR="0010249C" w:rsidRPr="004D5F9E">
        <w:rPr>
          <w:rFonts w:ascii="Times New Roman" w:hAnsi="Times New Roman" w:cs="Times New Roman"/>
          <w:sz w:val="24"/>
        </w:rPr>
        <w:t xml:space="preserve"> </w:t>
      </w:r>
      <w:r w:rsidRPr="004D5F9E">
        <w:rPr>
          <w:rFonts w:ascii="Times New Roman" w:hAnsi="Times New Roman" w:cs="Times New Roman"/>
          <w:sz w:val="24"/>
        </w:rPr>
        <w:t xml:space="preserve">Liam Smeeth (London School of Hygiene &amp; Tropical Medicine, UK); Maroje Sorić (University of Zagreb, Croatia); </w:t>
      </w:r>
      <w:r w:rsidR="0010249C">
        <w:rPr>
          <w:rFonts w:ascii="Times New Roman" w:hAnsi="Times New Roman" w:cs="Times New Roman"/>
          <w:sz w:val="24"/>
        </w:rPr>
        <w:t>Prof</w:t>
      </w:r>
      <w:r w:rsidR="0010249C" w:rsidRPr="004D5F9E">
        <w:rPr>
          <w:rFonts w:ascii="Times New Roman" w:hAnsi="Times New Roman" w:cs="Times New Roman"/>
          <w:sz w:val="24"/>
        </w:rPr>
        <w:t xml:space="preserve"> </w:t>
      </w:r>
      <w:r w:rsidRPr="004D5F9E">
        <w:rPr>
          <w:rFonts w:ascii="Times New Roman" w:hAnsi="Times New Roman" w:cs="Times New Roman"/>
          <w:sz w:val="24"/>
        </w:rPr>
        <w:t xml:space="preserve">Mark Woodward (University of Sydney, Australia; University of Oxford, UK); </w:t>
      </w:r>
      <w:r w:rsidR="0010249C">
        <w:rPr>
          <w:rFonts w:ascii="Times New Roman" w:hAnsi="Times New Roman" w:cs="Times New Roman"/>
          <w:sz w:val="24"/>
        </w:rPr>
        <w:t xml:space="preserve">Prof </w:t>
      </w:r>
      <w:r w:rsidRPr="004D5F9E">
        <w:rPr>
          <w:rFonts w:ascii="Times New Roman" w:hAnsi="Times New Roman" w:cs="Times New Roman"/>
          <w:sz w:val="24"/>
        </w:rPr>
        <w:t>Majid Ezzati (Imperial College London, UK)</w:t>
      </w:r>
    </w:p>
    <w:p w14:paraId="5F044D85" w14:textId="2C4E9618" w:rsidR="009B43B5" w:rsidRPr="004D5F9E" w:rsidRDefault="009B43B5" w:rsidP="00A02D72">
      <w:pPr>
        <w:spacing w:after="0" w:line="480" w:lineRule="auto"/>
        <w:jc w:val="both"/>
        <w:rPr>
          <w:rFonts w:ascii="Times New Roman" w:hAnsi="Times New Roman" w:cs="Times New Roman"/>
          <w:sz w:val="24"/>
        </w:rPr>
      </w:pPr>
      <w:r w:rsidRPr="004D5F9E">
        <w:rPr>
          <w:rFonts w:ascii="Times New Roman" w:hAnsi="Times New Roman" w:cs="Times New Roman"/>
          <w:sz w:val="24"/>
        </w:rPr>
        <w:br w:type="page"/>
      </w:r>
    </w:p>
    <w:p w14:paraId="431EBFE2" w14:textId="77777777" w:rsidR="009B43B5" w:rsidRPr="004D5F9E" w:rsidRDefault="009B43B5" w:rsidP="00B70B62">
      <w:pPr>
        <w:spacing w:after="0" w:line="480" w:lineRule="auto"/>
        <w:jc w:val="both"/>
        <w:rPr>
          <w:rFonts w:ascii="Times New Roman" w:eastAsia="Malgun Gothic" w:hAnsi="Times New Roman" w:cs="Times New Roman"/>
          <w:bCs/>
          <w:color w:val="000000"/>
          <w:sz w:val="24"/>
          <w:szCs w:val="24"/>
          <w:lang w:eastAsia="en-US"/>
        </w:rPr>
      </w:pPr>
      <w:r w:rsidRPr="004D5F9E">
        <w:rPr>
          <w:rFonts w:ascii="Times New Roman" w:eastAsia="Malgun Gothic" w:hAnsi="Times New Roman" w:cs="Times New Roman"/>
          <w:bCs/>
          <w:color w:val="000000"/>
          <w:sz w:val="24"/>
          <w:szCs w:val="24"/>
          <w:u w:val="single"/>
          <w:lang w:eastAsia="en-US"/>
        </w:rPr>
        <w:lastRenderedPageBreak/>
        <w:t>Country and Regional Data</w:t>
      </w:r>
      <w:r w:rsidRPr="004D5F9E">
        <w:rPr>
          <w:rFonts w:ascii="Times New Roman" w:eastAsia="Malgun Gothic" w:hAnsi="Times New Roman" w:cs="Times New Roman"/>
          <w:bCs/>
          <w:color w:val="000000"/>
          <w:sz w:val="24"/>
          <w:szCs w:val="24"/>
          <w:lang w:eastAsia="en-US"/>
        </w:rPr>
        <w:t xml:space="preserve"> (* equal contribution; listed alphabetically)</w:t>
      </w:r>
    </w:p>
    <w:p w14:paraId="5C75BFDE" w14:textId="4C631513" w:rsidR="00A02D72" w:rsidRPr="004D5F9E" w:rsidRDefault="009F696D" w:rsidP="00927073">
      <w:pPr>
        <w:spacing w:after="0" w:line="480" w:lineRule="auto"/>
        <w:jc w:val="both"/>
        <w:rPr>
          <w:rFonts w:ascii="Times New Roman" w:hAnsi="Times New Roman" w:cs="Times New Roman"/>
          <w:sz w:val="24"/>
        </w:rPr>
      </w:pPr>
      <w:r>
        <w:rPr>
          <w:rFonts w:ascii="Times New Roman" w:hAnsi="Times New Roman" w:cs="Times New Roman"/>
          <w:sz w:val="24"/>
        </w:rPr>
        <w:t xml:space="preserve">Leandra </w:t>
      </w:r>
      <w:r w:rsidRPr="009F696D">
        <w:rPr>
          <w:rFonts w:ascii="Times New Roman" w:hAnsi="Times New Roman" w:cs="Times New Roman"/>
          <w:sz w:val="24"/>
        </w:rPr>
        <w:t>Abarca-Gómez</w:t>
      </w:r>
      <w:r>
        <w:rPr>
          <w:rFonts w:ascii="Times New Roman" w:hAnsi="Times New Roman" w:cs="Times New Roman"/>
          <w:sz w:val="24"/>
        </w:rPr>
        <w:t xml:space="preserve"> (</w:t>
      </w:r>
      <w:r w:rsidRPr="009F696D">
        <w:rPr>
          <w:rFonts w:ascii="Times New Roman" w:hAnsi="Times New Roman" w:cs="Times New Roman"/>
          <w:sz w:val="24"/>
        </w:rPr>
        <w:t>Caja Costarricense de Seguro Social</w:t>
      </w:r>
      <w:r>
        <w:rPr>
          <w:rFonts w:ascii="Times New Roman" w:hAnsi="Times New Roman" w:cs="Times New Roman"/>
          <w:sz w:val="24"/>
        </w:rPr>
        <w:t xml:space="preserve">, Costa Rica)*; </w:t>
      </w:r>
      <w:r w:rsidR="00C95FBA" w:rsidRPr="004D5F9E">
        <w:rPr>
          <w:rFonts w:ascii="Times New Roman" w:hAnsi="Times New Roman" w:cs="Times New Roman"/>
          <w:sz w:val="24"/>
        </w:rPr>
        <w:t>Ziad A Abdeen (Al-Quds University, Palestine)</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w:t>
      </w:r>
      <w:r w:rsidR="00B3504F">
        <w:rPr>
          <w:rFonts w:ascii="Times New Roman" w:hAnsi="Times New Roman" w:cs="Times New Roman"/>
          <w:sz w:val="24"/>
        </w:rPr>
        <w:t xml:space="preserve">Hanan Abdul Rahim (Qatar University, Qatar)*; </w:t>
      </w:r>
      <w:r w:rsidR="00C95FBA" w:rsidRPr="004D5F9E">
        <w:rPr>
          <w:rFonts w:ascii="Times New Roman" w:hAnsi="Times New Roman" w:cs="Times New Roman"/>
          <w:sz w:val="24"/>
        </w:rPr>
        <w:t>Niveen M Abu-Rmeileh (Birzeit University, Palestine)</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Benjamin Acosta-Cazares (Instituto Mexicano del Seguro Social, Mexico)</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Robert Adams (The University of Adelaide, Australia)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Wichai Aekplakorn (Mahidol University, Thailand)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Kaosar Afsana (BRAC, Bangladesh)</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Carlos A Aguilar-Salinas (Instituto Nacional de Ciencias Médicas y Nutricion, Mexico)</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Charles Agyemang (University of Amsterdam, The Netherlands)</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Alireza Ahmadvand (Non-Communicable Diseases Research Center, Iran)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Wolfgang Ahrens (Leibniz Institute for Prevention Research and Epidemiology - BIPS, Germany)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Rajaa Al Raddadi (Ministry of Health, Saudi Arabia)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w:t>
      </w:r>
      <w:r w:rsidR="00166379" w:rsidRPr="004D5F9E">
        <w:rPr>
          <w:rFonts w:ascii="Times New Roman" w:hAnsi="Times New Roman" w:cs="Times New Roman"/>
          <w:sz w:val="24"/>
        </w:rPr>
        <w:t>Rihab Al Woyatan (Ministry of Health, Kuwait)</w:t>
      </w:r>
      <w:r w:rsidR="009F6DEA" w:rsidRPr="004D5F9E">
        <w:rPr>
          <w:rFonts w:ascii="Times New Roman" w:hAnsi="Times New Roman" w:cs="Times New Roman"/>
          <w:sz w:val="24"/>
        </w:rPr>
        <w:t>*;</w:t>
      </w:r>
      <w:r w:rsidR="00166379" w:rsidRPr="004D5F9E">
        <w:rPr>
          <w:rFonts w:ascii="Times New Roman" w:hAnsi="Times New Roman" w:cs="Times New Roman"/>
          <w:sz w:val="24"/>
        </w:rPr>
        <w:t xml:space="preserve"> </w:t>
      </w:r>
      <w:r w:rsidR="00C95FBA" w:rsidRPr="004D5F9E">
        <w:rPr>
          <w:rFonts w:ascii="Times New Roman" w:hAnsi="Times New Roman" w:cs="Times New Roman"/>
          <w:sz w:val="24"/>
        </w:rPr>
        <w:t>Mohamed M Ali (World Health Organization Regional Office for the Eastern Mediterranean, Egypt)</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Ala'a Alkerwi (Luxembourg Institute of Health, Luxembourg)</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Eman Aly (World Health Organization Regional Office for the Eastern Mediterranean, Egypt)</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Philippe Amouyel (Lille University and Hospital, France)</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Antoinette Amuzu (London School of Hygiene &amp; Tropical Medicine, UK)</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Lars Bo Andersen (Sogn and Fjordane University College, Norway)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Sigmund A Anderssen (Norwegian School of Sport Sciences, Norway)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w:t>
      </w:r>
      <w:r w:rsidR="00FC5250" w:rsidRPr="004D5F9E">
        <w:rPr>
          <w:rFonts w:ascii="Times New Roman" w:hAnsi="Times New Roman" w:cs="Times New Roman"/>
          <w:sz w:val="24"/>
        </w:rPr>
        <w:t xml:space="preserve">Lars Ängquist (Bispebjerg and Frederiksberg Hospitals, Denmark)*; </w:t>
      </w:r>
      <w:r w:rsidR="00C95FBA" w:rsidRPr="004D5F9E">
        <w:rPr>
          <w:rFonts w:ascii="Times New Roman" w:hAnsi="Times New Roman" w:cs="Times New Roman"/>
          <w:sz w:val="24"/>
        </w:rPr>
        <w:t>Ranjit Mohan Anjana (Madras Diabetes Research Foundation, India)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Daniel Ansong (Komfo Anokye Teaching Hospital, Ghana)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Hajer Aounallah-Skhiri (National Institute of Public Health, Tunisia)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Joana Araújo (University of Porto, Portugal)</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Inger Ariansen (Norwegian Institute of Public Health, Norway)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Tahir Aris (Ministry of Health Malaysia, Malaysia)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Nimmathota Arlappa (</w:t>
      </w:r>
      <w:r w:rsidR="00C226E8" w:rsidRPr="004D5F9E">
        <w:rPr>
          <w:rFonts w:ascii="Times New Roman" w:hAnsi="Times New Roman" w:cs="Times New Roman"/>
          <w:sz w:val="24"/>
        </w:rPr>
        <w:t>National Institute of Nutrition</w:t>
      </w:r>
      <w:r w:rsidR="00C95FBA" w:rsidRPr="004D5F9E">
        <w:rPr>
          <w:rFonts w:ascii="Times New Roman" w:hAnsi="Times New Roman" w:cs="Times New Roman"/>
          <w:sz w:val="24"/>
        </w:rPr>
        <w:t>, India)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w:t>
      </w:r>
      <w:r w:rsidR="009F6DEA" w:rsidRPr="004D5F9E">
        <w:rPr>
          <w:rFonts w:ascii="Times New Roman" w:hAnsi="Times New Roman" w:cs="Times New Roman"/>
          <w:sz w:val="24"/>
        </w:rPr>
        <w:t xml:space="preserve">Krishna Aryal (Nepal Health Research Council, Nepal)*; </w:t>
      </w:r>
      <w:r w:rsidR="00C95FBA" w:rsidRPr="004D5F9E">
        <w:rPr>
          <w:rFonts w:ascii="Times New Roman" w:hAnsi="Times New Roman" w:cs="Times New Roman"/>
          <w:sz w:val="24"/>
        </w:rPr>
        <w:t xml:space="preserve">Dominique Arveiler (Strasbourg University </w:t>
      </w:r>
      <w:r w:rsidR="000710E3" w:rsidRPr="004D5F9E">
        <w:rPr>
          <w:rFonts w:ascii="Times New Roman" w:hAnsi="Times New Roman" w:cs="Times New Roman"/>
          <w:sz w:val="24"/>
        </w:rPr>
        <w:t xml:space="preserve">and </w:t>
      </w:r>
      <w:r w:rsidR="00C95FBA" w:rsidRPr="004D5F9E">
        <w:rPr>
          <w:rFonts w:ascii="Times New Roman" w:hAnsi="Times New Roman" w:cs="Times New Roman"/>
          <w:sz w:val="24"/>
        </w:rPr>
        <w:t>Hospital, France)</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Felix K Assah (University of Yaoundé 1, Cameroon)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Maria Cecília F Assunção (Federal </w:t>
      </w:r>
      <w:r w:rsidR="00C95FBA" w:rsidRPr="004D5F9E">
        <w:rPr>
          <w:rFonts w:ascii="Times New Roman" w:hAnsi="Times New Roman" w:cs="Times New Roman"/>
          <w:sz w:val="24"/>
        </w:rPr>
        <w:lastRenderedPageBreak/>
        <w:t>University of Pelotas, Brazil)</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Mária Avdicová (Regional Authority of Public Health, Banska Bystrica, Slovakia)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Ana Azevedo (University of Porto Medical School, Portugal)</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Fereidoun Azizi (Shahid Beheshti University of Medical Sciences, Iran)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Bontha V Babu (Indian Council of Medical Research, India)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Suhad Bahijri (King Abdulaziz University, Saudi Arabia)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Nagalla Balakrishna (</w:t>
      </w:r>
      <w:r w:rsidR="00C226E8" w:rsidRPr="004D5F9E">
        <w:rPr>
          <w:rFonts w:ascii="Times New Roman" w:hAnsi="Times New Roman" w:cs="Times New Roman"/>
          <w:sz w:val="24"/>
        </w:rPr>
        <w:t>National Institute of Nutrition</w:t>
      </w:r>
      <w:r w:rsidR="00C95FBA" w:rsidRPr="004D5F9E">
        <w:rPr>
          <w:rFonts w:ascii="Times New Roman" w:hAnsi="Times New Roman" w:cs="Times New Roman"/>
          <w:sz w:val="24"/>
        </w:rPr>
        <w:t>, India)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Piotr Bandosz (Medical University of Gdansk, Poland)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José R Banegas (Universidad Autónoma de Madrid, Spain)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Carlo M Barbagallo (University of Palermo, Italy)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Alberto Barceló (Pan American Health Organization, USA)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Amina Barkat (Université Mohammed V de Rabat, Morocco)</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Aluisio JD Barros (Federal University of Pelotas, Brazil)</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Mauro V Barros (University of Pernambuco, Brazil)</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Iqbal Bata (Dalhousie University, Canada)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Anwar M Batieha (Jordan University of Science and Technology, Jordan)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Louise A Baur (University of Sydney, Australia)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Robert Beaglehole (University of Auckland, New Zealand)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Habiba Ben Romdhane (</w:t>
      </w:r>
      <w:r w:rsidR="009D6C0B" w:rsidRPr="004D5F9E">
        <w:rPr>
          <w:rFonts w:ascii="Times New Roman" w:hAnsi="Times New Roman" w:cs="Times New Roman"/>
          <w:sz w:val="24"/>
        </w:rPr>
        <w:t>University Tunis El Manar</w:t>
      </w:r>
      <w:r w:rsidR="00C95FBA" w:rsidRPr="004D5F9E">
        <w:rPr>
          <w:rFonts w:ascii="Times New Roman" w:hAnsi="Times New Roman" w:cs="Times New Roman"/>
          <w:sz w:val="24"/>
        </w:rPr>
        <w:t>, Tunisia)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Mikhail Benet (University Medical Science, Cuba)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Lowell S Benson (University of Utah School of Medicine, USA)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Antonio Bernabe-Ortiz (Universidad Peruana Cayetano Heredia, Peru)</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Gailute Bernotiene (Lithuanian University of Health Sciences, Lithuania)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Heloisa Bettiol (University of São Paulo, Brazil)</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Aroor Bhagyalaxmi (B. J. Medical College, India)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Sumit Bharadwaj (Chirayu Medical College, India)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Santosh K Bhargava (SL Jain Hospital, India)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Yufang Bi (Shanghai Jiao-Tong University School of Medicine, China)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w:t>
      </w:r>
      <w:r w:rsidR="008701B0">
        <w:rPr>
          <w:rFonts w:ascii="Times New Roman" w:hAnsi="Times New Roman" w:cs="Times New Roman"/>
          <w:sz w:val="24"/>
        </w:rPr>
        <w:t>Mukharram Bikbov (</w:t>
      </w:r>
      <w:r w:rsidR="008701B0" w:rsidRPr="008701B0">
        <w:rPr>
          <w:rFonts w:ascii="Times New Roman" w:hAnsi="Times New Roman" w:cs="Times New Roman"/>
          <w:sz w:val="24"/>
        </w:rPr>
        <w:t>Ufa Eye Research Institute, Russia</w:t>
      </w:r>
      <w:r w:rsidR="008701B0">
        <w:rPr>
          <w:rFonts w:ascii="Times New Roman" w:hAnsi="Times New Roman" w:cs="Times New Roman"/>
          <w:sz w:val="24"/>
        </w:rPr>
        <w:t>)*;</w:t>
      </w:r>
      <w:r w:rsidR="00F938E1">
        <w:rPr>
          <w:rFonts w:ascii="Times New Roman" w:hAnsi="Times New Roman" w:cs="Times New Roman"/>
          <w:sz w:val="24"/>
        </w:rPr>
        <w:t xml:space="preserve"> </w:t>
      </w:r>
      <w:r w:rsidR="00C95FBA" w:rsidRPr="004D5F9E">
        <w:rPr>
          <w:rFonts w:ascii="Times New Roman" w:hAnsi="Times New Roman" w:cs="Times New Roman"/>
          <w:sz w:val="24"/>
        </w:rPr>
        <w:t>Peter Bjerregaard (University of Southern Denmark, Denmark</w:t>
      </w:r>
      <w:r w:rsidR="00610460">
        <w:rPr>
          <w:rFonts w:ascii="Times New Roman" w:hAnsi="Times New Roman" w:cs="Times New Roman"/>
          <w:sz w:val="24"/>
        </w:rPr>
        <w:t>;</w:t>
      </w:r>
      <w:r w:rsidR="00C95FBA" w:rsidRPr="004D5F9E">
        <w:rPr>
          <w:rFonts w:ascii="Times New Roman" w:hAnsi="Times New Roman" w:cs="Times New Roman"/>
          <w:sz w:val="24"/>
        </w:rPr>
        <w:t xml:space="preserve"> University of Greenland, Greenland)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w:t>
      </w:r>
      <w:r w:rsidR="00CE7DF3">
        <w:rPr>
          <w:rFonts w:ascii="Times New Roman" w:hAnsi="Times New Roman" w:cs="Times New Roman"/>
          <w:sz w:val="24"/>
        </w:rPr>
        <w:t xml:space="preserve">Espen Bjertness (University of Oslo, Norway)*; </w:t>
      </w:r>
      <w:r w:rsidR="00C95FBA" w:rsidRPr="004D5F9E">
        <w:rPr>
          <w:rFonts w:ascii="Times New Roman" w:hAnsi="Times New Roman" w:cs="Times New Roman"/>
          <w:sz w:val="24"/>
        </w:rPr>
        <w:t>Cecilia Björkelund (University of Gothenburg, Sweden)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Anneke Blokstra (National Institute for Public Health and the Environment, The Netherlands)</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Simona Bo (University of Turin, Italy)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Martin Bobak (University College London, UK)</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Heiner Boeing (German Institute of Human Nutrition, Germany)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Jose G Boggia (Universidad de la </w:t>
      </w:r>
      <w:r w:rsidR="00C95FBA" w:rsidRPr="004D5F9E">
        <w:rPr>
          <w:rFonts w:ascii="Times New Roman" w:hAnsi="Times New Roman" w:cs="Times New Roman"/>
          <w:sz w:val="24"/>
        </w:rPr>
        <w:lastRenderedPageBreak/>
        <w:t>República, Uruguay)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Carlos P Boissonnet (CEMIC, Argentina)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Vanina Bongard (Toulouse University School of Medicine, France)</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Pascal Bovet (</w:t>
      </w:r>
      <w:r w:rsidR="00610460" w:rsidRPr="004D5F9E">
        <w:rPr>
          <w:rFonts w:ascii="Times New Roman" w:hAnsi="Times New Roman" w:cs="Times New Roman"/>
          <w:sz w:val="24"/>
        </w:rPr>
        <w:t>University of Lausanne, Switzerland</w:t>
      </w:r>
      <w:r w:rsidR="00610460">
        <w:rPr>
          <w:rFonts w:ascii="Times New Roman" w:hAnsi="Times New Roman" w:cs="Times New Roman"/>
          <w:sz w:val="24"/>
        </w:rPr>
        <w:t xml:space="preserve">; </w:t>
      </w:r>
      <w:r w:rsidR="00C95FBA" w:rsidRPr="004D5F9E">
        <w:rPr>
          <w:rFonts w:ascii="Times New Roman" w:hAnsi="Times New Roman" w:cs="Times New Roman"/>
          <w:sz w:val="24"/>
        </w:rPr>
        <w:t>Ministry of Health, Seychelles)</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Lutgart Braeckman (Ghent University, Belgium)</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Imperia Brajkovich (Universidad Central de Venezuela, Venezuela)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Francesco Branca (World Health Organization, Switzerland)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Juergen Breckenkamp (Bielefeld University, Germany)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Hermann Brenner (German Cancer Research Center, Germany)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Lizzy M Brewster (University of Amsterdam, The Netherlands)</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Graziella Bruno (</w:t>
      </w:r>
      <w:r w:rsidR="00060CCD" w:rsidRPr="004D5F9E">
        <w:rPr>
          <w:rFonts w:ascii="Times New Roman" w:hAnsi="Times New Roman" w:cs="Times New Roman"/>
          <w:sz w:val="24"/>
        </w:rPr>
        <w:t>University of Turin, Italy)</w:t>
      </w:r>
      <w:r w:rsidR="009F6DEA" w:rsidRPr="004D5F9E">
        <w:rPr>
          <w:rFonts w:ascii="Times New Roman" w:hAnsi="Times New Roman" w:cs="Times New Roman"/>
          <w:sz w:val="24"/>
        </w:rPr>
        <w:t>*;</w:t>
      </w:r>
      <w:r w:rsidR="00060CCD" w:rsidRPr="004D5F9E">
        <w:rPr>
          <w:rFonts w:ascii="Times New Roman" w:hAnsi="Times New Roman" w:cs="Times New Roman"/>
          <w:sz w:val="24"/>
        </w:rPr>
        <w:t xml:space="preserve"> H </w:t>
      </w:r>
      <w:r w:rsidR="00C95FBA" w:rsidRPr="004D5F9E">
        <w:rPr>
          <w:rFonts w:ascii="Times New Roman" w:hAnsi="Times New Roman" w:cs="Times New Roman"/>
          <w:sz w:val="24"/>
        </w:rPr>
        <w:t>B(as) Bueno-de-Mesquita (National Institute for Public Health and the Environment, The Netherlands)</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Anna Bugge (University of Southern Denmark, Denmark)</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Con Burns (Cork Institute of Technology, Ireland)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w:t>
      </w:r>
      <w:r w:rsidR="002B01CC">
        <w:rPr>
          <w:rFonts w:ascii="Times New Roman" w:hAnsi="Times New Roman" w:cs="Times New Roman"/>
          <w:sz w:val="24"/>
        </w:rPr>
        <w:t xml:space="preserve">Michael Bursztyn (Hadassah-Hebrew University Medical Center, Israel)*; </w:t>
      </w:r>
      <w:r w:rsidR="00C95FBA" w:rsidRPr="004D5F9E">
        <w:rPr>
          <w:rFonts w:ascii="Times New Roman" w:hAnsi="Times New Roman" w:cs="Times New Roman"/>
          <w:sz w:val="24"/>
        </w:rPr>
        <w:t>Antonio Cabrera de León (Universidad de La Laguna, Spain)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Joseph Cacciottolo (University of Malta, Malta)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Christine Cameron (Canadian Fitness and Lifestyle Research Institute, Canada)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Günay Can (Istanbul University, Turkey)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Ana Paula C Cândido (Universidade Federal de Juiz de Fora, Brazil)</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Vincenzo Capuano (Cardiologia di Mercato S. Severino, Italy)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Viviane C Cardoso (University of São Paulo, Brazil)</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Axel C Carlsson (Karolinska Institutet, Sweden)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Maria J Carvalho (University of Porto, Portugal)</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Felipe F Casanueva (Santiago de Compostela University, Spain)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Juan-Pablo Casas (University College London, UK)</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Carmelo A Caserta (Associazione Calabrese di Epatologia, Italy)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Snehalatha Chamukuttan (</w:t>
      </w:r>
      <w:r w:rsidR="00060CCD" w:rsidRPr="004D5F9E">
        <w:rPr>
          <w:rFonts w:ascii="Times New Roman" w:hAnsi="Times New Roman" w:cs="Times New Roman"/>
          <w:sz w:val="24"/>
        </w:rPr>
        <w:t>India Diabetes Research Foundation,</w:t>
      </w:r>
      <w:r w:rsidR="00C95FBA" w:rsidRPr="004D5F9E">
        <w:rPr>
          <w:rFonts w:ascii="Times New Roman" w:hAnsi="Times New Roman" w:cs="Times New Roman"/>
          <w:sz w:val="24"/>
        </w:rPr>
        <w:t xml:space="preserve"> India)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Angelique W Chan (Duke-NUS Medical School, Singapore)</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Queenie Chan (Imperial College London, UK)</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Himanshu K Chaturvedi (National Institute of Medical Statistics, India)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Nishi Chaturvedi (University College London, UK)</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Chien-Jen Chen (Academia Sinica, Taiwan)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Fangfang Chen (Capital Institute of Pediatrics, China)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Huashuai Chen (Duke University, USA)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Shuohua Chen (Kailuan General Hospital, China)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Zhengming Chen (University of Oxford, UK)</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w:t>
      </w:r>
      <w:r w:rsidR="00C95FBA" w:rsidRPr="004D5F9E">
        <w:rPr>
          <w:rFonts w:ascii="Times New Roman" w:hAnsi="Times New Roman" w:cs="Times New Roman"/>
          <w:sz w:val="24"/>
        </w:rPr>
        <w:lastRenderedPageBreak/>
        <w:t>Ching-Yu Cheng (Duke-NUS Medical School, Singapore)</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Imane Cherkaoui Dekkaki (Université Mohammed V de Rabat, Morocco)</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Angela Chetrit (The Gertner Institute for Epidemiology and Health Policy Research, Israel)</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Arnaud Chiolero (Lausanne University Hospital, Switzerland)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Shu-Ti Chiou (Ministry of Health and Welfare, Taiwan)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Adela Chirita-Emandi (Victor </w:t>
      </w:r>
      <w:r w:rsidR="00D93C09" w:rsidRPr="004D5F9E">
        <w:rPr>
          <w:rFonts w:ascii="Times New Roman" w:hAnsi="Times New Roman" w:cs="Times New Roman"/>
          <w:sz w:val="24"/>
        </w:rPr>
        <w:t xml:space="preserve">Babeș </w:t>
      </w:r>
      <w:r w:rsidR="00C95FBA" w:rsidRPr="004D5F9E">
        <w:rPr>
          <w:rFonts w:ascii="Times New Roman" w:hAnsi="Times New Roman" w:cs="Times New Roman"/>
          <w:sz w:val="24"/>
        </w:rPr>
        <w:t>University of Medicine and Pharmacy</w:t>
      </w:r>
      <w:r w:rsidR="00E8501D" w:rsidRPr="004D5F9E">
        <w:rPr>
          <w:rFonts w:ascii="Times New Roman" w:hAnsi="Times New Roman" w:cs="Times New Roman"/>
          <w:sz w:val="24"/>
        </w:rPr>
        <w:t xml:space="preserve"> Timisoara</w:t>
      </w:r>
      <w:r w:rsidR="00C95FBA" w:rsidRPr="004D5F9E">
        <w:rPr>
          <w:rFonts w:ascii="Times New Roman" w:hAnsi="Times New Roman" w:cs="Times New Roman"/>
          <w:sz w:val="24"/>
        </w:rPr>
        <w:t>, Romania)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Belong Cho (Seoul National University College of Medicine, South Korea)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Yumi Cho (Korea Centers for Disease Control and Prevention, South Korea)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Jerzy Chudek (Medical University of Silesia, Poland)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Renata Cifkova (Charles University in Prague, Czech Republic)</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Frank Claessens (Katholieke Universiteit Leuven, Belgium)</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Els Clays (Ghent University, Belgium)</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Hans Concin (Agency for Preventive and Social Medicine, Austria)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Cyrus Cooper (University of Southampton, UK)</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Rachel Cooper (University College London, UK)</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Tara C Coppinger (Cork Institute of Technology, Ireland)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Simona Costanzo (IRCCS Istituto Neurologico Mediterraneo Neuromed, Italy)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Dominique Cottel (Institut Pasteur de Lille, France)</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Chris Cowell (Westmead University of Sydney, Australia)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Cora L Craig (Canadian Fitness and Lifestyle Research Institute, Canada)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Ana B Crujeiras (CIBEROBN, Spain)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w:t>
      </w:r>
      <w:r w:rsidR="00E91A3B">
        <w:rPr>
          <w:rFonts w:ascii="Times New Roman" w:hAnsi="Times New Roman" w:cs="Times New Roman"/>
          <w:sz w:val="24"/>
        </w:rPr>
        <w:t>Juan J Cruz (U</w:t>
      </w:r>
      <w:r w:rsidR="00E91A3B" w:rsidRPr="00E91A3B">
        <w:rPr>
          <w:rFonts w:ascii="Times New Roman" w:hAnsi="Times New Roman" w:cs="Times New Roman"/>
          <w:sz w:val="24"/>
        </w:rPr>
        <w:t>niversidad Autónoma de Madrid, Spain</w:t>
      </w:r>
      <w:r w:rsidR="00E91A3B">
        <w:rPr>
          <w:rFonts w:ascii="Times New Roman" w:hAnsi="Times New Roman" w:cs="Times New Roman"/>
          <w:sz w:val="24"/>
        </w:rPr>
        <w:t xml:space="preserve">)*; </w:t>
      </w:r>
      <w:r w:rsidR="00C95FBA" w:rsidRPr="004D5F9E">
        <w:rPr>
          <w:rFonts w:ascii="Times New Roman" w:hAnsi="Times New Roman" w:cs="Times New Roman"/>
          <w:sz w:val="24"/>
        </w:rPr>
        <w:t>Graziella D'Arrigo (National Council of Research, Italy)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Eleonora d'Orsi (Federal University of Santa Catarina, Brazil)</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Jean Dallongeville (Institut Pasteur de Lille, France)</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Albertino Damasceno (Eduardo Mondlane University, Mozambique)</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Goodarz Danaei (Harvard TH Chan School of Public Health, USA)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Rachel Dankner (The Gertner Institute for Epidemiology and Health Policy Research, Israel)</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w:t>
      </w:r>
      <w:r w:rsidR="00AF78AA">
        <w:rPr>
          <w:rFonts w:ascii="Times New Roman" w:hAnsi="Times New Roman" w:cs="Times New Roman"/>
          <w:sz w:val="24"/>
        </w:rPr>
        <w:t>Thomas M Dantoft (</w:t>
      </w:r>
      <w:r w:rsidR="00AF78AA" w:rsidRPr="00AF78AA">
        <w:rPr>
          <w:rFonts w:ascii="Times New Roman" w:hAnsi="Times New Roman" w:cs="Times New Roman"/>
          <w:sz w:val="24"/>
        </w:rPr>
        <w:t>Research Centre for Prevention and Health</w:t>
      </w:r>
      <w:r w:rsidR="00AF78AA">
        <w:rPr>
          <w:rFonts w:ascii="Times New Roman" w:hAnsi="Times New Roman" w:cs="Times New Roman"/>
          <w:sz w:val="24"/>
        </w:rPr>
        <w:t xml:space="preserve">, Denmark)*; </w:t>
      </w:r>
      <w:r w:rsidR="00C95FBA" w:rsidRPr="004D5F9E">
        <w:rPr>
          <w:rFonts w:ascii="Times New Roman" w:hAnsi="Times New Roman" w:cs="Times New Roman"/>
          <w:sz w:val="24"/>
        </w:rPr>
        <w:t>Luc Dauchet (Lille University Hospital, France)</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Guy De Backer (Ghent University, Belgium)</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Dirk De Bacquer (Ghent University, Belgium)</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Giovanni de Gaetano (IRCCS Istituto Neurologico Mediterraneo Neuromed, Italy)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Stefaan De Henauw (Ghent University, Belgium)</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Delphine De Smedt (Ghent University, </w:t>
      </w:r>
      <w:r w:rsidR="00C95FBA" w:rsidRPr="004D5F9E">
        <w:rPr>
          <w:rFonts w:ascii="Times New Roman" w:hAnsi="Times New Roman" w:cs="Times New Roman"/>
          <w:sz w:val="24"/>
        </w:rPr>
        <w:lastRenderedPageBreak/>
        <w:t>Belgium)</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Mohan Deepa (Madras Diabetes Research Foundation, India)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Abbas Dehghan (Erasmus Medical Center Rotterdam, The Netherlands)</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Hélène Delisle (University of Montreal, Canada)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Valérie Deschamps (French Public Health Agency, France)</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Klodian Dhana (Erasmus Medical Center Rotterdam, The Netherlands)</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Augusto F Di Castelnuovo (IRCCS Istituto Neurologico Mediterraneo Neuromed, Italy)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Juvenal Soares Dias-da-Costa (Universidade do Vale do Rio dos Sinos, Brazil)</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Alejandro Diaz (National Council of Scientific and Technical Research, Argentina)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Ty T Dickerson (University of Utah School of Medicine, USA)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Shirin Djalalinia (Non-Communicable Diseases Research Center, Iran)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Ha TP Do (National Institute of Nutrition, Vietnam)</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Annette J Dobson (University of Queensland, Australia)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Chiara Donfrancesco (Istituto Superiore di Sanità, Italy)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Silvana P Donoso (Universidad de Cuenca, Ecuador)</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Angela Döring (Helmholtz Zentrum München, Germany)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Kouamelan Doua (Ministère de la Santé et de la Lutte Contre le Sida, Côte d’Ivoire)</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Wojciech Drygas (The Cardinal Wyszynski Institute of Cardiology, Poland)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Virginija Dulskiene (Lithuanian University of Health Sciences, Lithuania)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Aleksandar Džakula (University of Zagreb, Croatia)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Vilnis Dzerve (University of Latvia, Latvia)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Elzbieta Dziankowska-Zaborszczyk (Medical University of </w:t>
      </w:r>
      <w:r w:rsidR="00D0441F" w:rsidRPr="004D5F9E">
        <w:rPr>
          <w:rFonts w:ascii="Times New Roman" w:hAnsi="Times New Roman" w:cs="Times New Roman"/>
          <w:sz w:val="24"/>
        </w:rPr>
        <w:t>Ł</w:t>
      </w:r>
      <w:r w:rsidR="00C95FBA" w:rsidRPr="004D5F9E">
        <w:rPr>
          <w:rFonts w:ascii="Times New Roman" w:hAnsi="Times New Roman" w:cs="Times New Roman"/>
          <w:sz w:val="24"/>
        </w:rPr>
        <w:t>odz, Poland)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Robert Eggertsen (University of Gothenburg, Sweden)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Ulf Ekelund (Norwegian School of Sport Sciences, Norway)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Jalila El Ati (National Institute of Nutrition and Food Technology, Tunisia)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Ute Ellert (Robert Koch Institute, Germany)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Paul Elliott (Imperial College London, UK)</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Roberto Elosua (Institut Hospital del Mar d'Investigacions Mèdiques, Spain)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Rajiv T Erasmus (University of Stellenbosch, South Africa)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Cihangir Erem (Karadeniz Technical University, Turkey)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Louise Eriksen (University of Southern Denmark, Denmark)</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Jorge Escobedo-de la Peña (Instituto Mexicano del Seguro Social, Mexico)</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Alun Evans (The Queen's University of Belfast, UK)</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David Faeh (University of Zurich, Switzerland)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Caroline H Fall (University of Southampton, UK)</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Farshad Farzadfar </w:t>
      </w:r>
      <w:r w:rsidR="00C95FBA" w:rsidRPr="004D5F9E">
        <w:rPr>
          <w:rFonts w:ascii="Times New Roman" w:hAnsi="Times New Roman" w:cs="Times New Roman"/>
          <w:sz w:val="24"/>
        </w:rPr>
        <w:lastRenderedPageBreak/>
        <w:t>(Tehran University of Medical Sciences, Iran)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Francisco J Felix-Redondo (Centro de Salud Villanueva Norte, Spain)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Trevor S Ferguson (The University of the West Indies, Jamaica)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Daniel Fernández-Bergés (Hospital Don Benito-Villanueva de la Serena, Spain)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Daniel Ferrante (Ministry of Health, Argentina)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Marika Ferrari (Council for Agricultural Research and Economics, Italy)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Catterina Ferreccio (Pontificia Universidad Católica de Chile, Chile)</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Jean Ferrieres (Toulouse University School of Medicine, France)</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Joseph D Finn (University of Manchester, UK)</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Krista Fischer (University of Tartu, Estonia)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Bernhard Föger (Agency for Preventive and Social Medicine, Austria)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Leng Huat Foo (Universiti Sains Malaysia, Malaysia)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Ann-Sofie Forslund (</w:t>
      </w:r>
      <w:r w:rsidR="009178E6" w:rsidRPr="009178E6">
        <w:rPr>
          <w:rFonts w:ascii="Times New Roman" w:hAnsi="Times New Roman" w:cs="Times New Roman"/>
          <w:sz w:val="24"/>
        </w:rPr>
        <w:t>Umeå</w:t>
      </w:r>
      <w:r w:rsidR="00C95FBA" w:rsidRPr="004D5F9E">
        <w:rPr>
          <w:rFonts w:ascii="Times New Roman" w:hAnsi="Times New Roman" w:cs="Times New Roman"/>
          <w:sz w:val="24"/>
        </w:rPr>
        <w:t xml:space="preserve"> University, Sweden)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Maria Forsner (Dalarna University, Sweden)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Stephen P Fortmann (Stanford University, USA)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Heba M Fouad (World Health Organization Regional Office for the Eastern Mediterranean, Egypt)</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Damian K Francis (The University of the West Indies, Jamaica)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Maria do Carmo Franco (Federal University of São Paulo, Brazil)</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Oscar H Franco (Erasmus Medical Center Rotterdam, The Netherlands)</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Guillermo Frontera (Hospital Universitario Son Espases, Spain)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Flavio D Fuchs (Hospital de Clinicas de Porto Alegre, Brazil)</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Sandra C Fuchs (Universidade Federal do Rio Grande do Sul, Brazil)</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Yuki Fujita (Kin</w:t>
      </w:r>
      <w:r w:rsidR="00D9206F" w:rsidRPr="004D5F9E">
        <w:rPr>
          <w:rFonts w:ascii="Times New Roman" w:hAnsi="Times New Roman" w:cs="Times New Roman"/>
          <w:sz w:val="24"/>
        </w:rPr>
        <w:t>dai</w:t>
      </w:r>
      <w:r w:rsidR="00C95FBA" w:rsidRPr="004D5F9E">
        <w:rPr>
          <w:rFonts w:ascii="Times New Roman" w:hAnsi="Times New Roman" w:cs="Times New Roman"/>
          <w:sz w:val="24"/>
        </w:rPr>
        <w:t>i University Faculty of Medicine, Japan)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Takuro Furusawa (Kyoto University, Japan)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Zbigniew Gaciong (Medical University of Warsaw, Poland)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Dickman Gareta (University of KwaZulu-Natal, South Africa)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Sarah P Garnett (University of Sydney, Australia)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Jean-Michel Gaspoz (Geneva University Hospitals, Switzerland)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Magda Gasull (CIBER en Epidemiología y Salud Pública, Spain)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Louise Gates (Australian Bureau of Statistics, Australia)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Diana Gavrila (</w:t>
      </w:r>
      <w:r w:rsidR="00D555EC" w:rsidRPr="004D5F9E">
        <w:rPr>
          <w:rFonts w:ascii="Times New Roman" w:hAnsi="Times New Roman" w:cs="Times New Roman"/>
          <w:sz w:val="24"/>
        </w:rPr>
        <w:t>Murcia Regional Health Council</w:t>
      </w:r>
      <w:r w:rsidR="00C95FBA" w:rsidRPr="004D5F9E">
        <w:rPr>
          <w:rFonts w:ascii="Times New Roman" w:hAnsi="Times New Roman" w:cs="Times New Roman"/>
          <w:sz w:val="24"/>
        </w:rPr>
        <w:t>, Spain)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Johanna M Geleijnse (Wageningen University, The Netherlands)</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Anoosheh Ghasemian (</w:t>
      </w:r>
      <w:ins w:id="13" w:author="Zhou, Bin" w:date="2016-10-15T14:12:00Z">
        <w:r w:rsidR="0076763E">
          <w:rPr>
            <w:rFonts w:ascii="Times New Roman" w:hAnsi="Times New Roman" w:cs="Times New Roman"/>
            <w:sz w:val="24"/>
          </w:rPr>
          <w:t>Endocrinology and Metabolism Research Institute</w:t>
        </w:r>
      </w:ins>
      <w:del w:id="14" w:author="Zhou, Bin" w:date="2016-10-15T14:12:00Z">
        <w:r w:rsidR="00C95FBA" w:rsidRPr="004D5F9E" w:rsidDel="0076763E">
          <w:rPr>
            <w:rFonts w:ascii="Times New Roman" w:hAnsi="Times New Roman" w:cs="Times New Roman"/>
            <w:sz w:val="24"/>
          </w:rPr>
          <w:delText>Non-Communicable Diseases Research Center</w:delText>
        </w:r>
      </w:del>
      <w:r w:rsidR="00C95FBA" w:rsidRPr="004D5F9E">
        <w:rPr>
          <w:rFonts w:ascii="Times New Roman" w:hAnsi="Times New Roman" w:cs="Times New Roman"/>
          <w:sz w:val="24"/>
        </w:rPr>
        <w:t>, Iran)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Anup Ghimire (B P Koirala Institute of Health Sciences, Nepal)</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Simona Giampaoli (Istituto </w:t>
      </w:r>
      <w:r w:rsidR="00C95FBA" w:rsidRPr="004D5F9E">
        <w:rPr>
          <w:rFonts w:ascii="Times New Roman" w:hAnsi="Times New Roman" w:cs="Times New Roman"/>
          <w:sz w:val="24"/>
        </w:rPr>
        <w:lastRenderedPageBreak/>
        <w:t>Superiore di Sanità, Italy)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Francesco Gianfagna (University of Insubria, Italy)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Jonathan Giovannelli (Lille University Hospital, France)</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Rebecca A Goldsmith (Ministry of Health, Israel)</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Helen Gonçalves (Federal University of Pelotas, Brazil)</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Marcela Gonzalez Gross (Universidad Politécnica de Madrid, Spain)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Juan P González Rivas (The Andes Clinic of Cardio-Metabolic Studies, Venezuela)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w:t>
      </w:r>
      <w:del w:id="15" w:author="Zhou, Bin" w:date="2016-10-15T14:12:00Z">
        <w:r w:rsidR="00C95FBA" w:rsidRPr="004D5F9E" w:rsidDel="0076763E">
          <w:rPr>
            <w:rFonts w:ascii="Times New Roman" w:hAnsi="Times New Roman" w:cs="Times New Roman"/>
            <w:sz w:val="24"/>
          </w:rPr>
          <w:delText>Mariano Bonet Gorbea (National Institute of Hygiene, Epidemiology and Microbiology, Cuba)</w:delText>
        </w:r>
        <w:r w:rsidR="009F6DEA" w:rsidRPr="004D5F9E" w:rsidDel="0076763E">
          <w:rPr>
            <w:rFonts w:ascii="Times New Roman" w:hAnsi="Times New Roman" w:cs="Times New Roman"/>
            <w:sz w:val="24"/>
          </w:rPr>
          <w:delText>*;</w:delText>
        </w:r>
        <w:r w:rsidR="00C95FBA" w:rsidRPr="004D5F9E" w:rsidDel="0076763E">
          <w:rPr>
            <w:rFonts w:ascii="Times New Roman" w:hAnsi="Times New Roman" w:cs="Times New Roman"/>
            <w:sz w:val="24"/>
          </w:rPr>
          <w:delText xml:space="preserve"> </w:delText>
        </w:r>
      </w:del>
      <w:r w:rsidR="00C95FBA" w:rsidRPr="004D5F9E">
        <w:rPr>
          <w:rFonts w:ascii="Times New Roman" w:hAnsi="Times New Roman" w:cs="Times New Roman"/>
          <w:sz w:val="24"/>
        </w:rPr>
        <w:t>Frederic Gottrand (Université de Lille</w:t>
      </w:r>
      <w:r w:rsidR="002A471E" w:rsidRPr="004D5F9E">
        <w:rPr>
          <w:rFonts w:ascii="Times New Roman" w:hAnsi="Times New Roman" w:cs="Times New Roman"/>
          <w:sz w:val="24"/>
        </w:rPr>
        <w:t xml:space="preserve"> 2</w:t>
      </w:r>
      <w:r w:rsidR="00C95FBA" w:rsidRPr="004D5F9E">
        <w:rPr>
          <w:rFonts w:ascii="Times New Roman" w:hAnsi="Times New Roman" w:cs="Times New Roman"/>
          <w:sz w:val="24"/>
        </w:rPr>
        <w:t>, France)</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Sidsel Graff-Iversen (Norwegian Institute of Public Health, Norway)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Dušan Grafnetter (Institute for Clinical and Experimental Medicine, Czech Republic)</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Aneta Grajda (The Children's Memorial Health Institute, Poland)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Ronald D Gregor (Dalhousie University, Canada)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Tomasz Grodzicki (Jagiellonian University Medical College, Poland)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Anders Grøntved (University of Southern Denmark, Denmark)</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Grabriella Gruden (University of Turin, Italy)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Vera Grujic (University of Novi Sad, Serbia)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Dongfeng Gu (National Center </w:t>
      </w:r>
      <w:r w:rsidR="00F967A8">
        <w:rPr>
          <w:rFonts w:ascii="Times New Roman" w:hAnsi="Times New Roman" w:cs="Times New Roman"/>
          <w:sz w:val="24"/>
        </w:rPr>
        <w:t>for</w:t>
      </w:r>
      <w:r w:rsidR="00F967A8" w:rsidRPr="004D5F9E">
        <w:rPr>
          <w:rFonts w:ascii="Times New Roman" w:hAnsi="Times New Roman" w:cs="Times New Roman"/>
          <w:sz w:val="24"/>
        </w:rPr>
        <w:t xml:space="preserve"> </w:t>
      </w:r>
      <w:r w:rsidR="00C95FBA" w:rsidRPr="004D5F9E">
        <w:rPr>
          <w:rFonts w:ascii="Times New Roman" w:hAnsi="Times New Roman" w:cs="Times New Roman"/>
          <w:sz w:val="24"/>
        </w:rPr>
        <w:t>Cardiovascular Diseases, China)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Ong Peng Guan (Singapore Eye Research Institute, Singapore)</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Vilmundur Gudnason (</w:t>
      </w:r>
      <w:del w:id="16" w:author="Zhou, Bin" w:date="2016-10-15T14:12:00Z">
        <w:r w:rsidR="00C95FBA" w:rsidRPr="004D5F9E" w:rsidDel="0076763E">
          <w:rPr>
            <w:rFonts w:ascii="Times New Roman" w:hAnsi="Times New Roman" w:cs="Times New Roman"/>
            <w:sz w:val="24"/>
          </w:rPr>
          <w:delText>Icelandic Heart Association</w:delText>
        </w:r>
      </w:del>
      <w:ins w:id="17" w:author="Zhou, Bin" w:date="2016-10-15T14:12:00Z">
        <w:r w:rsidR="0076763E">
          <w:rPr>
            <w:rFonts w:ascii="Times New Roman" w:hAnsi="Times New Roman" w:cs="Times New Roman"/>
            <w:sz w:val="24"/>
          </w:rPr>
          <w:t>University of Iceland</w:t>
        </w:r>
      </w:ins>
      <w:r w:rsidR="00C95FBA" w:rsidRPr="004D5F9E">
        <w:rPr>
          <w:rFonts w:ascii="Times New Roman" w:hAnsi="Times New Roman" w:cs="Times New Roman"/>
          <w:sz w:val="24"/>
        </w:rPr>
        <w:t>, Iceland)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Ramiro Guerrero (Universidad Icesi, Colombia)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Idris Guessous (Geneva University Hospitals, Switzerland)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Andre L Guimaraes (State University of Montes Claros, Brazil)</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Martin C Gulliford (King's College London, UK)</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Johanna Gunnlaugsdottir (Icelandic Heart Association, Iceland)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Marc Gunter (Imperial College London, UK)</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Prakash C Gupta (Healis</w:t>
      </w:r>
      <w:r w:rsidR="00134EF4" w:rsidRPr="004D5F9E">
        <w:rPr>
          <w:rFonts w:ascii="Times New Roman" w:hAnsi="Times New Roman" w:cs="Times New Roman"/>
          <w:sz w:val="24"/>
        </w:rPr>
        <w:t>-</w:t>
      </w:r>
      <w:r w:rsidR="00C95FBA" w:rsidRPr="004D5F9E">
        <w:rPr>
          <w:rFonts w:ascii="Times New Roman" w:hAnsi="Times New Roman" w:cs="Times New Roman"/>
          <w:sz w:val="24"/>
        </w:rPr>
        <w:t>Sekhsaria Institute for Public Health, India)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Oye Gureje (University of Ibadan, Nigeria)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Beata Gurzkowska (The Children's Memorial Health Institute, Poland)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Laura Gutierrez (Institute for Clinical Effectiveness and Health Policy, Argentina)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Felix Gutzwiller (University of Zurich, Switzerland)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Farzad Hadaegh (Shahid Beheshti University of Medical Sciences, Iran)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Jytte Halkjær (Danish Cancer Society Research Centre, Denmark)</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Ian R Hambleton (The University of the West Indies, Barbados)</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Rebecca Hardy (University College London, </w:t>
      </w:r>
      <w:r w:rsidR="00C95FBA" w:rsidRPr="004D5F9E">
        <w:rPr>
          <w:rFonts w:ascii="Times New Roman" w:hAnsi="Times New Roman" w:cs="Times New Roman"/>
          <w:sz w:val="24"/>
        </w:rPr>
        <w:lastRenderedPageBreak/>
        <w:t>UK)</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Rachakulla Hari</w:t>
      </w:r>
      <w:r w:rsidR="00C226E8" w:rsidRPr="004D5F9E">
        <w:rPr>
          <w:rFonts w:ascii="Times New Roman" w:hAnsi="Times New Roman" w:cs="Times New Roman"/>
          <w:sz w:val="24"/>
        </w:rPr>
        <w:t>k</w:t>
      </w:r>
      <w:r w:rsidR="00C95FBA" w:rsidRPr="004D5F9E">
        <w:rPr>
          <w:rFonts w:ascii="Times New Roman" w:hAnsi="Times New Roman" w:cs="Times New Roman"/>
          <w:sz w:val="24"/>
        </w:rPr>
        <w:t>umar (</w:t>
      </w:r>
      <w:r w:rsidR="00C226E8" w:rsidRPr="004D5F9E">
        <w:rPr>
          <w:rFonts w:ascii="Times New Roman" w:hAnsi="Times New Roman" w:cs="Times New Roman"/>
          <w:sz w:val="24"/>
        </w:rPr>
        <w:t>National Institute of Nutrition</w:t>
      </w:r>
      <w:r w:rsidR="00C95FBA" w:rsidRPr="004D5F9E">
        <w:rPr>
          <w:rFonts w:ascii="Times New Roman" w:hAnsi="Times New Roman" w:cs="Times New Roman"/>
          <w:sz w:val="24"/>
        </w:rPr>
        <w:t>, India)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Jun Hata (Kyushu University, Japan)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Alison J Hayes (University of Sydney, Australia)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Jiang He (Tulane University, USA)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Marleen Elisabeth Hendriks (Academic Medical Center of University of Amsterdam, The Netherlands)</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Ana Henriques (University of Porto, Portugal)</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Leticia Hernandez Cadena (National Institute of Public Health, Mexico)</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w:t>
      </w:r>
      <w:r w:rsidR="008C3210" w:rsidRPr="004D5F9E">
        <w:rPr>
          <w:rFonts w:ascii="Times New Roman" w:hAnsi="Times New Roman" w:cs="Times New Roman"/>
          <w:sz w:val="24"/>
        </w:rPr>
        <w:t>Herqutanto (Universitas Indonesia, Indonesia)</w:t>
      </w:r>
      <w:r w:rsidR="009F6DEA" w:rsidRPr="004D5F9E">
        <w:rPr>
          <w:rFonts w:ascii="Times New Roman" w:hAnsi="Times New Roman" w:cs="Times New Roman"/>
          <w:sz w:val="24"/>
        </w:rPr>
        <w:t>*;</w:t>
      </w:r>
      <w:r w:rsidR="008C3210" w:rsidRPr="004D5F9E">
        <w:rPr>
          <w:rFonts w:ascii="Times New Roman" w:hAnsi="Times New Roman" w:cs="Times New Roman"/>
          <w:sz w:val="24"/>
        </w:rPr>
        <w:t xml:space="preserve"> </w:t>
      </w:r>
      <w:r w:rsidR="00C95FBA" w:rsidRPr="004D5F9E">
        <w:rPr>
          <w:rFonts w:ascii="Times New Roman" w:hAnsi="Times New Roman" w:cs="Times New Roman"/>
          <w:sz w:val="24"/>
        </w:rPr>
        <w:t>Sauli Herrala (Oulu University Hospital, Finland)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Ramin Heshmat (Chronic Diseases Research Center, Iran)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Ilpo Tapani Hihtaniemi (Imperial College London, UK)</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Sai Yin Ho (University of Hong Kong, China)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Suzanne C Ho (The Chinese University of Hong Kong, China)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Michael Hobbs (University of Western Australia, Australia)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Albert Hofman (Erasmus Medical Center Rotterdam, The Netherlands)</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Gonul Horasan Dinc (Celal Bayar University, Turkey)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Claudia M Hormiga (Fundación Oftalmológica de Santander, Colombia)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Bernardo L Horta (Universidade Federal de Pelotas, Brazil)</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Leila Houti (University of Oran 1, Algeria)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Christina Howitt (The University of the West Indies, Barbados)</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w:t>
      </w:r>
      <w:r w:rsidR="00CE7DF3">
        <w:rPr>
          <w:rFonts w:ascii="Times New Roman" w:hAnsi="Times New Roman" w:cs="Times New Roman"/>
          <w:sz w:val="24"/>
        </w:rPr>
        <w:t xml:space="preserve">Thein Thein Htay (University of Public Health, Myanmar)*; Aung Soe Htet (Ministry of Health, Myanmar)*; </w:t>
      </w:r>
      <w:r w:rsidR="00C95FBA" w:rsidRPr="004D5F9E">
        <w:rPr>
          <w:rFonts w:ascii="Times New Roman" w:hAnsi="Times New Roman" w:cs="Times New Roman"/>
          <w:sz w:val="24"/>
        </w:rPr>
        <w:t>Yonghua Hu (Peking University Health Science Center, China)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José María Huerta (</w:t>
      </w:r>
      <w:r w:rsidR="00D555EC" w:rsidRPr="004D5F9E">
        <w:rPr>
          <w:rFonts w:ascii="Times New Roman" w:hAnsi="Times New Roman" w:cs="Times New Roman"/>
          <w:sz w:val="24"/>
        </w:rPr>
        <w:t xml:space="preserve">CIBER </w:t>
      </w:r>
      <w:r w:rsidR="003477A6" w:rsidRPr="004D5F9E">
        <w:rPr>
          <w:rFonts w:ascii="Times New Roman" w:hAnsi="Times New Roman" w:cs="Times New Roman"/>
          <w:sz w:val="24"/>
        </w:rPr>
        <w:t>en</w:t>
      </w:r>
      <w:r w:rsidR="00D555EC" w:rsidRPr="004D5F9E">
        <w:rPr>
          <w:rFonts w:ascii="Times New Roman" w:hAnsi="Times New Roman" w:cs="Times New Roman"/>
          <w:sz w:val="24"/>
        </w:rPr>
        <w:t xml:space="preserve"> Epidemiología y Salud Pública</w:t>
      </w:r>
      <w:r w:rsidR="00C95FBA" w:rsidRPr="004D5F9E">
        <w:rPr>
          <w:rFonts w:ascii="Times New Roman" w:hAnsi="Times New Roman" w:cs="Times New Roman"/>
          <w:sz w:val="24"/>
        </w:rPr>
        <w:t>, Spain)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Abdullatif S Husseini (Birzeit University, Palestine)</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Inge Huybrechts (International Agency for Research on Cancer, France)</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Nahla Hwalla (American University of Beirut, Lebanon)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Licia Iacoviello (IRCCS Istituto Neurologico Mediterraneo Neuromed, Italy)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Anna G Iannone (Cardiologia di Mercato S. Severino, Italy)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w:t>
      </w:r>
      <w:r w:rsidR="006D1F85" w:rsidRPr="004D5F9E">
        <w:rPr>
          <w:rFonts w:ascii="Times New Roman" w:hAnsi="Times New Roman" w:cs="Times New Roman"/>
          <w:sz w:val="24"/>
        </w:rPr>
        <w:t xml:space="preserve">M </w:t>
      </w:r>
      <w:r w:rsidR="00C95FBA" w:rsidRPr="004D5F9E">
        <w:rPr>
          <w:rFonts w:ascii="Times New Roman" w:hAnsi="Times New Roman" w:cs="Times New Roman"/>
          <w:sz w:val="24"/>
        </w:rPr>
        <w:t>Mohsen Ibrahim (Cairo University, Egypt)</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Nayu Ikeda (National Institute of Health and Nutrition, Japan)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 Arfan Ikram (Erasmus Medical Center Rotterdam, The Netherlands)</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Vilma E Irazola (Institute for Clinical Effectiveness and Health Policy, Argentina)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Muhammad Islam (Aga Khan University, Pakistan)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Vanja Ivkovic (UHC Zagreb, Croatia)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Masanori Iwasaki (Niigata University, Japan)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Rod T Jackson </w:t>
      </w:r>
      <w:r w:rsidR="00C95FBA" w:rsidRPr="004D5F9E">
        <w:rPr>
          <w:rFonts w:ascii="Times New Roman" w:hAnsi="Times New Roman" w:cs="Times New Roman"/>
          <w:sz w:val="24"/>
        </w:rPr>
        <w:lastRenderedPageBreak/>
        <w:t>(University of Auckland, New Zealand)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Jeremy M Jacobs (Hadassah University Medical Center, Israel)</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Tazeen Jafar (Duke-NUS Medical School, Singapore)</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Konrad Jamrozik (University of Adelaide, Australia</w:t>
      </w:r>
      <w:r w:rsidR="0016480C">
        <w:rPr>
          <w:rFonts w:ascii="Times New Roman" w:hAnsi="Times New Roman" w:cs="Times New Roman"/>
          <w:sz w:val="24"/>
        </w:rPr>
        <w:t>;</w:t>
      </w:r>
      <w:r w:rsidR="00C95FBA" w:rsidRPr="004D5F9E">
        <w:rPr>
          <w:rFonts w:ascii="Times New Roman" w:hAnsi="Times New Roman" w:cs="Times New Roman"/>
          <w:sz w:val="24"/>
        </w:rPr>
        <w:t xml:space="preserve"> deceased)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Imre Janszky (Norwegian University of Science and Technology, Norway)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Grazyna Jasienska (Jagiellonian University Medical College, Poland)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Bojan Jelakovic (University of Zagreb School of Medicine, Croatia)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Chao Qiang Jiang (Guangzhou 12th Hospital, China)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Michel Joffres (Simon Fraser University, Canada)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Mattias Johansson (International Agency for Research on Cancer, France)</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Jost B Jonas (Ruprecht-Karls-University of Heidelberg, Germany)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Torben Jørgensen (Research Centre for Prevention and Health, Denmark)</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Pradeep Joshi (World Health Organization Country Office, India)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Anne Juolevi (National Institute for Health and Welfare, Finland)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Gregor Jurak (University of Ljubljana, Slovenia)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Vesna Jureša (University of Zagreb, Croatia)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Rudolf Kaaks (German Cancer Research Center, Germany)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Anthony Kafatos (University of Crete, Greece)</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Ofra Kalter-Leibovici (The Gertner Institute for Epidemiology and Health Policy Research, Israel)</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Nor Azmi Kamaruddin (Universiti Kebangsaan Malaysia, Malaysia)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Amir Kasaeian (</w:t>
      </w:r>
      <w:r w:rsidR="009A45AC" w:rsidRPr="004D5F9E">
        <w:rPr>
          <w:rFonts w:ascii="Times New Roman" w:hAnsi="Times New Roman" w:cs="Times New Roman"/>
          <w:sz w:val="24"/>
        </w:rPr>
        <w:t>Tehran University of Medical Sciences</w:t>
      </w:r>
      <w:r w:rsidR="00C95FBA" w:rsidRPr="004D5F9E">
        <w:rPr>
          <w:rFonts w:ascii="Times New Roman" w:hAnsi="Times New Roman" w:cs="Times New Roman"/>
          <w:sz w:val="24"/>
        </w:rPr>
        <w:t>, Iran)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Joanne Katz (Johns Hopkins Bloomberg School of Public Health, USA)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w:t>
      </w:r>
      <w:r w:rsidR="00AE564D">
        <w:rPr>
          <w:rFonts w:ascii="Times New Roman" w:hAnsi="Times New Roman" w:cs="Times New Roman"/>
          <w:sz w:val="24"/>
        </w:rPr>
        <w:t>Jussi Kauhanen (</w:t>
      </w:r>
      <w:r w:rsidR="00AE564D" w:rsidRPr="004D5F9E">
        <w:rPr>
          <w:rFonts w:ascii="Times New Roman" w:hAnsi="Times New Roman" w:cs="Times New Roman"/>
          <w:sz w:val="24"/>
        </w:rPr>
        <w:t>University of Eastern Finland, Finland</w:t>
      </w:r>
      <w:r w:rsidR="00AE564D">
        <w:rPr>
          <w:rFonts w:ascii="Times New Roman" w:hAnsi="Times New Roman" w:cs="Times New Roman"/>
          <w:sz w:val="24"/>
        </w:rPr>
        <w:t xml:space="preserve">)*; </w:t>
      </w:r>
      <w:r w:rsidR="00C95FBA" w:rsidRPr="004D5F9E">
        <w:rPr>
          <w:rFonts w:ascii="Times New Roman" w:hAnsi="Times New Roman" w:cs="Times New Roman"/>
          <w:sz w:val="24"/>
        </w:rPr>
        <w:t>Prabhdeep Kaur (National Institute of Epidemiology, India)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Maryam Kavousi (Erasmus Medical Center Rotterdam, The Netherlands)</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w:t>
      </w:r>
      <w:r w:rsidR="008701B0">
        <w:rPr>
          <w:rFonts w:ascii="Times New Roman" w:hAnsi="Times New Roman" w:cs="Times New Roman"/>
          <w:sz w:val="24"/>
        </w:rPr>
        <w:t>Gyulli Kazakbaeva (</w:t>
      </w:r>
      <w:r w:rsidR="008701B0" w:rsidRPr="008701B0">
        <w:rPr>
          <w:rFonts w:ascii="Times New Roman" w:hAnsi="Times New Roman" w:cs="Times New Roman"/>
          <w:sz w:val="24"/>
        </w:rPr>
        <w:t>Ufa Eye Research Institute, Russia</w:t>
      </w:r>
      <w:r w:rsidR="008701B0">
        <w:rPr>
          <w:rFonts w:ascii="Times New Roman" w:hAnsi="Times New Roman" w:cs="Times New Roman"/>
          <w:sz w:val="24"/>
        </w:rPr>
        <w:t xml:space="preserve">)*; </w:t>
      </w:r>
      <w:r w:rsidR="00C95FBA" w:rsidRPr="004D5F9E">
        <w:rPr>
          <w:rFonts w:ascii="Times New Roman" w:hAnsi="Times New Roman" w:cs="Times New Roman"/>
          <w:sz w:val="24"/>
        </w:rPr>
        <w:t>Ulrich Keil (University of Münster, Germany)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Lital Keinan Boker (Israel Center for Disease Control, Israel)</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Sirkka Keinänen-Kiukaanniemi (Oulu University Hospital, Finland)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Roya Kelishadi (Research Institute for Primordial Prevention of </w:t>
      </w:r>
      <w:r w:rsidR="0016480C" w:rsidRPr="004D5F9E">
        <w:rPr>
          <w:rFonts w:ascii="Times New Roman" w:hAnsi="Times New Roman" w:cs="Times New Roman"/>
          <w:sz w:val="24"/>
        </w:rPr>
        <w:t>Non</w:t>
      </w:r>
      <w:r w:rsidR="0016480C">
        <w:rPr>
          <w:rFonts w:ascii="Times New Roman" w:hAnsi="Times New Roman" w:cs="Times New Roman"/>
          <w:sz w:val="24"/>
        </w:rPr>
        <w:t>-</w:t>
      </w:r>
      <w:r w:rsidR="00C95FBA" w:rsidRPr="004D5F9E">
        <w:rPr>
          <w:rFonts w:ascii="Times New Roman" w:hAnsi="Times New Roman" w:cs="Times New Roman"/>
          <w:sz w:val="24"/>
        </w:rPr>
        <w:t>Communicable Disease, Iran)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Han CG Kemper (VU University Medical Center, The Netherlands)</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Andre P</w:t>
      </w:r>
      <w:r w:rsidR="0016480C">
        <w:rPr>
          <w:rFonts w:ascii="Times New Roman" w:hAnsi="Times New Roman" w:cs="Times New Roman"/>
          <w:sz w:val="24"/>
        </w:rPr>
        <w:t>ascal</w:t>
      </w:r>
      <w:r w:rsidR="00C95FBA" w:rsidRPr="004D5F9E">
        <w:rPr>
          <w:rFonts w:ascii="Times New Roman" w:hAnsi="Times New Roman" w:cs="Times New Roman"/>
          <w:sz w:val="24"/>
        </w:rPr>
        <w:t xml:space="preserve"> Kengne (South African Medical Research Council, South Africa)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Mathilde Kersting (Research Institute of Child Nutrition, Germany)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Timothy Key </w:t>
      </w:r>
      <w:r w:rsidR="00C95FBA" w:rsidRPr="004D5F9E">
        <w:rPr>
          <w:rFonts w:ascii="Times New Roman" w:hAnsi="Times New Roman" w:cs="Times New Roman"/>
          <w:sz w:val="24"/>
        </w:rPr>
        <w:lastRenderedPageBreak/>
        <w:t>(University of Oxford, UK)</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Yousef Saleh Khader (Jordan University of Science and Technology, Jordan)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Davood Khalili (Shahid Beheshti University of Medical Sciences, Iran)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Young-Ho Khang (Seoul National University, South Korea)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Kay-Tee </w:t>
      </w:r>
      <w:del w:id="18" w:author="Zhou, Bin" w:date="2016-10-15T14:12:00Z">
        <w:r w:rsidR="00C95FBA" w:rsidRPr="004D5F9E" w:rsidDel="0076763E">
          <w:rPr>
            <w:rFonts w:ascii="Times New Roman" w:hAnsi="Times New Roman" w:cs="Times New Roman"/>
            <w:sz w:val="24"/>
          </w:rPr>
          <w:delText xml:space="preserve">H </w:delText>
        </w:r>
      </w:del>
      <w:r w:rsidR="00C95FBA" w:rsidRPr="004D5F9E">
        <w:rPr>
          <w:rFonts w:ascii="Times New Roman" w:hAnsi="Times New Roman" w:cs="Times New Roman"/>
          <w:sz w:val="24"/>
        </w:rPr>
        <w:t>Khaw (University of Cambridge, UK)</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Stefan Kiechl (Medical University </w:t>
      </w:r>
      <w:r w:rsidR="008759E2">
        <w:rPr>
          <w:rFonts w:ascii="Times New Roman" w:hAnsi="Times New Roman" w:cs="Times New Roman"/>
          <w:sz w:val="24"/>
        </w:rPr>
        <w:t xml:space="preserve">of </w:t>
      </w:r>
      <w:r w:rsidR="00C95FBA" w:rsidRPr="004D5F9E">
        <w:rPr>
          <w:rFonts w:ascii="Times New Roman" w:hAnsi="Times New Roman" w:cs="Times New Roman"/>
          <w:sz w:val="24"/>
        </w:rPr>
        <w:t>Innsbruck, Austria)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Japhet Killewo (Muhimbili University of Health and Allied Sciences, Tanzania)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Jeongseon Kim (National Cancer Center, South Korea)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Jurate Klumbiene (Lithuanian University of Health Sciences, Lithuania)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Elin Kolle (Norwegian School of Sport Sciences, Norway)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Patrick Kolsteren (Institute of Tropical Medicine, Belgium)</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Paul Korrovits (Tartu University Clinics, Estonia)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Seppo Koskinen (National Institute for Health and Welfare, Finland)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Katsuyasu Kouda (Kin</w:t>
      </w:r>
      <w:r w:rsidR="00D9206F" w:rsidRPr="004D5F9E">
        <w:rPr>
          <w:rFonts w:ascii="Times New Roman" w:hAnsi="Times New Roman" w:cs="Times New Roman"/>
          <w:sz w:val="24"/>
        </w:rPr>
        <w:t>dai</w:t>
      </w:r>
      <w:r w:rsidR="00C95FBA" w:rsidRPr="004D5F9E">
        <w:rPr>
          <w:rFonts w:ascii="Times New Roman" w:hAnsi="Times New Roman" w:cs="Times New Roman"/>
          <w:sz w:val="24"/>
        </w:rPr>
        <w:t xml:space="preserve"> University Faculty of Medicine, Japan)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Slawomir Koziel (Polish Academy of Sciences Anthropology Unit in Wroclaw, Poland)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w:t>
      </w:r>
      <w:r w:rsidR="00AA40B4">
        <w:rPr>
          <w:rFonts w:ascii="Times New Roman" w:hAnsi="Times New Roman" w:cs="Times New Roman"/>
          <w:sz w:val="24"/>
        </w:rPr>
        <w:t>Peter Lund Kristensen (</w:t>
      </w:r>
      <w:r w:rsidR="00AA40B4" w:rsidRPr="004D5F9E">
        <w:rPr>
          <w:rFonts w:ascii="Times New Roman" w:hAnsi="Times New Roman" w:cs="Times New Roman"/>
          <w:sz w:val="24"/>
        </w:rPr>
        <w:t>University of Southern Denmark, Denmark</w:t>
      </w:r>
      <w:r w:rsidR="00AA40B4">
        <w:rPr>
          <w:rFonts w:ascii="Times New Roman" w:hAnsi="Times New Roman" w:cs="Times New Roman"/>
          <w:sz w:val="24"/>
        </w:rPr>
        <w:t xml:space="preserve">)*; </w:t>
      </w:r>
      <w:r w:rsidR="00C95FBA" w:rsidRPr="004D5F9E">
        <w:rPr>
          <w:rFonts w:ascii="Times New Roman" w:hAnsi="Times New Roman" w:cs="Times New Roman"/>
          <w:sz w:val="24"/>
        </w:rPr>
        <w:t xml:space="preserve">Steinar Krokstad (Norwegian </w:t>
      </w:r>
      <w:r w:rsidR="00AF59B2" w:rsidRPr="004D5F9E">
        <w:rPr>
          <w:rFonts w:ascii="Times New Roman" w:hAnsi="Times New Roman" w:cs="Times New Roman"/>
          <w:sz w:val="24"/>
        </w:rPr>
        <w:t>U</w:t>
      </w:r>
      <w:r w:rsidR="00C95FBA" w:rsidRPr="004D5F9E">
        <w:rPr>
          <w:rFonts w:ascii="Times New Roman" w:hAnsi="Times New Roman" w:cs="Times New Roman"/>
          <w:sz w:val="24"/>
        </w:rPr>
        <w:t xml:space="preserve">niversity of </w:t>
      </w:r>
      <w:r w:rsidR="00AF59B2" w:rsidRPr="004D5F9E">
        <w:rPr>
          <w:rFonts w:ascii="Times New Roman" w:hAnsi="Times New Roman" w:cs="Times New Roman"/>
          <w:sz w:val="24"/>
        </w:rPr>
        <w:t>S</w:t>
      </w:r>
      <w:r w:rsidR="00C95FBA" w:rsidRPr="004D5F9E">
        <w:rPr>
          <w:rFonts w:ascii="Times New Roman" w:hAnsi="Times New Roman" w:cs="Times New Roman"/>
          <w:sz w:val="24"/>
        </w:rPr>
        <w:t xml:space="preserve">cience and </w:t>
      </w:r>
      <w:r w:rsidR="00AF59B2" w:rsidRPr="004D5F9E">
        <w:rPr>
          <w:rFonts w:ascii="Times New Roman" w:hAnsi="Times New Roman" w:cs="Times New Roman"/>
          <w:sz w:val="24"/>
        </w:rPr>
        <w:t>T</w:t>
      </w:r>
      <w:r w:rsidR="00C95FBA" w:rsidRPr="004D5F9E">
        <w:rPr>
          <w:rFonts w:ascii="Times New Roman" w:hAnsi="Times New Roman" w:cs="Times New Roman"/>
          <w:sz w:val="24"/>
        </w:rPr>
        <w:t>echnology, Norway)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Daan Kromhout (</w:t>
      </w:r>
      <w:r w:rsidR="00AA40B4">
        <w:rPr>
          <w:rFonts w:ascii="Times New Roman" w:hAnsi="Times New Roman" w:cs="Times New Roman"/>
          <w:sz w:val="24"/>
        </w:rPr>
        <w:t>University of Groningen</w:t>
      </w:r>
      <w:r w:rsidR="00C95FBA" w:rsidRPr="004D5F9E">
        <w:rPr>
          <w:rFonts w:ascii="Times New Roman" w:hAnsi="Times New Roman" w:cs="Times New Roman"/>
          <w:sz w:val="24"/>
        </w:rPr>
        <w:t>, The Netherlands)</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Herculina S Kruger (North-West University, South Africa)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Ruzena Kubinova (National Institute of Public Health, Czech Republic)</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Renata Kuciene (Lithuanian University of Health Sciences, Lithuania)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w:t>
      </w:r>
      <w:r w:rsidR="00421023">
        <w:rPr>
          <w:rFonts w:ascii="Times New Roman" w:hAnsi="Times New Roman" w:cs="Times New Roman"/>
          <w:sz w:val="24"/>
        </w:rPr>
        <w:t>Diana Kuh (</w:t>
      </w:r>
      <w:r w:rsidR="00421023" w:rsidRPr="004D5F9E">
        <w:rPr>
          <w:rFonts w:ascii="Times New Roman" w:hAnsi="Times New Roman" w:cs="Times New Roman"/>
          <w:sz w:val="24"/>
        </w:rPr>
        <w:t>University College London, UK</w:t>
      </w:r>
      <w:r w:rsidR="00421023">
        <w:rPr>
          <w:rFonts w:ascii="Times New Roman" w:hAnsi="Times New Roman" w:cs="Times New Roman"/>
          <w:sz w:val="24"/>
        </w:rPr>
        <w:t xml:space="preserve">)*; </w:t>
      </w:r>
      <w:r w:rsidR="00C95FBA" w:rsidRPr="004D5F9E">
        <w:rPr>
          <w:rFonts w:ascii="Times New Roman" w:hAnsi="Times New Roman" w:cs="Times New Roman"/>
          <w:sz w:val="24"/>
        </w:rPr>
        <w:t>Urho M Kujala (University of Jyväskylä, Finland)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Krzysztof Kula (Medical University of </w:t>
      </w:r>
      <w:r w:rsidR="00AF59B2" w:rsidRPr="004D5F9E">
        <w:rPr>
          <w:rFonts w:ascii="Times New Roman" w:hAnsi="Times New Roman" w:cs="Times New Roman"/>
          <w:sz w:val="24"/>
        </w:rPr>
        <w:t>Łodz</w:t>
      </w:r>
      <w:r w:rsidR="00C95FBA" w:rsidRPr="004D5F9E">
        <w:rPr>
          <w:rFonts w:ascii="Times New Roman" w:hAnsi="Times New Roman" w:cs="Times New Roman"/>
          <w:sz w:val="24"/>
        </w:rPr>
        <w:t>, Poland)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Zbigniew Kulaga (The Children's Memorial Health Institute, Poland)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R Krishna Kumar (Amrita Institute of Medical Sciences, India)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Pawel Kurjata (The Cardinal Wyszynski Institute of Cardiology, Poland)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Yadlapalli S Kusuma (All India Institute of Medical Sciences, India)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Kari Kuulasmaa (National Institute for Health and Welfare, Finland)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Catherine Kyobutungi (African Population and Health Research Center, Kenya)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Tiina Laatikainen (National Institute for Health and Welfare, Finland)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Carl Lachat (Ghent University, Belgium)</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Tai Hing Lam (University of Hong Kong, China)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Orlando Landrove (Ministerio de Salud Pública, Cuba)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Vera Lanska (Institute for Clinical </w:t>
      </w:r>
      <w:r w:rsidR="00C95FBA" w:rsidRPr="004D5F9E">
        <w:rPr>
          <w:rFonts w:ascii="Times New Roman" w:hAnsi="Times New Roman" w:cs="Times New Roman"/>
          <w:sz w:val="24"/>
        </w:rPr>
        <w:lastRenderedPageBreak/>
        <w:t>and Experimental Medicine, Czech Republic)</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Georg Lappas (Sahlgrenska Academy, Sweden)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Bagher Larijani (Endocrinology and Metabolism Research Center, Iran)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Lars E Laugsand (Norwegian University of Science and Technology, Norway)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Avula Laxmaiah (</w:t>
      </w:r>
      <w:r w:rsidR="00C226E8" w:rsidRPr="004D5F9E">
        <w:rPr>
          <w:rFonts w:ascii="Times New Roman" w:hAnsi="Times New Roman" w:cs="Times New Roman"/>
          <w:sz w:val="24"/>
        </w:rPr>
        <w:t>National Institute of Nutrition</w:t>
      </w:r>
      <w:r w:rsidR="00C95FBA" w:rsidRPr="004D5F9E">
        <w:rPr>
          <w:rFonts w:ascii="Times New Roman" w:hAnsi="Times New Roman" w:cs="Times New Roman"/>
          <w:sz w:val="24"/>
        </w:rPr>
        <w:t>, India)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Khanh Le Nguyen Bao (National Institute of Nutrition, Vietnam)</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Tuyen D Le (National Institute of Nutrition, Vietnam)</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Catherine Leclercq (Food and Agriculture Organization, Italy)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Jeannette Lee (National University of Singapore, Singapore)</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Jeonghee Lee (National Cancer Center, South Korea)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Terho Lehtimäki (Tampere University Hospital, Finland)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Rampal Lekhraj (Universiti Putra Malaysia, Malaysia)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Luz M León-Muñoz (Universidad Autónoma de Madrid, Spain)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w:t>
      </w:r>
      <w:r w:rsidR="00D15314">
        <w:rPr>
          <w:rFonts w:ascii="Times New Roman" w:hAnsi="Times New Roman" w:cs="Times New Roman"/>
          <w:sz w:val="24"/>
        </w:rPr>
        <w:t xml:space="preserve">Naomi S Levitt (University of Cape Town, South Africa)*; </w:t>
      </w:r>
      <w:r w:rsidR="00C95FBA" w:rsidRPr="004D5F9E">
        <w:rPr>
          <w:rFonts w:ascii="Times New Roman" w:hAnsi="Times New Roman" w:cs="Times New Roman"/>
          <w:sz w:val="24"/>
        </w:rPr>
        <w:t>Yanping Li (Harvard TH Chan School of Public Health, USA)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Christa L Lilly (West Virginia University, USA)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Wei-Yen Lim (National University of Singapore, Singapore)</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 Fernanda Lima-Costa (Oswaldo Cruz Foundation Rene Rachou Research Institute, Brazil)</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Hsien-Ho Lin (National Taiwan University, Taiwan)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Xu Lin (University of Chinese Academy of Sciences, China)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Allan Linneberg (Research Centre for Prevention and Health, Denmark)</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Lauren Lissner (University of Gothenburg, Sweden)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Mieczyslaw Litwin (The Children's Memorial Health Institute, Poland)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Jing Liu (Capital Medical University</w:t>
      </w:r>
      <w:r w:rsidR="008F59FA" w:rsidRPr="004D5F9E">
        <w:rPr>
          <w:rFonts w:ascii="Times New Roman" w:hAnsi="Times New Roman" w:cs="Times New Roman"/>
          <w:sz w:val="24"/>
        </w:rPr>
        <w:t xml:space="preserve"> Beijing An Zhen Hospital</w:t>
      </w:r>
      <w:r w:rsidR="00C95FBA" w:rsidRPr="004D5F9E">
        <w:rPr>
          <w:rFonts w:ascii="Times New Roman" w:hAnsi="Times New Roman" w:cs="Times New Roman"/>
          <w:sz w:val="24"/>
        </w:rPr>
        <w:t>, China)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Roberto Lorbeer (University Medicine Greifswald, Germany)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Paulo A Lotufo (University of São Paulo, Brazil)</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José Eugenio Lozano (Consejería de Sanidad Junta de Castilla y León, Spain)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Dalia Luksiene (Lithuanian University of Health Sciences, Lithuania)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Annamari Lundqvist (National Institute for Health and Welfare, Finland)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Nuno Lunet (Universidade do Porto, Portugal)</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Per Lytsy (University of Uppsala, Sweden)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Guansheng Ma (Peking University, China)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Jun Ma (Peking University, China)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George LL Machado-Coelho (Universidade Federal de Ouro Preto, Brazil)</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Suka Machi (The Jikei University School of Medicine, Japan)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Stefania Maggi (National Research Council, Italy)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Dianna J Magliano </w:t>
      </w:r>
      <w:r w:rsidR="00C95FBA" w:rsidRPr="004D5F9E">
        <w:rPr>
          <w:rFonts w:ascii="Times New Roman" w:hAnsi="Times New Roman" w:cs="Times New Roman"/>
          <w:sz w:val="24"/>
        </w:rPr>
        <w:lastRenderedPageBreak/>
        <w:t>(</w:t>
      </w:r>
      <w:r w:rsidR="00F44E2B" w:rsidRPr="004D5F9E">
        <w:rPr>
          <w:rFonts w:ascii="Times New Roman" w:hAnsi="Times New Roman" w:cs="Times New Roman"/>
          <w:sz w:val="24"/>
        </w:rPr>
        <w:t>Baker IDI Heart and Diabetes Institute</w:t>
      </w:r>
      <w:r w:rsidR="00C95FBA" w:rsidRPr="004D5F9E">
        <w:rPr>
          <w:rFonts w:ascii="Times New Roman" w:hAnsi="Times New Roman" w:cs="Times New Roman"/>
          <w:sz w:val="24"/>
        </w:rPr>
        <w:t>, Australia)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w:t>
      </w:r>
      <w:r>
        <w:rPr>
          <w:rFonts w:ascii="Times New Roman" w:hAnsi="Times New Roman" w:cs="Times New Roman"/>
          <w:sz w:val="24"/>
        </w:rPr>
        <w:t xml:space="preserve">Marjeta Majer (University of Zagreb, Croatia)*; </w:t>
      </w:r>
      <w:r w:rsidR="00C95FBA" w:rsidRPr="004D5F9E">
        <w:rPr>
          <w:rFonts w:ascii="Times New Roman" w:hAnsi="Times New Roman" w:cs="Times New Roman"/>
          <w:sz w:val="24"/>
        </w:rPr>
        <w:t>Marcia Makdisse (Hospital Israelita Albert Einstein, Brazil)</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Reza Malekzadeh (Tehran University of Medical Sciences, Iran)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Rahul Malhotra (Duke-NUS Medical School, Singapore)</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Kodavanti Mallikharjuna Rao (</w:t>
      </w:r>
      <w:r w:rsidR="00C226E8" w:rsidRPr="004D5F9E">
        <w:rPr>
          <w:rFonts w:ascii="Times New Roman" w:hAnsi="Times New Roman" w:cs="Times New Roman"/>
          <w:sz w:val="24"/>
        </w:rPr>
        <w:t>National Institute of Nutrition</w:t>
      </w:r>
      <w:r w:rsidR="00C95FBA" w:rsidRPr="004D5F9E">
        <w:rPr>
          <w:rFonts w:ascii="Times New Roman" w:hAnsi="Times New Roman" w:cs="Times New Roman"/>
          <w:sz w:val="24"/>
        </w:rPr>
        <w:t>, India)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Sofia Malyutina (Institute of Internal and Preventive Medicine, Russia)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Yannis Manios (Harokopio University, Greece)</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Jim I Mann (University of Otago, New Zealand)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Enzo Manzato (University of Padova, Italy)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Paula Margozzini (Pontificia Universidad Católica de Chile, Chile)</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Pedro Marques-Vidal (Lausanne University Hospital, Switzerland)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Jaume Marrugat (Institut Hospital del Mar d'Investigacions Mèdiques, Spain)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Reynaldo Martorell (Emory University, USA)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Ellisiv B Mathiesen (UiT The Arctic University of Norway, Norway)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Alicia Matijasevich (University of São Paulo, Brazil)</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Tandi E Matsha (Cape Peninsula University of Technology, South Africa)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Jean Claude N Mbanya (University of Yaoundé 1, Cameroon)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Anselmo J Mc Donald Posso (Gorgas Memorial Institute of Health Studies, Panama)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Shelly R McFarlane (The University of the West Indies, Jamaica)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Stephen T McGarvey (Brown University, USA)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Stela McLachlan (University of Edinburgh, UK)</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Rachael M McLean (University of Otago, New Zealand)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Breige A McNulty (University College Dublin, Ireland)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w:t>
      </w:r>
      <w:r w:rsidR="004C0D2E" w:rsidRPr="004D5F9E">
        <w:rPr>
          <w:rFonts w:ascii="Times New Roman" w:hAnsi="Times New Roman" w:cs="Times New Roman"/>
          <w:sz w:val="24"/>
        </w:rPr>
        <w:t xml:space="preserve">Amir Sharifuddin Md Khir (Penang Medical College, Malaysia)*; </w:t>
      </w:r>
      <w:r w:rsidR="00C95FBA" w:rsidRPr="004D5F9E">
        <w:rPr>
          <w:rFonts w:ascii="Times New Roman" w:hAnsi="Times New Roman" w:cs="Times New Roman"/>
          <w:sz w:val="24"/>
        </w:rPr>
        <w:t>Sounnia Mediene-Benchekor (University of Oran 1, Algeria)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Jurate Medzioniene (Lithuanian University of Health Sciences, Lithuania)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Aline Meirhaeghe (Institut National de la Santé et de la Recherche Médicale, France)</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Christa Meisinger (Helmholtz Zentrum München, Germany)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Ana Maria B Menezes (Federal University of Pelotas, Brazil)</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w:t>
      </w:r>
      <w:r w:rsidR="00B00E67">
        <w:rPr>
          <w:rFonts w:ascii="Times New Roman" w:hAnsi="Times New Roman" w:cs="Times New Roman"/>
          <w:sz w:val="24"/>
        </w:rPr>
        <w:t>Geetha R Menon (</w:t>
      </w:r>
      <w:r w:rsidR="00B00E67" w:rsidRPr="004D5F9E">
        <w:rPr>
          <w:rFonts w:ascii="Times New Roman" w:hAnsi="Times New Roman" w:cs="Times New Roman"/>
          <w:sz w:val="24"/>
        </w:rPr>
        <w:t>Indian Council of Medical Research</w:t>
      </w:r>
      <w:r w:rsidR="00B00E67">
        <w:rPr>
          <w:rFonts w:ascii="Times New Roman" w:hAnsi="Times New Roman" w:cs="Times New Roman"/>
          <w:sz w:val="24"/>
        </w:rPr>
        <w:t xml:space="preserve">, India)*; </w:t>
      </w:r>
      <w:r w:rsidR="00C95FBA" w:rsidRPr="004D5F9E">
        <w:rPr>
          <w:rFonts w:ascii="Times New Roman" w:hAnsi="Times New Roman" w:cs="Times New Roman"/>
          <w:sz w:val="24"/>
        </w:rPr>
        <w:t>Indrapal I Meshram (</w:t>
      </w:r>
      <w:r w:rsidR="00C226E8" w:rsidRPr="004D5F9E">
        <w:rPr>
          <w:rFonts w:ascii="Times New Roman" w:hAnsi="Times New Roman" w:cs="Times New Roman"/>
          <w:sz w:val="24"/>
        </w:rPr>
        <w:t>National Institute of Nutrition</w:t>
      </w:r>
      <w:r w:rsidR="00C95FBA" w:rsidRPr="004D5F9E">
        <w:rPr>
          <w:rFonts w:ascii="Times New Roman" w:hAnsi="Times New Roman" w:cs="Times New Roman"/>
          <w:sz w:val="24"/>
        </w:rPr>
        <w:t>, India)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Andres Metspalu (University of Tartu, Estonia)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Jie Mi (Capital Institute of Pediatrics, China)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Kairit Mikkel (University of Tartu, Estonia)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Jody C Miller (University of Otago, New Zealand)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Juan </w:t>
      </w:r>
      <w:r w:rsidR="00C95FBA" w:rsidRPr="004D5F9E">
        <w:rPr>
          <w:rFonts w:ascii="Times New Roman" w:hAnsi="Times New Roman" w:cs="Times New Roman"/>
          <w:sz w:val="24"/>
        </w:rPr>
        <w:lastRenderedPageBreak/>
        <w:t>Francisco Miquel (Pontificia Universidad Católica de Chile, Chile)</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 Jaime Miranda (Universidad Peruana Cayetano Heredia, Peru)</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Marjeta Mišigoj-Durakovic (University of Zagreb, Croatia)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Mostafa K Mohamed (Ain Shams University, Egypt)</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Kazem Mohammad (Tehran University of Medical Sciences, Iran)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Noushin Mohammadifard (Isfahan Cardiovascular Research Center, Iran)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Viswanathan Mohan (Madras Diabetes Research Foundation, India)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Muhammad Fadhli Mohd Yusoff (Ministry of Health Malaysia, Malaysia)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Niels C Møller (University of Southern Denmark, Denmark)</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Dénes Molnár (University of Pécs, Hungary)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Amirabbas Momenan (Shahid Beheshti University of Medical Sciences, Iran)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Charles K Mondo (Mulago Hospital, Uganda)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Kotsedi Daniel K Monyeki (University of Limpopo, South Africa)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Leila B Moreira (Universidade Federal do Rio Grande do Sul, Brazil)</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Alain Morejon (University Medical Science, Cuba)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Luis A Moreno (Universidad de Zaragoza, Spain)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Karen Morgan (RCSI Dublin, Ireland)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George Moschonis (Harokopio University, Greece)</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Malgorzata Mossakowska (International Institute of Molecular and Cell Biology, Poland)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Aya Mostafa (Ain Shams University, Egypt)</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Jorge Mota (University of Porto, Portugal)</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Mohammad Esmaeel Motlagh (Ahvaz Jundishapur University of Medical Sciences, Iran)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Jorge Motta (Gorgas Memorial Institute of Public Health, Panama)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Maria L Muiesan (University of Brescia, Italy)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Martina Müller-Nurasyid (Helmholtz Zentrum München, Germany)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Neil Murphy (Imperial College London, UK)</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Jaakko Mursu (University of Eastern Finland, Finland)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Vera Musil (University of Zagreb, Croatia)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Gabriele Nagel (Ulm University, Germany)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Balkish M Naidu (Institute of Public Health, Malaysia)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Harunobu Nakamura (Kobe University, Japan)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Jana Námešná (Regional Authority of Public Health, Banska Bystrica, Slovakia)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Ei Ei K Nang (National University of Singapore, Singapore)</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Vinay B Nangia (Suraj Eye Institute, I</w:t>
      </w:r>
      <w:r w:rsidR="00AF59B2" w:rsidRPr="004D5F9E">
        <w:rPr>
          <w:rFonts w:ascii="Times New Roman" w:hAnsi="Times New Roman" w:cs="Times New Roman"/>
          <w:sz w:val="24"/>
        </w:rPr>
        <w:t>ndia)</w:t>
      </w:r>
      <w:r w:rsidR="009F6DEA" w:rsidRPr="004D5F9E">
        <w:rPr>
          <w:rFonts w:ascii="Times New Roman" w:hAnsi="Times New Roman" w:cs="Times New Roman"/>
          <w:sz w:val="24"/>
        </w:rPr>
        <w:t>*;</w:t>
      </w:r>
      <w:r w:rsidR="00AF59B2" w:rsidRPr="004D5F9E">
        <w:rPr>
          <w:rFonts w:ascii="Times New Roman" w:hAnsi="Times New Roman" w:cs="Times New Roman"/>
          <w:sz w:val="24"/>
        </w:rPr>
        <w:t xml:space="preserve"> Sameer Narake (Healis-</w:t>
      </w:r>
      <w:r w:rsidR="00C95FBA" w:rsidRPr="004D5F9E">
        <w:rPr>
          <w:rFonts w:ascii="Times New Roman" w:hAnsi="Times New Roman" w:cs="Times New Roman"/>
          <w:sz w:val="24"/>
        </w:rPr>
        <w:t>Sekhsaria Institute for Public Health, India)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Eva Maria Navarrete-Muñoz (CIBER en Epidemiología y Salud Pública, Spain)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Ndeye Coumba </w:t>
      </w:r>
      <w:r w:rsidR="00C95FBA" w:rsidRPr="004D5F9E">
        <w:rPr>
          <w:rFonts w:ascii="Times New Roman" w:hAnsi="Times New Roman" w:cs="Times New Roman"/>
          <w:sz w:val="24"/>
        </w:rPr>
        <w:lastRenderedPageBreak/>
        <w:t>Ndiaye (INSERM, France)</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William A Neal (West Virginia University, USA)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Ilona Nenko (Jagiellonian University Medical College, Poland)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Flavio Nervi (Pontificia Universidad Católica de Chile, Chile)</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Hannelore K Neuhauser (Robert Koch Institute, Germany)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Nguyen D Nguyen (The University of Pharmacy and Medicine of Ho Chi Minh City, Vietnam)</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Quang Ngoc Nguyen (Hanoi Medical University, Vietnam)</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Ramfis E Nieto-Martínez (Universidad Centro-Occidental Lisandro Alvarado, Venezuela)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Teemu J Niiranen (National Institute for Health and Welfare, Finland)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Guang Ning (Shanghai Jiao-Tong University School of Medicine, China)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Toshiharu Ninomiya (Kyushu University, Japan)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Sania Nishtar (Heartfile, Pakistan)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Marianna Noale (National Research Council, Italy)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Oscar A Noboa (Universidad de la República, Uruguay)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Ahmad Ali Noorbala (Tehran University of Medical Sciences, Iran)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Teresa Norat (Imperial College London, UK)</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Davide Noto (University of Palermo, Italy)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Mohannad Al Nsour (Eastern Mediterranean Public Health Network, Jordan)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Dermot O'Reilly (The Queen's University of Belfast, UK)</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Kyungwon Oh (</w:t>
      </w:r>
      <w:r w:rsidR="00AF59B2" w:rsidRPr="004D5F9E">
        <w:rPr>
          <w:rFonts w:ascii="Times New Roman" w:hAnsi="Times New Roman" w:cs="Times New Roman"/>
          <w:sz w:val="24"/>
        </w:rPr>
        <w:t>K</w:t>
      </w:r>
      <w:r w:rsidR="00C95FBA" w:rsidRPr="004D5F9E">
        <w:rPr>
          <w:rFonts w:ascii="Times New Roman" w:hAnsi="Times New Roman" w:cs="Times New Roman"/>
          <w:sz w:val="24"/>
        </w:rPr>
        <w:t xml:space="preserve">orea </w:t>
      </w:r>
      <w:r w:rsidR="00AF59B2" w:rsidRPr="004D5F9E">
        <w:rPr>
          <w:rFonts w:ascii="Times New Roman" w:hAnsi="Times New Roman" w:cs="Times New Roman"/>
          <w:sz w:val="24"/>
        </w:rPr>
        <w:t>C</w:t>
      </w:r>
      <w:r w:rsidR="00C95FBA" w:rsidRPr="004D5F9E">
        <w:rPr>
          <w:rFonts w:ascii="Times New Roman" w:hAnsi="Times New Roman" w:cs="Times New Roman"/>
          <w:sz w:val="24"/>
        </w:rPr>
        <w:t>enters for Disease Control and Prevention, South Korea)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Maria Teresa A Olinto (Universidade do Vale do Rio dos Sinos, Brazil)</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Isabel O Oliveira (Federal University of Pelotas, Brazil)</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Mohd A</w:t>
      </w:r>
      <w:r w:rsidR="00EE2467" w:rsidRPr="004D5F9E">
        <w:rPr>
          <w:rFonts w:ascii="Times New Roman" w:hAnsi="Times New Roman" w:cs="Times New Roman"/>
          <w:sz w:val="24"/>
        </w:rPr>
        <w:t>zahadi</w:t>
      </w:r>
      <w:r w:rsidR="00C95FBA" w:rsidRPr="004D5F9E">
        <w:rPr>
          <w:rFonts w:ascii="Times New Roman" w:hAnsi="Times New Roman" w:cs="Times New Roman"/>
          <w:sz w:val="24"/>
        </w:rPr>
        <w:t xml:space="preserve"> Omar (Ministry of Health Malaysia, Malaysia)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Altan Onat (Istanbul University, Turkey)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Pedro Ordunez (Pan American Health Organization, USA)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Clive Osmond (</w:t>
      </w:r>
      <w:r w:rsidR="00F55353" w:rsidRPr="004D5F9E">
        <w:rPr>
          <w:rFonts w:ascii="Times New Roman" w:hAnsi="Times New Roman" w:cs="Times New Roman"/>
          <w:sz w:val="24"/>
        </w:rPr>
        <w:t>University of Southampton</w:t>
      </w:r>
      <w:r w:rsidR="00C95FBA" w:rsidRPr="004D5F9E">
        <w:rPr>
          <w:rFonts w:ascii="Times New Roman" w:hAnsi="Times New Roman" w:cs="Times New Roman"/>
          <w:sz w:val="24"/>
        </w:rPr>
        <w:t>, UK)</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Sergej M Ostojic (University of Novi Sad, Serbia)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Johanna A Otero (Fundación Oftalmológica de Santander, Colombia)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Kim Overvad (Aarhus University, Denmark)</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Ellis Owusu-Dabo (Kwame Nkrumah University of Science and Technology, Ghana)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Fred Michel Paccaud (Institute for </w:t>
      </w:r>
      <w:r w:rsidR="00AF59B2" w:rsidRPr="004D5F9E">
        <w:rPr>
          <w:rFonts w:ascii="Times New Roman" w:hAnsi="Times New Roman" w:cs="Times New Roman"/>
          <w:sz w:val="24"/>
        </w:rPr>
        <w:t>S</w:t>
      </w:r>
      <w:r w:rsidR="00C95FBA" w:rsidRPr="004D5F9E">
        <w:rPr>
          <w:rFonts w:ascii="Times New Roman" w:hAnsi="Times New Roman" w:cs="Times New Roman"/>
          <w:sz w:val="24"/>
        </w:rPr>
        <w:t xml:space="preserve">ocial and </w:t>
      </w:r>
      <w:r w:rsidR="00AF59B2" w:rsidRPr="004D5F9E">
        <w:rPr>
          <w:rFonts w:ascii="Times New Roman" w:hAnsi="Times New Roman" w:cs="Times New Roman"/>
          <w:sz w:val="24"/>
        </w:rPr>
        <w:t>P</w:t>
      </w:r>
      <w:r w:rsidR="00C95FBA" w:rsidRPr="004D5F9E">
        <w:rPr>
          <w:rFonts w:ascii="Times New Roman" w:hAnsi="Times New Roman" w:cs="Times New Roman"/>
          <w:sz w:val="24"/>
        </w:rPr>
        <w:t xml:space="preserve">reventive </w:t>
      </w:r>
      <w:r w:rsidR="00AF59B2" w:rsidRPr="004D5F9E">
        <w:rPr>
          <w:rFonts w:ascii="Times New Roman" w:hAnsi="Times New Roman" w:cs="Times New Roman"/>
          <w:sz w:val="24"/>
        </w:rPr>
        <w:t>M</w:t>
      </w:r>
      <w:r w:rsidR="00C95FBA" w:rsidRPr="004D5F9E">
        <w:rPr>
          <w:rFonts w:ascii="Times New Roman" w:hAnsi="Times New Roman" w:cs="Times New Roman"/>
          <w:sz w:val="24"/>
        </w:rPr>
        <w:t>edicine, Switzerland)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Cristina Padez (University of Coimbra, Portugal)</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Elena Pahomova (University of Latvia, Latvia)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Andrzej Pajak (Jagiellonian University Medical College, Poland)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Domenico Palli (Cancer Prevention and Research Institute, Italy)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Luigi Palmieri (Istituto Superiore di Sanità, Italy)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w:t>
      </w:r>
      <w:r w:rsidR="00C95FBA" w:rsidRPr="004D5F9E">
        <w:rPr>
          <w:rFonts w:ascii="Times New Roman" w:hAnsi="Times New Roman" w:cs="Times New Roman"/>
          <w:sz w:val="24"/>
        </w:rPr>
        <w:lastRenderedPageBreak/>
        <w:t>Songhomitra Panda-Jonas (Ruprecht-Karls-University of</w:t>
      </w:r>
      <w:bookmarkStart w:id="19" w:name="_GoBack"/>
      <w:bookmarkEnd w:id="19"/>
      <w:r w:rsidR="00C95FBA" w:rsidRPr="004D5F9E">
        <w:rPr>
          <w:rFonts w:ascii="Times New Roman" w:hAnsi="Times New Roman" w:cs="Times New Roman"/>
          <w:sz w:val="24"/>
        </w:rPr>
        <w:t xml:space="preserve"> Heidelberg, Germany)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Francesco Panza (University of Bari, Italy)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Dimitrios Papandreou (Zayed University, UAE)</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Winsome R Parnell (University of Otago, New Zealand)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Mahboubeh Parsaeian (Tehran University of Medical Sciences, Iran)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Ivan Pecin (University of Zagreb School of Medicine, Croatia)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Mangesh S Pednekar (Healis-Sekhsaria Institute for Public Health, India)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w:t>
      </w:r>
      <w:r w:rsidR="008701B0">
        <w:rPr>
          <w:rFonts w:ascii="Times New Roman" w:hAnsi="Times New Roman" w:cs="Times New Roman"/>
          <w:sz w:val="24"/>
        </w:rPr>
        <w:t xml:space="preserve">Nasheeta Peer (South African Medical Research Council, South Africa)*; </w:t>
      </w:r>
      <w:r w:rsidR="00C95FBA" w:rsidRPr="004D5F9E">
        <w:rPr>
          <w:rFonts w:ascii="Times New Roman" w:hAnsi="Times New Roman" w:cs="Times New Roman"/>
          <w:sz w:val="24"/>
        </w:rPr>
        <w:t>Petra H Peeters (University Medical Center Utrecht, The Netherlands)</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Sergio Viana Peixoto (Oswaldo Cruz Foundation Rene Rachou Research Institute, Brazil)</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w:t>
      </w:r>
      <w:r w:rsidR="0058575B" w:rsidRPr="004D5F9E">
        <w:rPr>
          <w:rFonts w:ascii="Times New Roman" w:hAnsi="Times New Roman" w:cs="Times New Roman"/>
          <w:sz w:val="24"/>
        </w:rPr>
        <w:t xml:space="preserve">Catherine Pelletier (Public Health Agency of Canada, Canada)*; </w:t>
      </w:r>
      <w:r w:rsidR="00C95FBA" w:rsidRPr="004D5F9E">
        <w:rPr>
          <w:rFonts w:ascii="Times New Roman" w:hAnsi="Times New Roman" w:cs="Times New Roman"/>
          <w:sz w:val="24"/>
        </w:rPr>
        <w:t>Markku Peltonen (National Institute for Health and Welfare, Finland)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Alexandre C Pereira (Heart Institute, Brazil)</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w:t>
      </w:r>
      <w:ins w:id="20" w:author="Zhou, Bin" w:date="2016-10-15T14:13:00Z">
        <w:r w:rsidR="0076763E" w:rsidRPr="00C60683">
          <w:rPr>
            <w:rFonts w:ascii="Times New Roman" w:hAnsi="Times New Roman" w:cs="Times New Roman"/>
            <w:sz w:val="24"/>
          </w:rPr>
          <w:t xml:space="preserve">Rosa Marina Pérez </w:t>
        </w:r>
        <w:r w:rsidR="0076763E" w:rsidRPr="004D5F9E">
          <w:rPr>
            <w:rFonts w:ascii="Times New Roman" w:hAnsi="Times New Roman" w:cs="Times New Roman"/>
            <w:sz w:val="24"/>
          </w:rPr>
          <w:t xml:space="preserve">(National Institute of Hygiene, Epidemiology and Microbiology, Cuba)*; </w:t>
        </w:r>
      </w:ins>
      <w:r w:rsidR="00C95FBA" w:rsidRPr="004D5F9E">
        <w:rPr>
          <w:rFonts w:ascii="Times New Roman" w:hAnsi="Times New Roman" w:cs="Times New Roman"/>
          <w:sz w:val="24"/>
        </w:rPr>
        <w:t>Annette Peters (Helmholtz Zentrum München, Germany)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Janina Petkeviciene (Lithuanian University of Health Sciences, Lithuania)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Niloofar Peykari (Non-Communicable Diseases Research Center, Iran)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Son Thai Pham (Vietnam National Heart Institute, Vietnam)</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Iris Pigeot (Leibniz Institute for Prevention Research and Epidemiology - BIPS, Germany)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Hynek Pikhart (University College London, UK)</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Aida Pilav (</w:t>
      </w:r>
      <w:r w:rsidR="00927073" w:rsidRPr="004D5F9E">
        <w:rPr>
          <w:rFonts w:ascii="Times New Roman" w:hAnsi="Times New Roman" w:cs="Times New Roman"/>
          <w:sz w:val="24"/>
        </w:rPr>
        <w:t>Federal Ministry of Health</w:t>
      </w:r>
      <w:r w:rsidR="00C95FBA" w:rsidRPr="004D5F9E">
        <w:rPr>
          <w:rFonts w:ascii="Times New Roman" w:hAnsi="Times New Roman" w:cs="Times New Roman"/>
          <w:sz w:val="24"/>
        </w:rPr>
        <w:t>, Bosnia and Herzegovina)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Lorenza Pilotto (Cardiovascular Prevention Centre</w:t>
      </w:r>
      <w:r w:rsidR="00511558">
        <w:rPr>
          <w:rFonts w:ascii="Times New Roman" w:hAnsi="Times New Roman" w:cs="Times New Roman"/>
          <w:sz w:val="24"/>
        </w:rPr>
        <w:t xml:space="preserve"> Udine</w:t>
      </w:r>
      <w:r w:rsidR="00C95FBA" w:rsidRPr="004D5F9E">
        <w:rPr>
          <w:rFonts w:ascii="Times New Roman" w:hAnsi="Times New Roman" w:cs="Times New Roman"/>
          <w:sz w:val="24"/>
        </w:rPr>
        <w:t>, Italy)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Freda Pitakaka (University of New South Wales, Australia)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Pedro Plans-Rubió (Public Health Agency of Catalonia, Spain)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w:t>
      </w:r>
      <w:r w:rsidR="00407AD0">
        <w:rPr>
          <w:rFonts w:ascii="Times New Roman" w:hAnsi="Times New Roman" w:cs="Times New Roman"/>
          <w:sz w:val="24"/>
        </w:rPr>
        <w:t xml:space="preserve">Maria Polakowska </w:t>
      </w:r>
      <w:r w:rsidR="00407AD0" w:rsidRPr="004D5F9E">
        <w:rPr>
          <w:rFonts w:ascii="Times New Roman" w:hAnsi="Times New Roman" w:cs="Times New Roman"/>
          <w:sz w:val="24"/>
        </w:rPr>
        <w:t xml:space="preserve">(The Cardinal Wyszynski Institute of Cardiology, Poland)*; </w:t>
      </w:r>
      <w:r w:rsidR="00C95FBA" w:rsidRPr="004D5F9E">
        <w:rPr>
          <w:rFonts w:ascii="Times New Roman" w:hAnsi="Times New Roman" w:cs="Times New Roman"/>
          <w:sz w:val="24"/>
        </w:rPr>
        <w:t>Ozren Polašek (University of Split, Croatia)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Miquel Porta (Institut Hospital del Mar d'Investigacions Mèdiques, Spain)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Marileen LP Portegies (Erasmus Medical Center Rotterdam, The Netherlands)</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w:t>
      </w:r>
      <w:r w:rsidR="004C0D2E" w:rsidRPr="004D5F9E">
        <w:rPr>
          <w:rFonts w:ascii="Times New Roman" w:hAnsi="Times New Roman" w:cs="Times New Roman"/>
          <w:sz w:val="24"/>
        </w:rPr>
        <w:t xml:space="preserve">Akram Pourshams (Tehran University of Medical Sciences, Iran)*; </w:t>
      </w:r>
      <w:r w:rsidR="00C95FBA" w:rsidRPr="004D5F9E">
        <w:rPr>
          <w:rFonts w:ascii="Times New Roman" w:hAnsi="Times New Roman" w:cs="Times New Roman"/>
          <w:sz w:val="24"/>
        </w:rPr>
        <w:t>Rajendra Pradeepa (Madras Diabetes Research Foundation, India)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Mathur Prashant (Indian Council of Medical Research, India)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Jacqueline F Price (University of Edinburgh, UK)</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Maria Puiu (Victor </w:t>
      </w:r>
      <w:r w:rsidR="00BE0823" w:rsidRPr="004D5F9E">
        <w:rPr>
          <w:rFonts w:ascii="Times New Roman" w:hAnsi="Times New Roman" w:cs="Times New Roman"/>
          <w:sz w:val="24"/>
        </w:rPr>
        <w:t>Babeș</w:t>
      </w:r>
      <w:r w:rsidR="002D1319" w:rsidRPr="004D5F9E">
        <w:t xml:space="preserve"> </w:t>
      </w:r>
      <w:r w:rsidR="00C95FBA" w:rsidRPr="004D5F9E">
        <w:rPr>
          <w:rFonts w:ascii="Times New Roman" w:hAnsi="Times New Roman" w:cs="Times New Roman"/>
          <w:sz w:val="24"/>
        </w:rPr>
        <w:t xml:space="preserve">University of Medicine and </w:t>
      </w:r>
      <w:r w:rsidR="00C95FBA" w:rsidRPr="004D5F9E">
        <w:rPr>
          <w:rFonts w:ascii="Times New Roman" w:hAnsi="Times New Roman" w:cs="Times New Roman"/>
          <w:sz w:val="24"/>
        </w:rPr>
        <w:lastRenderedPageBreak/>
        <w:t>Pharmacy</w:t>
      </w:r>
      <w:r w:rsidR="00E8501D" w:rsidRPr="004D5F9E">
        <w:rPr>
          <w:rFonts w:ascii="Times New Roman" w:hAnsi="Times New Roman" w:cs="Times New Roman"/>
          <w:sz w:val="24"/>
        </w:rPr>
        <w:t xml:space="preserve"> Timisoara</w:t>
      </w:r>
      <w:r w:rsidR="00C95FBA" w:rsidRPr="004D5F9E">
        <w:rPr>
          <w:rFonts w:ascii="Times New Roman" w:hAnsi="Times New Roman" w:cs="Times New Roman"/>
          <w:sz w:val="24"/>
        </w:rPr>
        <w:t>, Romania)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Margus Punab (Tartu University Clinics, Estonia)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Radwan F Qasrawi (Al-Quds University, Palestine)</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Mostafa Qorbani (Alborz University of Medical Sciences, Iran)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Ivana Radic (University of Novi Sad, Serbia)</w:t>
      </w:r>
      <w:r w:rsidR="009F6DEA" w:rsidRPr="004D5F9E">
        <w:rPr>
          <w:rFonts w:ascii="Times New Roman" w:hAnsi="Times New Roman" w:cs="Times New Roman"/>
          <w:sz w:val="24"/>
        </w:rPr>
        <w:t>*;</w:t>
      </w:r>
      <w:r w:rsidR="004C0D2E" w:rsidRPr="004D5F9E">
        <w:rPr>
          <w:rFonts w:ascii="Times New Roman" w:hAnsi="Times New Roman" w:cs="Times New Roman"/>
          <w:sz w:val="24"/>
        </w:rPr>
        <w:t xml:space="preserve"> </w:t>
      </w:r>
      <w:r w:rsidR="00C95FBA" w:rsidRPr="004D5F9E">
        <w:rPr>
          <w:rFonts w:ascii="Times New Roman" w:hAnsi="Times New Roman" w:cs="Times New Roman"/>
          <w:sz w:val="24"/>
        </w:rPr>
        <w:t>Ricardas Radisauskas (Lithuanian University of Health Sciences, Lithuania)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Mahfuzar Rahman (BRAC, Bangladesh)</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Olli Raitakari (Turku University Hospital, Finland)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Manu Raj (Amrita Institute of Medical Sciences, India)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Sudha Ramachandra Rao (National Institute of Epidemiology, India)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Ambady Ramachandran (</w:t>
      </w:r>
      <w:r w:rsidR="00BE0823" w:rsidRPr="004D5F9E">
        <w:rPr>
          <w:rFonts w:ascii="Times New Roman" w:hAnsi="Times New Roman" w:cs="Times New Roman"/>
          <w:sz w:val="24"/>
        </w:rPr>
        <w:t>India Diabetes Research Foundation</w:t>
      </w:r>
      <w:r w:rsidR="00C95FBA" w:rsidRPr="004D5F9E">
        <w:rPr>
          <w:rFonts w:ascii="Times New Roman" w:hAnsi="Times New Roman" w:cs="Times New Roman"/>
          <w:sz w:val="24"/>
        </w:rPr>
        <w:t>, India)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Elisabete Ramos (University of Porto Medical School, Portugal)</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Sanjay Rampal (Julius Centre University of Malaya, Malaysia)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Daniel A Rangel Reina (Gorgas Memorial Institute of Health Studies, Panama)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Finn Rasmussen (Karolinska Institutet, Sweden)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Josep Redon (University of Valencia, Spain)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Paul Ferdinand M Reganit (University of the Philippines, Philippines)</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Robespierre Ribeiro (Minas Gerais State Secretariat for Health, Brazil)</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Elio Riboli (Imperial College London, UK)</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Fernando Rigo (Health Center San Agustín, Spain)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Tobias F Rinke de Wit (PharmAccess Foundation, The Netherlands)</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Raphael M Ritti-Dias (Hospital Israelita Albert Einstein, Brazil)</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Sian M Robinson (University of Southampton, UK)</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Cynthia Robitaille (Public Health Agency of Canada, Canada)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Fernando Rodríguez-Artalejo (Universidad Autónoma de Madrid, Spain)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María del Cristo Rodriguez-Perez (Canarian Health Service, Spain)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Laura A Rodríguez-Villamizar (Universidad Industrial de Santander, Colombia)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Rosalba Rojas-Martinez (Instituto Nacional de Salud Pública, Mexico)</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Dora Romaguera (CIBEROBN, Spain)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Annika Rosengren (University of Gothenburg, Sweden)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Adolfo Rubinstein (Institute for Clinical Effectiveness and Health Policy, Argentina)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Ornelas Rui (University of Madeira, Portugal)</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Blanca Sandra Ruiz-Betancourt (Instituto Mexicano del Seguro Social, Mexico)</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Andrea RV Russo Horimoto (Heart Institute, Brazil)</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Marcin Rutkowski (Medical University of Gdansk, Poland)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Charumathi Sabanayagam (Singapore Eye Research </w:t>
      </w:r>
      <w:r w:rsidR="00C95FBA" w:rsidRPr="004D5F9E">
        <w:rPr>
          <w:rFonts w:ascii="Times New Roman" w:hAnsi="Times New Roman" w:cs="Times New Roman"/>
          <w:sz w:val="24"/>
        </w:rPr>
        <w:lastRenderedPageBreak/>
        <w:t>Institute, Singapore)</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Harshpal S Sachdev (Sitaram Bhartia Institute of Science and Research, India)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Olfa Saidi (</w:t>
      </w:r>
      <w:r w:rsidR="00BE0823" w:rsidRPr="004D5F9E">
        <w:rPr>
          <w:rFonts w:ascii="Times New Roman" w:hAnsi="Times New Roman" w:cs="Times New Roman"/>
          <w:sz w:val="24"/>
        </w:rPr>
        <w:t>University Tunis El Manar</w:t>
      </w:r>
      <w:r w:rsidR="00C95FBA" w:rsidRPr="004D5F9E">
        <w:rPr>
          <w:rFonts w:ascii="Times New Roman" w:hAnsi="Times New Roman" w:cs="Times New Roman"/>
          <w:sz w:val="24"/>
        </w:rPr>
        <w:t>, Tunisia)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Sibel Sakarya (Marmara University, Turkey)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Benoit Salanave (French Public Health Agency, France)</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Eduardo Salazar Martinez (National Institute of Public Health, Mexico)</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Diego Salmerón (</w:t>
      </w:r>
      <w:r w:rsidR="00D555EC" w:rsidRPr="004D5F9E">
        <w:rPr>
          <w:rFonts w:ascii="Times New Roman" w:hAnsi="Times New Roman" w:cs="Times New Roman"/>
          <w:sz w:val="24"/>
        </w:rPr>
        <w:t xml:space="preserve">CIBER </w:t>
      </w:r>
      <w:r w:rsidR="003477A6" w:rsidRPr="004D5F9E">
        <w:rPr>
          <w:rFonts w:ascii="Times New Roman" w:hAnsi="Times New Roman" w:cs="Times New Roman"/>
          <w:sz w:val="24"/>
        </w:rPr>
        <w:t>en</w:t>
      </w:r>
      <w:r w:rsidR="00D555EC" w:rsidRPr="004D5F9E">
        <w:rPr>
          <w:rFonts w:ascii="Times New Roman" w:hAnsi="Times New Roman" w:cs="Times New Roman"/>
          <w:sz w:val="24"/>
        </w:rPr>
        <w:t xml:space="preserve"> Epidemiología y Salud Pública</w:t>
      </w:r>
      <w:r w:rsidR="00C95FBA" w:rsidRPr="004D5F9E">
        <w:rPr>
          <w:rFonts w:ascii="Times New Roman" w:hAnsi="Times New Roman" w:cs="Times New Roman"/>
          <w:sz w:val="24"/>
        </w:rPr>
        <w:t>, Spain)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Veikko Salomaa (National Institute for Health and Welfare, Finland)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Jukka T Salonen (University of Helsinki, Finland)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Massimo Salvetti (University of Brescia, Italy)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Jose Sánchez-Abanto (National Institute of Health, Peru)</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Susana Sans (Catalan Department of Health, Spain)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Diana Santos (Universidade de Lisboa, Portugal)</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Ina S Santos (Federal University of Pelotas, Brazil)</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Renata Nunes dos Santos (University of Sao Paulo Clinics Hospital, Brazil)</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Rute Santos (University of Porto, Portugal)</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Jouko L Saramies (South Karelia Social and Health Care District, Finland)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Luis B Sardinha (Universidade de Lisboa, Portugal)</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Giselle Sarganas Margolis (Robert Koch Institut, Germany)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Nizal Sarrafzadegan (Isfahan Cardiovascular Research Center, Iran)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Kai-Uwe Saum (German Cancer Research Center, Germany)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Savvas C Savva (Research and Education Institute of Child Health, Cyprus)</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Marcia Scazufca (University of Sao Paulo Clinics Hospital, Brazil)</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Angelika Schaffrath Rosario (Robert Koch Institute, Germany)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Herman Schargrodsky (Hospital Italiano de Buenos Aires, Argentina)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Ione J Schneider (Federal University of Santa Catarina, Brazil)</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Constance Schultsz (Academic Medical Center of University of Amsterdam, The Netherlands)</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Aletta E Schutte (</w:t>
      </w:r>
      <w:r w:rsidR="00C3211F">
        <w:rPr>
          <w:rFonts w:ascii="Times New Roman" w:hAnsi="Times New Roman" w:cs="Times New Roman"/>
          <w:sz w:val="24"/>
        </w:rPr>
        <w:t xml:space="preserve">South African </w:t>
      </w:r>
      <w:r w:rsidR="00E50B8F">
        <w:rPr>
          <w:rFonts w:ascii="Times New Roman" w:hAnsi="Times New Roman" w:cs="Times New Roman"/>
          <w:sz w:val="24"/>
        </w:rPr>
        <w:t>Medical Research Council</w:t>
      </w:r>
      <w:r w:rsidR="00BE12C7">
        <w:rPr>
          <w:rFonts w:ascii="Times New Roman" w:hAnsi="Times New Roman" w:cs="Times New Roman"/>
          <w:sz w:val="24"/>
        </w:rPr>
        <w:t>, South Africa;</w:t>
      </w:r>
      <w:r w:rsidR="00E50B8F">
        <w:rPr>
          <w:rFonts w:ascii="Times New Roman" w:hAnsi="Times New Roman" w:cs="Times New Roman"/>
          <w:sz w:val="24"/>
        </w:rPr>
        <w:t xml:space="preserve"> </w:t>
      </w:r>
      <w:r w:rsidR="00C95FBA" w:rsidRPr="004D5F9E">
        <w:rPr>
          <w:rFonts w:ascii="Times New Roman" w:hAnsi="Times New Roman" w:cs="Times New Roman"/>
          <w:sz w:val="24"/>
        </w:rPr>
        <w:t>North-West University, South Africa)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Abhijit Sen (Norwegian University of Science and Technology, Norway)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Idowu O Senbanjo (Lagos State University College of Medicine, Nigeria)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Sadaf G Sepanlou (Digestive Diseases Research Institute, Iran)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Sanjib K Sharma (B P Koirala Institute of Health Sciences, Nepal)</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Jonathan E Shaw (Baker IDI Heart and Diabetes Institute, Australia)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Kenji Shibuya (The University of Tokyo, Japan)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Dong Wook Shin (Seoul National University </w:t>
      </w:r>
      <w:r w:rsidR="00C95FBA" w:rsidRPr="004D5F9E">
        <w:rPr>
          <w:rFonts w:ascii="Times New Roman" w:hAnsi="Times New Roman" w:cs="Times New Roman"/>
          <w:sz w:val="24"/>
        </w:rPr>
        <w:lastRenderedPageBreak/>
        <w:t>College of Medicine, South Korea)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Youchan Shin (Singapore Eye Research Institute, Singapore)</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Rosalynn Siantar (Singapore Eye Research Institute, Singapore)</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Abla M Sibai (American University of Beirut, Lebanon)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Diego Augusto Santos Silva (Federal University of Santa Catarina, Brazil)</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Mary Simon (India Diabetes Research Foundation, India)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Judith Simons (St Vincent's Hospital, Australia)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Leon A Simons (University of New South Wales, Australia)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Michael Sjöström (Karolinska Institutet, Sweden)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w:t>
      </w:r>
      <w:r w:rsidR="00AF78AA">
        <w:rPr>
          <w:rFonts w:ascii="Times New Roman" w:hAnsi="Times New Roman" w:cs="Times New Roman"/>
          <w:sz w:val="24"/>
        </w:rPr>
        <w:t>Sine Skovbjerg (</w:t>
      </w:r>
      <w:r w:rsidR="00AF78AA" w:rsidRPr="00AF78AA">
        <w:rPr>
          <w:rFonts w:ascii="Times New Roman" w:hAnsi="Times New Roman" w:cs="Times New Roman"/>
          <w:sz w:val="24"/>
        </w:rPr>
        <w:t>Research Centre for Prevention and Health</w:t>
      </w:r>
      <w:r w:rsidR="00AF78AA">
        <w:rPr>
          <w:rFonts w:ascii="Times New Roman" w:hAnsi="Times New Roman" w:cs="Times New Roman"/>
          <w:sz w:val="24"/>
        </w:rPr>
        <w:t xml:space="preserve">, Denmark)*; </w:t>
      </w:r>
      <w:r w:rsidR="00C95FBA" w:rsidRPr="004D5F9E">
        <w:rPr>
          <w:rFonts w:ascii="Times New Roman" w:hAnsi="Times New Roman" w:cs="Times New Roman"/>
          <w:sz w:val="24"/>
        </w:rPr>
        <w:t xml:space="preserve">Jolanta Slowikowska-Hilczer (Medical University of </w:t>
      </w:r>
      <w:r w:rsidR="00D0441F" w:rsidRPr="004D5F9E">
        <w:rPr>
          <w:rFonts w:ascii="Times New Roman" w:hAnsi="Times New Roman" w:cs="Times New Roman"/>
          <w:sz w:val="24"/>
        </w:rPr>
        <w:t>Ł</w:t>
      </w:r>
      <w:r w:rsidR="00C95FBA" w:rsidRPr="004D5F9E">
        <w:rPr>
          <w:rFonts w:ascii="Times New Roman" w:hAnsi="Times New Roman" w:cs="Times New Roman"/>
          <w:sz w:val="24"/>
        </w:rPr>
        <w:t>odz, Poland)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Przemyslaw Slusarczyk (International Institute of Molecular and Cell Biology, Poland)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Liam Smeeth (London School of Hygiene &amp; Tropical Medicine, UK)</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Margaret C Smith (University of Oxford, UK)</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Marieke B Snijder (Academic Medical Center of University of Amsterdam, The Netherlands)</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Hung-Kwan So (The Chinese University of Hong Kong, China)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Eugène Sobngwi (University of Yaoundé 1, Cameroon)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Stefan Söderberg (Umeå University, Sweden)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Vincenzo Solfrizzi (University of Bari, Italy)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Emily Sonestedt (Lund University, Sweden)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Yi Song (Peking University, China)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Thorkild IA Sørensen (University of Copenhagen, Denmark)</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Maroje Soric (University of Zagreb, Croatia)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Charles Sossa Jérome (Institut Régional de Santé Publique, </w:t>
      </w:r>
      <w:r w:rsidR="00D555EC" w:rsidRPr="004D5F9E">
        <w:rPr>
          <w:rFonts w:ascii="Times New Roman" w:hAnsi="Times New Roman" w:cs="Times New Roman"/>
          <w:sz w:val="24"/>
        </w:rPr>
        <w:t>Benin</w:t>
      </w:r>
      <w:r w:rsidR="00C95FBA" w:rsidRPr="004D5F9E">
        <w:rPr>
          <w:rFonts w:ascii="Times New Roman" w:hAnsi="Times New Roman" w:cs="Times New Roman"/>
          <w:sz w:val="24"/>
        </w:rPr>
        <w:t>)</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Aicha Soumare (University of Bordeaux, France)</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Jan A Staessen (University of Leuven, Belgium)</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Gregor Starc (University of Ljubljana, Slovenia)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Maria G Stathopoulou (INSERM, France)</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Bill Stavreski (Heart Foundation, Australia)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Jostein Steene-Johannessen (Norwegian School of Sport Sciences, Norway)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Peter Stehle (Bonn University, Germany)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Aryeh D Stein (Emory University, USA)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George S Stergiou (Sotiria Hospital, Greece)</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Jochanan Stessman (Hadassah University Medical Center, Israel)</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Jutta Stieber (Helmholtz Zentrum München, Germany)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Doris Stöckl (Helmholtz Zentrum München, Germany)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Tanja Stocks (Lund University, Sweden)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Jakub Stokwiszewski (National Institute of Public Health-National Institute of Hygiene, Poland)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w:t>
      </w:r>
      <w:r w:rsidR="00C95FBA" w:rsidRPr="004D5F9E">
        <w:rPr>
          <w:rFonts w:ascii="Times New Roman" w:hAnsi="Times New Roman" w:cs="Times New Roman"/>
          <w:sz w:val="24"/>
        </w:rPr>
        <w:lastRenderedPageBreak/>
        <w:t>Karien Stronks (University of Amsterdam, The Netherlands)</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Maria Wany Strufaldi (Federal University of São Paulo, Brazil)</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Chien-An Sun (Fu Jen Catholic University, Taiwan)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Johan Sundström (Uppsala University, Sweden)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Yn-Tz Sung (The Chinese University of Hong Kong, China)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Paibul Suriyawongpaisal (Mahidol University, Thailand)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Rody G Sy (University of the Philippines, Philippines)</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E Shyong Tai (National University of Singapore, Singapore)</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Mari-Liis Tammesoo (University of Tartu, Estonia)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Abdonas Tamosiunas (Lithuanian University of Health Sciences, Lithuania)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Line Tang (Research Centre for Prevention and Health, Denmark)</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Xun Tang (Peking University Health Science Center, China)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Frank Tanser (University of KwaZulu-Natal, South Africa)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Yong Tao (Peking University, China)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Mohammed Rasoul Tarawneh (Ministry of Health, Jordan)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Carolina B Tarqui-Mamani (National Institute of Health, Peru)</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Anne Taylor (The University of Adelaide, Australia)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Holger Theobald (Karolinska Institutet, Sweden)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Lutgarde Thijs (University of Leuven, Belgium)</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Betina H Thuesen (Research Centre for Prevention and Health, Denmark)</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Anne Tjonneland (Danish Cancer Society Research Centre, Denmark)</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Hanna K Tolonen (National Institute for Health and Welfare, Finland)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Janne S Tolstrup (University of Southern Denmark, Denmark)</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Murat Topbas (Karadeniz Technical University, Turkey)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Roman Topór-Madry (Jagiellonian University Medical College, Poland)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María José Tormo (</w:t>
      </w:r>
      <w:r w:rsidR="00D555EC" w:rsidRPr="004D5F9E">
        <w:rPr>
          <w:rFonts w:ascii="Times New Roman" w:hAnsi="Times New Roman" w:cs="Times New Roman"/>
          <w:sz w:val="24"/>
        </w:rPr>
        <w:t>Murcia Regional Health Council</w:t>
      </w:r>
      <w:r w:rsidR="00C95FBA" w:rsidRPr="004D5F9E">
        <w:rPr>
          <w:rFonts w:ascii="Times New Roman" w:hAnsi="Times New Roman" w:cs="Times New Roman"/>
          <w:sz w:val="24"/>
        </w:rPr>
        <w:t>, Spain)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Maties Torrent (IB-SALUT Area de Salut de Menorca, Spain)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Pierre Traissac (Institut de Recherche pour le Développement, France)</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Dimitrios Trichopoulos (Harvard TH Chan School of Public Health, USA deceased)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Antonia Trichopoulou (Hellenic Health Foundation, Greece)</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Oanh TH Trinh (The University of Pharmacy and Medicine of Ho Chi Minh City, Vietnam)</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Atul Trivedi (Government Medical College, India)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Lechaba Tshepo (Sefako Makgatho Health Science University, South Africa)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Marshall K Tulloch-Reid (The University of the West Indies, Jamaica)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Tomi-Pekka Tuomainen (University of Eastern </w:t>
      </w:r>
      <w:r w:rsidR="00C95FBA" w:rsidRPr="004D5F9E">
        <w:rPr>
          <w:rFonts w:ascii="Times New Roman" w:hAnsi="Times New Roman" w:cs="Times New Roman"/>
          <w:sz w:val="24"/>
        </w:rPr>
        <w:lastRenderedPageBreak/>
        <w:t>Finland, Finland)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Jaakko Tuomilehto (Dasman Diabetes Institute, Kuwait)</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Maria L Turley (Ministry of Health, New Zealand)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Per Tynelius (Karolinska Institutet, Sweden)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Christophe Tzourio (University of Bordeaux, France)</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Peter Ueda (Harvard TH Chan School of Public Health, USA)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w:t>
      </w:r>
      <w:r w:rsidR="007B57C5" w:rsidRPr="004D5F9E">
        <w:rPr>
          <w:rFonts w:ascii="Times New Roman" w:hAnsi="Times New Roman" w:cs="Times New Roman"/>
          <w:sz w:val="24"/>
        </w:rPr>
        <w:t>Eunice Ugel (Universidad Centro-Occidental Lisandro Alvarado, Venezuela)</w:t>
      </w:r>
      <w:r w:rsidR="009F6DEA" w:rsidRPr="004D5F9E">
        <w:rPr>
          <w:rFonts w:ascii="Times New Roman" w:hAnsi="Times New Roman" w:cs="Times New Roman"/>
          <w:sz w:val="24"/>
        </w:rPr>
        <w:t>*;</w:t>
      </w:r>
      <w:r w:rsidR="007B57C5" w:rsidRPr="004D5F9E">
        <w:rPr>
          <w:rFonts w:ascii="Times New Roman" w:hAnsi="Times New Roman" w:cs="Times New Roman"/>
          <w:sz w:val="24"/>
        </w:rPr>
        <w:t xml:space="preserve"> </w:t>
      </w:r>
      <w:r w:rsidR="00C95FBA" w:rsidRPr="004D5F9E">
        <w:rPr>
          <w:rFonts w:ascii="Times New Roman" w:hAnsi="Times New Roman" w:cs="Times New Roman"/>
          <w:sz w:val="24"/>
        </w:rPr>
        <w:t>Hanno Ulmer (Medical University of Innsbruck, Austria)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Hannu MT Uusitalo (University of Tampere Tays Eye Center, Finland)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Gonzalo Valdivia (Pontificia Universidad Católica de Chile, Chile)</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Damaskini Valvi (Harvard TH Chan School of Public Health, USA)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Yvonne T van der Schouw (University Medical Center Utrecht, The Netherlands)</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Koen Van Herck (Ghent University, Belgium)</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Lenie van Rossem (University Medical Center Utrecht, The Netherlands)</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Irene GM van Valkengoed (Academic Medical Center of University of Amsterdam, The Netherlands)</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Dirk Vanderschueren (Katholieke Universiteit Leuven, Belgium)</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Diego Vanuzzo (Centro di Prevenzione Cardiovascolare Udine, Italy)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Lars Vatten (Norwegian University of Science and Technology, Norway)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Tomas Vega (Consejería de Sanidad Junta de Castilla y León, Spain)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Gustavo Velasquez-Melendez (Universidade Federal de Minas Gerais, Brazil)</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Giovanni Veronesi (University of Insubria, Italy)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WM Monique Verschuren (National Institute for Public Health and the Environment, The Netherlands)</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Roosmarijn Verstraeten (Institute of Tropical Medicine, Belgium)</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Cesar G Victora (Universidade Federal de Pelotas, Brazil)</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Lucie Viet (National Institute for Public Health and the Environment, The Netherlands)</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Eira Viikari-Juntura (Finnish Institute of Occupational Health, Finland)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Paolo Vineis (Imperial College London, UK)</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Jesus Vioque (Universidad Miguel Hernandez, Spain)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Jyrki K Virtanen (University of Eastern Finland, Finland)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Sophie Visvikis-Siest (INSERM, France)</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Bharathi Viswanathan (Ministry of Health, Seychelles)</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Peter Vollenweider (Lausanne University Hospital, Switzerland)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Sari Voutilainen (University of Eastern Finland, Finland)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Ana Vrdoljak (UHC Zagreb, Croatia)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Alisha N </w:t>
      </w:r>
      <w:r w:rsidR="00C95FBA" w:rsidRPr="004D5F9E">
        <w:rPr>
          <w:rFonts w:ascii="Times New Roman" w:hAnsi="Times New Roman" w:cs="Times New Roman"/>
          <w:sz w:val="24"/>
        </w:rPr>
        <w:lastRenderedPageBreak/>
        <w:t>Wade (University of the Witwatersrand, South Africa)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Aline Wagner (University of Strasbourg, France)</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Janette Walton (University College Cork, Ireland)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Wan Nazaimoon Wan Mohamud (Institute for Medical Research, Malaysia)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Ming-Dong Wang (Public Health Agency of Canada, Canada)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Qian Wang (Xinjiang Medical University, China)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Ya Xing Wang (Beijing Tongren Hospital, China)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S Goya Wannamethee (University College London, UK)</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Nicholas Wareham (University of Cambridge, UK)</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w:t>
      </w:r>
      <w:r w:rsidR="00AA40B4">
        <w:rPr>
          <w:rFonts w:ascii="Times New Roman" w:hAnsi="Times New Roman" w:cs="Times New Roman"/>
          <w:sz w:val="24"/>
        </w:rPr>
        <w:t>Niels Wederkopp (</w:t>
      </w:r>
      <w:r w:rsidR="00AA40B4" w:rsidRPr="004D5F9E">
        <w:rPr>
          <w:rFonts w:ascii="Times New Roman" w:hAnsi="Times New Roman" w:cs="Times New Roman"/>
          <w:sz w:val="24"/>
        </w:rPr>
        <w:t>University of Southern Denmark, Denmark</w:t>
      </w:r>
      <w:r w:rsidR="00AA40B4">
        <w:rPr>
          <w:rFonts w:ascii="Times New Roman" w:hAnsi="Times New Roman" w:cs="Times New Roman"/>
          <w:sz w:val="24"/>
        </w:rPr>
        <w:t xml:space="preserve">)*; </w:t>
      </w:r>
      <w:r w:rsidR="00C95FBA" w:rsidRPr="004D5F9E">
        <w:rPr>
          <w:rFonts w:ascii="Times New Roman" w:hAnsi="Times New Roman" w:cs="Times New Roman"/>
          <w:sz w:val="24"/>
        </w:rPr>
        <w:t>Deepa Weerasekera (Ministry of Health, New Zealand)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Peter H Whincup (St George’s, University of London, UK)</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Kurt Widhalm (Medical University of Vienna, Austria)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Indah S Widyahening (Universitas Indonesia, Indonesia)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Andrzej Wiecek (Medical University of Silesia, Poland)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Alet H Wijga (National Institute for Public Health and the Environment, The Netherlands)</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Rainford J Wilks (The University of the West Indies, Jamaica)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Johann Willeit (Medical University </w:t>
      </w:r>
      <w:r w:rsidR="00E568D1">
        <w:rPr>
          <w:rFonts w:ascii="Times New Roman" w:hAnsi="Times New Roman" w:cs="Times New Roman"/>
          <w:sz w:val="24"/>
        </w:rPr>
        <w:t xml:space="preserve">of </w:t>
      </w:r>
      <w:r w:rsidR="00C95FBA" w:rsidRPr="004D5F9E">
        <w:rPr>
          <w:rFonts w:ascii="Times New Roman" w:hAnsi="Times New Roman" w:cs="Times New Roman"/>
          <w:sz w:val="24"/>
        </w:rPr>
        <w:t>Innsbruck, Austria)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w:t>
      </w:r>
      <w:r w:rsidR="00E568D1">
        <w:rPr>
          <w:rFonts w:ascii="Times New Roman" w:hAnsi="Times New Roman" w:cs="Times New Roman"/>
          <w:sz w:val="24"/>
        </w:rPr>
        <w:t>Peter</w:t>
      </w:r>
      <w:r w:rsidR="00E568D1" w:rsidRPr="004D5F9E">
        <w:rPr>
          <w:rFonts w:ascii="Times New Roman" w:hAnsi="Times New Roman" w:cs="Times New Roman"/>
          <w:sz w:val="24"/>
        </w:rPr>
        <w:t xml:space="preserve"> Willeit (Medical University </w:t>
      </w:r>
      <w:r w:rsidR="00E568D1">
        <w:rPr>
          <w:rFonts w:ascii="Times New Roman" w:hAnsi="Times New Roman" w:cs="Times New Roman"/>
          <w:sz w:val="24"/>
        </w:rPr>
        <w:t xml:space="preserve">of </w:t>
      </w:r>
      <w:r w:rsidR="00E568D1" w:rsidRPr="004D5F9E">
        <w:rPr>
          <w:rFonts w:ascii="Times New Roman" w:hAnsi="Times New Roman" w:cs="Times New Roman"/>
          <w:sz w:val="24"/>
        </w:rPr>
        <w:t>Innsbruck, Austria)*;</w:t>
      </w:r>
      <w:r w:rsidR="00E568D1">
        <w:rPr>
          <w:rFonts w:ascii="Times New Roman" w:hAnsi="Times New Roman" w:cs="Times New Roman"/>
          <w:sz w:val="24"/>
        </w:rPr>
        <w:t xml:space="preserve"> </w:t>
      </w:r>
      <w:r w:rsidR="00C95FBA" w:rsidRPr="004D5F9E">
        <w:rPr>
          <w:rFonts w:ascii="Times New Roman" w:hAnsi="Times New Roman" w:cs="Times New Roman"/>
          <w:sz w:val="24"/>
        </w:rPr>
        <w:t>Emmanuel A Williams (Komfo Anokye Teaching Hospital, Ghana)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Tom Wilsgaard (UiT The Arctic University of Norway, Norway)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Bogdan Wojtyniak (National Institute of Public Health-National Institute of Hygiene, Poland)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Tien Yin Wong (Duke-NUS Medical School, Singapore)</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w:t>
      </w:r>
      <w:r>
        <w:rPr>
          <w:rFonts w:ascii="Times New Roman" w:hAnsi="Times New Roman" w:cs="Times New Roman"/>
          <w:sz w:val="24"/>
        </w:rPr>
        <w:t>Roy A Wong-McClure (</w:t>
      </w:r>
      <w:r w:rsidRPr="009F696D">
        <w:rPr>
          <w:rFonts w:ascii="Times New Roman" w:hAnsi="Times New Roman" w:cs="Times New Roman"/>
          <w:sz w:val="24"/>
        </w:rPr>
        <w:t>Caja Costarricense de Seguro Social</w:t>
      </w:r>
      <w:r>
        <w:rPr>
          <w:rFonts w:ascii="Times New Roman" w:hAnsi="Times New Roman" w:cs="Times New Roman"/>
          <w:sz w:val="24"/>
        </w:rPr>
        <w:t xml:space="preserve">, Costa Rica)*; </w:t>
      </w:r>
      <w:r w:rsidR="00C95FBA" w:rsidRPr="004D5F9E">
        <w:rPr>
          <w:rFonts w:ascii="Times New Roman" w:hAnsi="Times New Roman" w:cs="Times New Roman"/>
          <w:sz w:val="24"/>
        </w:rPr>
        <w:t>Jean Woo (The Chinese University of Hong Kong, China)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Mark Woodward (University of Sydney, Australia</w:t>
      </w:r>
      <w:r w:rsidR="00D21071">
        <w:rPr>
          <w:rFonts w:ascii="Times New Roman" w:hAnsi="Times New Roman" w:cs="Times New Roman"/>
          <w:sz w:val="24"/>
        </w:rPr>
        <w:t>;</w:t>
      </w:r>
      <w:r w:rsidR="00C95FBA" w:rsidRPr="004D5F9E">
        <w:rPr>
          <w:rFonts w:ascii="Times New Roman" w:hAnsi="Times New Roman" w:cs="Times New Roman"/>
          <w:sz w:val="24"/>
        </w:rPr>
        <w:t xml:space="preserve"> University of Oxford, UK)</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Aleksander Giwercman Wu (Lund University, Sweden)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Frederick C Wu (University of Manchester, UK)</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Shou Ling Wu (Kailuan General Hospital, China)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Haiquan Xu (Institute of Food and Nutrition Development of Ministry of Agriculture, China)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Weili Yan (</w:t>
      </w:r>
      <w:r w:rsidR="0016480C">
        <w:rPr>
          <w:rFonts w:ascii="Times New Roman" w:hAnsi="Times New Roman" w:cs="Times New Roman"/>
          <w:sz w:val="24"/>
        </w:rPr>
        <w:t xml:space="preserve">Children’s Hospital of </w:t>
      </w:r>
      <w:r w:rsidR="00C95FBA" w:rsidRPr="004D5F9E">
        <w:rPr>
          <w:rFonts w:ascii="Times New Roman" w:hAnsi="Times New Roman" w:cs="Times New Roman"/>
          <w:sz w:val="24"/>
        </w:rPr>
        <w:t>Fudan University, China)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Xiaoguang Yang (Chinese Center for Disease Control and Prevention, China)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Xingwang Ye (University of Chinese Academy of Sciences, China)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Panayiotis K Yiallouros (University of Cyprus, Cyprus)</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Akihiro Yoshihara (Niigata University, Japan)</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w:t>
      </w:r>
      <w:r w:rsidR="00C95FBA" w:rsidRPr="004D5F9E">
        <w:rPr>
          <w:rFonts w:ascii="Times New Roman" w:hAnsi="Times New Roman" w:cs="Times New Roman"/>
          <w:sz w:val="24"/>
        </w:rPr>
        <w:lastRenderedPageBreak/>
        <w:t>Novie O Younger-Coleman (The University of the West Indies, Jamaica)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Ahmad F Yusoff (Ministry of Health, Malaysia)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Muhammad Fadhli M Yusoff (Institute of Public Health, Malaysia)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Sabina Zambon (University of Padova, Italy)</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Tomasz Zdrojewski (Medical University of Gdansk, Poland)</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Yi Zeng (Duke University, USA</w:t>
      </w:r>
      <w:r w:rsidR="00610460">
        <w:rPr>
          <w:rFonts w:ascii="Times New Roman" w:hAnsi="Times New Roman" w:cs="Times New Roman"/>
          <w:sz w:val="24"/>
        </w:rPr>
        <w:t>; Peking University, China</w:t>
      </w:r>
      <w:r w:rsidR="00C95FBA" w:rsidRPr="004D5F9E">
        <w:rPr>
          <w:rFonts w:ascii="Times New Roman" w:hAnsi="Times New Roman" w:cs="Times New Roman"/>
          <w:sz w:val="24"/>
        </w:rPr>
        <w:t>)</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Dong Zhao (Capital Medical University</w:t>
      </w:r>
      <w:r w:rsidR="008F59FA" w:rsidRPr="004D5F9E">
        <w:rPr>
          <w:rFonts w:ascii="Times New Roman" w:hAnsi="Times New Roman" w:cs="Times New Roman"/>
          <w:sz w:val="24"/>
        </w:rPr>
        <w:t xml:space="preserve"> Beijing An Zhen Hospital</w:t>
      </w:r>
      <w:r w:rsidR="00C95FBA" w:rsidRPr="004D5F9E">
        <w:rPr>
          <w:rFonts w:ascii="Times New Roman" w:hAnsi="Times New Roman" w:cs="Times New Roman"/>
          <w:sz w:val="24"/>
        </w:rPr>
        <w:t>, China)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Wenhua Zhao (Chinese Center for Disease Control and Prevention, China)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Ying</w:t>
      </w:r>
      <w:r w:rsidR="001F43CE" w:rsidRPr="004D5F9E">
        <w:rPr>
          <w:rFonts w:ascii="Times New Roman" w:hAnsi="Times New Roman" w:cs="Times New Roman"/>
          <w:sz w:val="24"/>
        </w:rPr>
        <w:t>f</w:t>
      </w:r>
      <w:r w:rsidR="00C95FBA" w:rsidRPr="004D5F9E">
        <w:rPr>
          <w:rFonts w:ascii="Times New Roman" w:hAnsi="Times New Roman" w:cs="Times New Roman"/>
          <w:sz w:val="24"/>
        </w:rPr>
        <w:t>feng Zheng (Singapore Eye Research Institute, Singapore)</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Dan Zhu (Inner Mongolia Medical University, China)</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Esther Zimmermann (Bispebjerg and Frederiksberg Hospitals, Denmark)</w:t>
      </w:r>
      <w:r w:rsidR="009F6DEA" w:rsidRPr="004D5F9E">
        <w:rPr>
          <w:rFonts w:ascii="Times New Roman" w:hAnsi="Times New Roman" w:cs="Times New Roman"/>
          <w:sz w:val="24"/>
        </w:rPr>
        <w:t>*;</w:t>
      </w:r>
      <w:r w:rsidR="00C95FBA" w:rsidRPr="004D5F9E">
        <w:rPr>
          <w:rFonts w:ascii="Times New Roman" w:hAnsi="Times New Roman" w:cs="Times New Roman"/>
          <w:sz w:val="24"/>
        </w:rPr>
        <w:t xml:space="preserve"> Julio Zuñiga Cisneros (Gorgas Memorial Institute of Public Health, Panama)*</w:t>
      </w:r>
    </w:p>
    <w:p w14:paraId="0DB40F68" w14:textId="5808962A" w:rsidR="009B43B5" w:rsidRPr="004D5F9E" w:rsidRDefault="009B43B5" w:rsidP="00B70B62">
      <w:pPr>
        <w:jc w:val="both"/>
        <w:rPr>
          <w:rFonts w:ascii="Times New Roman" w:hAnsi="Times New Roman" w:cs="Times New Roman"/>
          <w:sz w:val="24"/>
        </w:rPr>
      </w:pPr>
      <w:r w:rsidRPr="004D5F9E">
        <w:rPr>
          <w:rFonts w:ascii="Times New Roman" w:hAnsi="Times New Roman" w:cs="Times New Roman"/>
          <w:sz w:val="24"/>
        </w:rPr>
        <w:br w:type="page"/>
      </w:r>
    </w:p>
    <w:p w14:paraId="4FBFB523" w14:textId="77777777" w:rsidR="009B43B5" w:rsidRPr="004D5F9E" w:rsidRDefault="009B43B5" w:rsidP="00B70B62">
      <w:pPr>
        <w:spacing w:after="0" w:line="480" w:lineRule="auto"/>
        <w:jc w:val="both"/>
        <w:rPr>
          <w:rFonts w:ascii="Times New Roman" w:hAnsi="Times New Roman" w:cs="Times New Roman"/>
          <w:b/>
          <w:sz w:val="24"/>
        </w:rPr>
      </w:pPr>
      <w:r w:rsidRPr="004D5F9E">
        <w:rPr>
          <w:rFonts w:ascii="Times New Roman" w:hAnsi="Times New Roman" w:cs="Times New Roman"/>
          <w:b/>
          <w:sz w:val="24"/>
        </w:rPr>
        <w:lastRenderedPageBreak/>
        <w:t>Acknowledgements</w:t>
      </w:r>
    </w:p>
    <w:p w14:paraId="0894EDF0" w14:textId="77777777" w:rsidR="009B43B5" w:rsidRPr="004D5F9E" w:rsidRDefault="009B43B5" w:rsidP="00B70B62">
      <w:pPr>
        <w:spacing w:after="0" w:line="480" w:lineRule="auto"/>
        <w:jc w:val="both"/>
        <w:rPr>
          <w:rFonts w:ascii="Times New Roman" w:eastAsia="Malgun Gothic" w:hAnsi="Times New Roman" w:cs="Times New Roman"/>
          <w:bCs/>
          <w:color w:val="000000"/>
          <w:sz w:val="24"/>
          <w:szCs w:val="24"/>
          <w:lang w:eastAsia="en-US"/>
        </w:rPr>
      </w:pPr>
      <w:r w:rsidRPr="004D5F9E">
        <w:rPr>
          <w:rFonts w:ascii="Times New Roman" w:eastAsia="Malgun Gothic" w:hAnsi="Times New Roman" w:cs="Times New Roman"/>
          <w:bCs/>
          <w:color w:val="000000"/>
          <w:sz w:val="24"/>
          <w:szCs w:val="24"/>
          <w:lang w:eastAsia="en-US"/>
        </w:rPr>
        <w:t>We thank Christina Banks, Dheeya Rizmie, and Yasaman Vali for assistance with data extraction. We thank WHO country and regional offices and World Heart Federation for support in data identification and access.</w:t>
      </w:r>
    </w:p>
    <w:p w14:paraId="5478CB15" w14:textId="77777777" w:rsidR="009B43B5" w:rsidRPr="004D5F9E" w:rsidRDefault="009B43B5" w:rsidP="00B70B62">
      <w:pPr>
        <w:spacing w:after="0" w:line="480" w:lineRule="auto"/>
        <w:jc w:val="both"/>
        <w:rPr>
          <w:rFonts w:ascii="Times New Roman" w:eastAsia="Malgun Gothic" w:hAnsi="Times New Roman" w:cs="Times New Roman"/>
          <w:bCs/>
          <w:color w:val="000000"/>
          <w:sz w:val="24"/>
          <w:szCs w:val="24"/>
          <w:lang w:eastAsia="en-US"/>
        </w:rPr>
      </w:pPr>
    </w:p>
    <w:p w14:paraId="3913B5A1" w14:textId="77777777" w:rsidR="009B43B5" w:rsidRPr="004D5F9E" w:rsidRDefault="009B43B5" w:rsidP="00B70B62">
      <w:pPr>
        <w:spacing w:after="0" w:line="480" w:lineRule="auto"/>
        <w:jc w:val="both"/>
        <w:rPr>
          <w:rFonts w:ascii="Times New Roman" w:eastAsia="Malgun Gothic" w:hAnsi="Times New Roman" w:cs="Times New Roman"/>
          <w:b/>
          <w:bCs/>
          <w:color w:val="000000"/>
          <w:sz w:val="24"/>
          <w:szCs w:val="24"/>
          <w:lang w:eastAsia="en-US"/>
        </w:rPr>
      </w:pPr>
      <w:r w:rsidRPr="004D5F9E">
        <w:rPr>
          <w:rFonts w:ascii="Times New Roman" w:eastAsia="Malgun Gothic" w:hAnsi="Times New Roman" w:cs="Times New Roman"/>
          <w:b/>
          <w:bCs/>
          <w:color w:val="000000"/>
          <w:sz w:val="24"/>
          <w:szCs w:val="24"/>
          <w:lang w:eastAsia="en-US"/>
        </w:rPr>
        <w:t>Contributions</w:t>
      </w:r>
    </w:p>
    <w:p w14:paraId="442BA287" w14:textId="30183E01" w:rsidR="009B43B5" w:rsidRPr="004D5F9E" w:rsidRDefault="00F72F7D" w:rsidP="00B70B62">
      <w:pPr>
        <w:spacing w:after="0" w:line="480" w:lineRule="auto"/>
        <w:jc w:val="both"/>
        <w:rPr>
          <w:rFonts w:ascii="Times New Roman" w:hAnsi="Times New Roman" w:cs="Times New Roman"/>
          <w:sz w:val="24"/>
        </w:rPr>
      </w:pPr>
      <w:r w:rsidRPr="004D5F9E">
        <w:rPr>
          <w:rFonts w:ascii="Times New Roman" w:hAnsi="Times New Roman" w:cs="Times New Roman"/>
          <w:sz w:val="24"/>
        </w:rPr>
        <w:t>ME designed the study and oversaw research. Members of the Country and Regional Data Group collected and reanalysed data, and checked pooled data for accuracy of information about their study and other studies in their country. BZ and MDC led data collection. BZ and JB led the statistical analysis</w:t>
      </w:r>
      <w:r w:rsidR="005B702F" w:rsidRPr="004D5F9E">
        <w:rPr>
          <w:rFonts w:ascii="Times New Roman" w:hAnsi="Times New Roman" w:cs="Times New Roman"/>
          <w:sz w:val="24"/>
        </w:rPr>
        <w:t>. BZ</w:t>
      </w:r>
      <w:r w:rsidRPr="004D5F9E">
        <w:rPr>
          <w:rFonts w:ascii="Times New Roman" w:hAnsi="Times New Roman" w:cs="Times New Roman"/>
          <w:sz w:val="24"/>
        </w:rPr>
        <w:t xml:space="preserve"> prepared results. Members of the Pooled Analysis and Writing Group collated data, checked all data sources in consultation with the Country and Regional Data Group, analysed pooled data, and prepared results. BZ and </w:t>
      </w:r>
      <w:proofErr w:type="gramStart"/>
      <w:r w:rsidRPr="004D5F9E">
        <w:rPr>
          <w:rFonts w:ascii="Times New Roman" w:hAnsi="Times New Roman" w:cs="Times New Roman"/>
          <w:sz w:val="24"/>
        </w:rPr>
        <w:t>ME</w:t>
      </w:r>
      <w:proofErr w:type="gramEnd"/>
      <w:r w:rsidRPr="004D5F9E">
        <w:rPr>
          <w:rFonts w:ascii="Times New Roman" w:hAnsi="Times New Roman" w:cs="Times New Roman"/>
          <w:sz w:val="24"/>
        </w:rPr>
        <w:t xml:space="preserve"> wrote the first draft of the report with input from other members of Pooled Analysis and Writing Group. Members of Country and Regional Data Group commented on draft report.</w:t>
      </w:r>
    </w:p>
    <w:p w14:paraId="76D224BB" w14:textId="7E7CBD68" w:rsidR="00C44A91" w:rsidRPr="004D5F9E" w:rsidRDefault="00C44A91">
      <w:pPr>
        <w:rPr>
          <w:rFonts w:ascii="Times New Roman" w:hAnsi="Times New Roman" w:cs="Times New Roman"/>
          <w:sz w:val="24"/>
        </w:rPr>
      </w:pPr>
    </w:p>
    <w:p w14:paraId="3D54E4AB" w14:textId="70761E7E" w:rsidR="00C44A91" w:rsidRPr="004D5F9E" w:rsidRDefault="00C44A91" w:rsidP="00B84CAE">
      <w:pPr>
        <w:spacing w:after="0" w:line="480" w:lineRule="auto"/>
        <w:jc w:val="both"/>
        <w:rPr>
          <w:rFonts w:ascii="Times New Roman" w:hAnsi="Times New Roman" w:cs="Times New Roman"/>
          <w:sz w:val="24"/>
        </w:rPr>
      </w:pPr>
      <w:r w:rsidRPr="004D5F9E">
        <w:rPr>
          <w:rFonts w:ascii="Times New Roman" w:hAnsi="Times New Roman" w:cs="Times New Roman"/>
          <w:sz w:val="24"/>
        </w:rPr>
        <w:t> </w:t>
      </w:r>
    </w:p>
    <w:p w14:paraId="5906E1FE" w14:textId="77777777" w:rsidR="009B43B5" w:rsidRPr="004D5F9E" w:rsidRDefault="009B43B5" w:rsidP="00B70B62">
      <w:pPr>
        <w:jc w:val="both"/>
        <w:rPr>
          <w:rFonts w:ascii="Times New Roman" w:hAnsi="Times New Roman" w:cs="Times New Roman"/>
          <w:sz w:val="24"/>
        </w:rPr>
      </w:pPr>
      <w:r w:rsidRPr="004D5F9E">
        <w:rPr>
          <w:rFonts w:ascii="Times New Roman" w:hAnsi="Times New Roman" w:cs="Times New Roman"/>
          <w:sz w:val="24"/>
        </w:rPr>
        <w:br w:type="page"/>
      </w:r>
    </w:p>
    <w:p w14:paraId="7818BC04" w14:textId="69F046FA" w:rsidR="009B43B5" w:rsidRPr="004D5F9E" w:rsidRDefault="009B43B5" w:rsidP="00B70B62">
      <w:pPr>
        <w:spacing w:after="0" w:line="480" w:lineRule="auto"/>
        <w:jc w:val="both"/>
        <w:rPr>
          <w:rFonts w:ascii="Times New Roman" w:hAnsi="Times New Roman" w:cs="Times New Roman"/>
          <w:b/>
          <w:sz w:val="24"/>
        </w:rPr>
      </w:pPr>
      <w:r w:rsidRPr="004D5F9E">
        <w:rPr>
          <w:rFonts w:ascii="Times New Roman" w:hAnsi="Times New Roman" w:cs="Times New Roman"/>
          <w:b/>
          <w:sz w:val="24"/>
        </w:rPr>
        <w:lastRenderedPageBreak/>
        <w:t>Figure 1:</w:t>
      </w:r>
      <w:r w:rsidRPr="004D5F9E">
        <w:rPr>
          <w:rFonts w:ascii="Times New Roman" w:hAnsi="Times New Roman" w:cs="Times New Roman"/>
          <w:sz w:val="24"/>
        </w:rPr>
        <w:t xml:space="preserve"> </w:t>
      </w:r>
      <w:r w:rsidR="0074002C" w:rsidRPr="004D5F9E">
        <w:rPr>
          <w:rFonts w:ascii="Times New Roman" w:hAnsi="Times New Roman" w:cs="Times New Roman"/>
          <w:sz w:val="24"/>
        </w:rPr>
        <w:t xml:space="preserve">Trends in </w:t>
      </w:r>
      <w:r w:rsidR="00B80CDA" w:rsidRPr="004D5F9E">
        <w:rPr>
          <w:rFonts w:ascii="Times New Roman" w:hAnsi="Times New Roman" w:cs="Times New Roman"/>
          <w:sz w:val="24"/>
        </w:rPr>
        <w:t xml:space="preserve">age-standardised </w:t>
      </w:r>
      <w:r w:rsidR="008A7C58" w:rsidRPr="004D5F9E">
        <w:rPr>
          <w:rFonts w:ascii="Times New Roman" w:hAnsi="Times New Roman" w:cs="Times New Roman"/>
          <w:sz w:val="24"/>
        </w:rPr>
        <w:t xml:space="preserve">(A) </w:t>
      </w:r>
      <w:r w:rsidR="0074002C" w:rsidRPr="004D5F9E">
        <w:rPr>
          <w:rFonts w:ascii="Times New Roman" w:hAnsi="Times New Roman" w:cs="Times New Roman"/>
          <w:sz w:val="24"/>
        </w:rPr>
        <w:t>mean systolic blood pressure</w:t>
      </w:r>
      <w:r w:rsidR="008A7C58" w:rsidRPr="004D5F9E">
        <w:rPr>
          <w:rFonts w:ascii="Times New Roman" w:hAnsi="Times New Roman" w:cs="Times New Roman"/>
          <w:sz w:val="24"/>
        </w:rPr>
        <w:t xml:space="preserve"> and (B) mean diastolic blood pressure </w:t>
      </w:r>
      <w:r w:rsidR="0074002C" w:rsidRPr="004D5F9E">
        <w:rPr>
          <w:rFonts w:ascii="Times New Roman" w:hAnsi="Times New Roman" w:cs="Times New Roman"/>
          <w:sz w:val="24"/>
        </w:rPr>
        <w:t xml:space="preserve">by sex and </w:t>
      </w:r>
      <w:r w:rsidR="00181839" w:rsidRPr="004D5F9E">
        <w:rPr>
          <w:rFonts w:ascii="Times New Roman" w:hAnsi="Times New Roman" w:cs="Times New Roman"/>
          <w:sz w:val="24"/>
        </w:rPr>
        <w:t>super-</w:t>
      </w:r>
      <w:r w:rsidR="0074002C" w:rsidRPr="004D5F9E">
        <w:rPr>
          <w:rFonts w:ascii="Times New Roman" w:hAnsi="Times New Roman" w:cs="Times New Roman"/>
          <w:sz w:val="24"/>
        </w:rPr>
        <w:t xml:space="preserve">region in people aged 18 years and older. The lines show the posterior mean estimates and the shaded area shows the 95% credible interval. See Appendix Figure </w:t>
      </w:r>
      <w:r w:rsidR="00CD280D" w:rsidRPr="004D5F9E">
        <w:rPr>
          <w:rFonts w:ascii="Times New Roman" w:hAnsi="Times New Roman" w:cs="Times New Roman"/>
          <w:sz w:val="24"/>
        </w:rPr>
        <w:t>5</w:t>
      </w:r>
      <w:r w:rsidR="00265669" w:rsidRPr="004D5F9E">
        <w:rPr>
          <w:rFonts w:ascii="Times New Roman" w:hAnsi="Times New Roman" w:cs="Times New Roman"/>
          <w:sz w:val="24"/>
        </w:rPr>
        <w:t xml:space="preserve"> for trends by countr</w:t>
      </w:r>
      <w:r w:rsidR="0074002C" w:rsidRPr="004D5F9E">
        <w:rPr>
          <w:rFonts w:ascii="Times New Roman" w:hAnsi="Times New Roman" w:cs="Times New Roman"/>
          <w:sz w:val="24"/>
        </w:rPr>
        <w:t>y.</w:t>
      </w:r>
    </w:p>
    <w:p w14:paraId="67F1D11F" w14:textId="42F504C9" w:rsidR="0074002C" w:rsidRPr="004D5F9E" w:rsidRDefault="009B43B5" w:rsidP="00B70B62">
      <w:pPr>
        <w:spacing w:after="0" w:line="480" w:lineRule="auto"/>
        <w:jc w:val="both"/>
        <w:rPr>
          <w:rFonts w:ascii="Times New Roman" w:hAnsi="Times New Roman" w:cs="Times New Roman"/>
          <w:b/>
          <w:sz w:val="24"/>
        </w:rPr>
      </w:pPr>
      <w:r w:rsidRPr="004D5F9E">
        <w:rPr>
          <w:rFonts w:ascii="Times New Roman" w:hAnsi="Times New Roman" w:cs="Times New Roman"/>
          <w:sz w:val="24"/>
        </w:rPr>
        <w:br w:type="page"/>
      </w:r>
      <w:r w:rsidR="0074002C" w:rsidRPr="004D5F9E">
        <w:rPr>
          <w:rFonts w:ascii="Times New Roman" w:hAnsi="Times New Roman" w:cs="Times New Roman"/>
          <w:b/>
          <w:sz w:val="24"/>
        </w:rPr>
        <w:lastRenderedPageBreak/>
        <w:t>Figure 2:</w:t>
      </w:r>
      <w:r w:rsidR="0074002C" w:rsidRPr="004D5F9E">
        <w:rPr>
          <w:rFonts w:ascii="Times New Roman" w:hAnsi="Times New Roman" w:cs="Times New Roman"/>
          <w:sz w:val="24"/>
        </w:rPr>
        <w:t xml:space="preserve"> Trends in age-standardised (solid line) and crude (dashed line) prevalences of raised blood pressure by sex and </w:t>
      </w:r>
      <w:r w:rsidR="00181839" w:rsidRPr="004D5F9E">
        <w:rPr>
          <w:rFonts w:ascii="Times New Roman" w:hAnsi="Times New Roman" w:cs="Times New Roman"/>
          <w:sz w:val="24"/>
        </w:rPr>
        <w:t>super-region</w:t>
      </w:r>
      <w:r w:rsidR="0074002C" w:rsidRPr="004D5F9E">
        <w:rPr>
          <w:rFonts w:ascii="Times New Roman" w:hAnsi="Times New Roman" w:cs="Times New Roman"/>
          <w:sz w:val="24"/>
        </w:rPr>
        <w:t xml:space="preserve"> in people aged 18 years and older. The lines show the posterior mean estimates and the shaded area shows the 95% credible interval for age-standardised prevalence. See Appendix Figure </w:t>
      </w:r>
      <w:r w:rsidR="00CD280D" w:rsidRPr="004D5F9E">
        <w:rPr>
          <w:rFonts w:ascii="Times New Roman" w:hAnsi="Times New Roman" w:cs="Times New Roman"/>
          <w:sz w:val="24"/>
        </w:rPr>
        <w:t>6</w:t>
      </w:r>
      <w:r w:rsidR="0074002C" w:rsidRPr="004D5F9E">
        <w:rPr>
          <w:rFonts w:ascii="Times New Roman" w:hAnsi="Times New Roman" w:cs="Times New Roman"/>
          <w:sz w:val="24"/>
        </w:rPr>
        <w:t xml:space="preserve"> for</w:t>
      </w:r>
      <w:r w:rsidR="00265669" w:rsidRPr="004D5F9E">
        <w:rPr>
          <w:rFonts w:ascii="Times New Roman" w:hAnsi="Times New Roman" w:cs="Times New Roman"/>
          <w:sz w:val="24"/>
        </w:rPr>
        <w:t xml:space="preserve"> trends by countr</w:t>
      </w:r>
      <w:r w:rsidR="0074002C" w:rsidRPr="004D5F9E">
        <w:rPr>
          <w:rFonts w:ascii="Times New Roman" w:hAnsi="Times New Roman" w:cs="Times New Roman"/>
          <w:sz w:val="24"/>
        </w:rPr>
        <w:t>y.</w:t>
      </w:r>
    </w:p>
    <w:p w14:paraId="42F09337" w14:textId="78EFB462" w:rsidR="0074002C" w:rsidRPr="004D5F9E" w:rsidRDefault="0074002C" w:rsidP="00B70B62">
      <w:pPr>
        <w:spacing w:after="0" w:line="480" w:lineRule="auto"/>
        <w:jc w:val="both"/>
        <w:rPr>
          <w:rFonts w:ascii="Times New Roman" w:hAnsi="Times New Roman" w:cs="Times New Roman"/>
          <w:b/>
          <w:sz w:val="24"/>
        </w:rPr>
      </w:pPr>
      <w:r w:rsidRPr="004D5F9E">
        <w:rPr>
          <w:rFonts w:ascii="Times New Roman" w:hAnsi="Times New Roman" w:cs="Times New Roman"/>
          <w:sz w:val="24"/>
        </w:rPr>
        <w:br w:type="page"/>
      </w:r>
      <w:r w:rsidRPr="004D5F9E">
        <w:rPr>
          <w:rFonts w:ascii="Times New Roman" w:hAnsi="Times New Roman" w:cs="Times New Roman"/>
          <w:b/>
          <w:sz w:val="24"/>
        </w:rPr>
        <w:lastRenderedPageBreak/>
        <w:t>Figure 3:</w:t>
      </w:r>
      <w:r w:rsidRPr="004D5F9E">
        <w:rPr>
          <w:rFonts w:ascii="Times New Roman" w:hAnsi="Times New Roman" w:cs="Times New Roman"/>
          <w:sz w:val="24"/>
        </w:rPr>
        <w:t xml:space="preserve"> Age-standardised </w:t>
      </w:r>
      <w:r w:rsidR="00F12595" w:rsidRPr="004D5F9E">
        <w:rPr>
          <w:rFonts w:ascii="Times New Roman" w:hAnsi="Times New Roman" w:cs="Times New Roman"/>
          <w:sz w:val="24"/>
        </w:rPr>
        <w:t>(A) mean systolic blood pressure, (B) mean diastolic blood pressure, and (C) prevalence of raised blood pressure, by sex and country in 2015 in people aged 18 years and older</w:t>
      </w:r>
      <w:r w:rsidRPr="004D5F9E">
        <w:rPr>
          <w:rFonts w:ascii="Times New Roman" w:hAnsi="Times New Roman" w:cs="Times New Roman"/>
          <w:sz w:val="24"/>
        </w:rPr>
        <w:t>.</w:t>
      </w:r>
      <w:r w:rsidR="006775D3">
        <w:rPr>
          <w:rFonts w:ascii="Times New Roman" w:hAnsi="Times New Roman" w:cs="Times New Roman"/>
          <w:sz w:val="24"/>
        </w:rPr>
        <w:t xml:space="preserve"> Interactive versions of these maps as well as downloadable numerical results are available from www.ncdrisc.org.</w:t>
      </w:r>
    </w:p>
    <w:p w14:paraId="224C6F9C" w14:textId="77777777" w:rsidR="0074002C" w:rsidRPr="004D5F9E" w:rsidRDefault="0074002C" w:rsidP="00B70B62">
      <w:pPr>
        <w:jc w:val="both"/>
        <w:rPr>
          <w:rFonts w:ascii="Times New Roman" w:hAnsi="Times New Roman" w:cs="Times New Roman"/>
          <w:sz w:val="24"/>
        </w:rPr>
      </w:pPr>
      <w:r w:rsidRPr="004D5F9E">
        <w:rPr>
          <w:rFonts w:ascii="Times New Roman" w:hAnsi="Times New Roman" w:cs="Times New Roman"/>
          <w:sz w:val="24"/>
        </w:rPr>
        <w:br w:type="page"/>
      </w:r>
    </w:p>
    <w:p w14:paraId="2EB0D762" w14:textId="22A2EC04" w:rsidR="00FF2B53" w:rsidRPr="004D5F9E" w:rsidRDefault="00FF2B53" w:rsidP="00FF2B53">
      <w:pPr>
        <w:spacing w:after="0" w:line="480" w:lineRule="auto"/>
        <w:jc w:val="both"/>
        <w:rPr>
          <w:rFonts w:ascii="Times New Roman" w:hAnsi="Times New Roman" w:cs="Times New Roman"/>
          <w:b/>
          <w:sz w:val="24"/>
        </w:rPr>
      </w:pPr>
      <w:r w:rsidRPr="004D5F9E">
        <w:rPr>
          <w:rFonts w:ascii="Times New Roman" w:hAnsi="Times New Roman" w:cs="Times New Roman"/>
          <w:b/>
          <w:sz w:val="24"/>
        </w:rPr>
        <w:lastRenderedPageBreak/>
        <w:t>Figure 4:</w:t>
      </w:r>
      <w:r w:rsidR="0057069B" w:rsidRPr="004D5F9E">
        <w:rPr>
          <w:rFonts w:ascii="Times New Roman" w:hAnsi="Times New Roman" w:cs="Times New Roman"/>
          <w:sz w:val="24"/>
        </w:rPr>
        <w:t xml:space="preserve"> </w:t>
      </w:r>
      <w:r w:rsidR="00263045" w:rsidRPr="004D5F9E">
        <w:rPr>
          <w:rFonts w:ascii="Times New Roman" w:hAnsi="Times New Roman" w:cs="Times New Roman"/>
          <w:sz w:val="24"/>
        </w:rPr>
        <w:t>Relationship between</w:t>
      </w:r>
      <w:r w:rsidR="0057069B" w:rsidRPr="004D5F9E">
        <w:rPr>
          <w:rFonts w:ascii="Times New Roman" w:hAnsi="Times New Roman" w:cs="Times New Roman"/>
          <w:sz w:val="24"/>
        </w:rPr>
        <w:t xml:space="preserve"> age-standardised mean systolic blood pressure and mean diastolic blood pressure in men and women aged 18 years and older in 2015</w:t>
      </w:r>
      <w:r w:rsidRPr="004D5F9E">
        <w:rPr>
          <w:rFonts w:ascii="Times New Roman" w:hAnsi="Times New Roman" w:cs="Times New Roman"/>
          <w:sz w:val="24"/>
        </w:rPr>
        <w:t>.</w:t>
      </w:r>
      <w:r w:rsidR="0057069B" w:rsidRPr="004D5F9E">
        <w:rPr>
          <w:rFonts w:ascii="Times New Roman" w:hAnsi="Times New Roman" w:cs="Times New Roman"/>
          <w:sz w:val="24"/>
        </w:rPr>
        <w:t xml:space="preserve"> </w:t>
      </w:r>
      <w:r w:rsidR="005B702F" w:rsidRPr="004D5F9E">
        <w:rPr>
          <w:rFonts w:ascii="Times New Roman" w:hAnsi="Times New Roman" w:cs="Times New Roman"/>
          <w:sz w:val="24"/>
        </w:rPr>
        <w:t>The dotted line shows the linear relationship between the two outcomes.</w:t>
      </w:r>
      <w:r w:rsidR="0057069B" w:rsidRPr="004D5F9E">
        <w:rPr>
          <w:rFonts w:ascii="Times New Roman" w:hAnsi="Times New Roman" w:cs="Times New Roman"/>
          <w:sz w:val="24"/>
        </w:rPr>
        <w:t xml:space="preserve"> </w:t>
      </w:r>
    </w:p>
    <w:p w14:paraId="5143880B" w14:textId="77777777" w:rsidR="00FF2B53" w:rsidRPr="004D5F9E" w:rsidRDefault="00FF2B53" w:rsidP="00FF2B53">
      <w:pPr>
        <w:jc w:val="both"/>
        <w:rPr>
          <w:rFonts w:ascii="Times New Roman" w:hAnsi="Times New Roman" w:cs="Times New Roman"/>
          <w:sz w:val="24"/>
        </w:rPr>
      </w:pPr>
      <w:r w:rsidRPr="004D5F9E">
        <w:rPr>
          <w:rFonts w:ascii="Times New Roman" w:hAnsi="Times New Roman" w:cs="Times New Roman"/>
          <w:sz w:val="24"/>
        </w:rPr>
        <w:br w:type="page"/>
      </w:r>
    </w:p>
    <w:p w14:paraId="06522C8B" w14:textId="30FBF9AF" w:rsidR="0074002C" w:rsidRPr="004D5F9E" w:rsidRDefault="0074002C" w:rsidP="00B70B62">
      <w:pPr>
        <w:spacing w:after="0" w:line="480" w:lineRule="auto"/>
        <w:jc w:val="both"/>
        <w:rPr>
          <w:rFonts w:ascii="Times New Roman" w:hAnsi="Times New Roman" w:cs="Times New Roman"/>
          <w:b/>
          <w:sz w:val="24"/>
        </w:rPr>
      </w:pPr>
      <w:r w:rsidRPr="004D5F9E">
        <w:rPr>
          <w:rFonts w:ascii="Times New Roman" w:hAnsi="Times New Roman" w:cs="Times New Roman"/>
          <w:b/>
          <w:sz w:val="24"/>
        </w:rPr>
        <w:lastRenderedPageBreak/>
        <w:t xml:space="preserve">Figure </w:t>
      </w:r>
      <w:r w:rsidR="00FF2B53" w:rsidRPr="004D5F9E">
        <w:rPr>
          <w:rFonts w:ascii="Times New Roman" w:hAnsi="Times New Roman" w:cs="Times New Roman"/>
          <w:b/>
          <w:sz w:val="24"/>
        </w:rPr>
        <w:t>5</w:t>
      </w:r>
      <w:r w:rsidRPr="004D5F9E">
        <w:rPr>
          <w:rFonts w:ascii="Times New Roman" w:hAnsi="Times New Roman" w:cs="Times New Roman"/>
          <w:b/>
          <w:sz w:val="24"/>
        </w:rPr>
        <w:t>:</w:t>
      </w:r>
      <w:r w:rsidRPr="004D5F9E">
        <w:rPr>
          <w:rFonts w:ascii="Times New Roman" w:hAnsi="Times New Roman" w:cs="Times New Roman"/>
          <w:sz w:val="24"/>
        </w:rPr>
        <w:t xml:space="preserve"> </w:t>
      </w:r>
      <w:r w:rsidR="00F12595" w:rsidRPr="004D5F9E">
        <w:rPr>
          <w:rFonts w:ascii="Times New Roman" w:hAnsi="Times New Roman" w:cs="Times New Roman"/>
          <w:sz w:val="24"/>
        </w:rPr>
        <w:t xml:space="preserve">Comparison of age-standardised (A) mean systolic blood pressure, (B) </w:t>
      </w:r>
      <w:r w:rsidR="00A9666E" w:rsidRPr="004D5F9E">
        <w:rPr>
          <w:rFonts w:ascii="Times New Roman" w:hAnsi="Times New Roman" w:cs="Times New Roman"/>
          <w:sz w:val="24"/>
        </w:rPr>
        <w:t xml:space="preserve">mean </w:t>
      </w:r>
      <w:r w:rsidR="00F12595" w:rsidRPr="004D5F9E">
        <w:rPr>
          <w:rFonts w:ascii="Times New Roman" w:hAnsi="Times New Roman" w:cs="Times New Roman"/>
          <w:sz w:val="24"/>
        </w:rPr>
        <w:t>diastolic blood pressure, and (C) prevalence of raised blood pressure in men and women aged 18 years and older in 2015.</w:t>
      </w:r>
    </w:p>
    <w:p w14:paraId="19838E3D" w14:textId="77777777" w:rsidR="0074002C" w:rsidRPr="004D5F9E" w:rsidRDefault="0074002C" w:rsidP="00B70B62">
      <w:pPr>
        <w:jc w:val="both"/>
        <w:rPr>
          <w:rFonts w:ascii="Times New Roman" w:hAnsi="Times New Roman" w:cs="Times New Roman"/>
          <w:sz w:val="24"/>
        </w:rPr>
      </w:pPr>
      <w:r w:rsidRPr="004D5F9E">
        <w:rPr>
          <w:rFonts w:ascii="Times New Roman" w:hAnsi="Times New Roman" w:cs="Times New Roman"/>
          <w:sz w:val="24"/>
        </w:rPr>
        <w:br w:type="page"/>
      </w:r>
    </w:p>
    <w:p w14:paraId="66F48769" w14:textId="27F2A409" w:rsidR="0074002C" w:rsidRPr="004D5F9E" w:rsidRDefault="0074002C" w:rsidP="00B70B62">
      <w:pPr>
        <w:spacing w:after="0" w:line="480" w:lineRule="auto"/>
        <w:jc w:val="both"/>
        <w:rPr>
          <w:rFonts w:ascii="Times New Roman" w:hAnsi="Times New Roman" w:cs="Times New Roman"/>
          <w:b/>
          <w:sz w:val="24"/>
        </w:rPr>
      </w:pPr>
      <w:r w:rsidRPr="004D5F9E">
        <w:rPr>
          <w:rFonts w:ascii="Times New Roman" w:hAnsi="Times New Roman" w:cs="Times New Roman"/>
          <w:b/>
          <w:sz w:val="24"/>
        </w:rPr>
        <w:lastRenderedPageBreak/>
        <w:t xml:space="preserve">Figure </w:t>
      </w:r>
      <w:r w:rsidR="00FF2B53" w:rsidRPr="004D5F9E">
        <w:rPr>
          <w:rFonts w:ascii="Times New Roman" w:hAnsi="Times New Roman" w:cs="Times New Roman"/>
          <w:b/>
          <w:sz w:val="24"/>
        </w:rPr>
        <w:t>6</w:t>
      </w:r>
      <w:r w:rsidRPr="004D5F9E">
        <w:rPr>
          <w:rFonts w:ascii="Times New Roman" w:hAnsi="Times New Roman" w:cs="Times New Roman"/>
          <w:b/>
          <w:sz w:val="24"/>
        </w:rPr>
        <w:t>:</w:t>
      </w:r>
      <w:r w:rsidRPr="004D5F9E">
        <w:rPr>
          <w:rFonts w:ascii="Times New Roman" w:hAnsi="Times New Roman" w:cs="Times New Roman"/>
          <w:sz w:val="24"/>
        </w:rPr>
        <w:t xml:space="preserve"> </w:t>
      </w:r>
      <w:r w:rsidR="00F12595" w:rsidRPr="004D5F9E">
        <w:rPr>
          <w:rFonts w:ascii="Times New Roman" w:eastAsia="Malgun Gothic" w:hAnsi="Times New Roman" w:cs="Times New Roman"/>
          <w:bCs/>
          <w:color w:val="000000"/>
          <w:sz w:val="24"/>
          <w:szCs w:val="24"/>
          <w:lang w:eastAsia="en-US"/>
        </w:rPr>
        <w:t>Trends in the number of adults aged 18 years and older with raised blood pressure</w:t>
      </w:r>
      <w:r w:rsidR="00AE4EF6" w:rsidRPr="004D5F9E">
        <w:rPr>
          <w:rFonts w:ascii="Times New Roman" w:eastAsia="Malgun Gothic" w:hAnsi="Times New Roman" w:cs="Times New Roman"/>
          <w:bCs/>
          <w:color w:val="000000"/>
          <w:sz w:val="24"/>
          <w:szCs w:val="24"/>
          <w:lang w:eastAsia="en-US"/>
        </w:rPr>
        <w:t xml:space="preserve"> (A) by region, (B) </w:t>
      </w:r>
      <w:r w:rsidR="00F12595" w:rsidRPr="004D5F9E">
        <w:rPr>
          <w:rFonts w:ascii="Times New Roman" w:eastAsia="Malgun Gothic" w:hAnsi="Times New Roman" w:cs="Times New Roman"/>
          <w:bCs/>
          <w:color w:val="000000"/>
          <w:sz w:val="24"/>
          <w:szCs w:val="24"/>
          <w:lang w:eastAsia="en-US"/>
        </w:rPr>
        <w:t>decomposed into the contributions of population growth and ageing, change in prevalence, and interaction of the two</w:t>
      </w:r>
      <w:r w:rsidR="00AE4EF6" w:rsidRPr="004D5F9E">
        <w:rPr>
          <w:rFonts w:ascii="Times New Roman" w:eastAsia="Malgun Gothic" w:hAnsi="Times New Roman" w:cs="Times New Roman"/>
          <w:bCs/>
          <w:color w:val="000000"/>
          <w:sz w:val="24"/>
          <w:szCs w:val="24"/>
          <w:lang w:eastAsia="en-US"/>
        </w:rPr>
        <w:t xml:space="preserve"> for the world and (C) </w:t>
      </w:r>
      <w:r w:rsidR="005973B2" w:rsidRPr="004D5F9E">
        <w:rPr>
          <w:rFonts w:ascii="Times New Roman" w:eastAsia="Malgun Gothic" w:hAnsi="Times New Roman" w:cs="Times New Roman"/>
          <w:bCs/>
          <w:color w:val="000000"/>
          <w:sz w:val="24"/>
          <w:szCs w:val="24"/>
          <w:lang w:eastAsia="en-US"/>
        </w:rPr>
        <w:t>decomposed into the contributions of population growth and ageing, change in prevalence, and interaction of the two</w:t>
      </w:r>
      <w:r w:rsidR="00AE4EF6" w:rsidRPr="004D5F9E">
        <w:rPr>
          <w:rFonts w:ascii="Times New Roman" w:eastAsia="Malgun Gothic" w:hAnsi="Times New Roman" w:cs="Times New Roman"/>
          <w:bCs/>
          <w:color w:val="000000"/>
          <w:sz w:val="24"/>
          <w:szCs w:val="24"/>
          <w:lang w:eastAsia="en-US"/>
        </w:rPr>
        <w:t xml:space="preserve"> by </w:t>
      </w:r>
      <w:r w:rsidR="005973B2" w:rsidRPr="004D5F9E">
        <w:rPr>
          <w:rFonts w:ascii="Times New Roman" w:eastAsia="Malgun Gothic" w:hAnsi="Times New Roman" w:cs="Times New Roman"/>
          <w:bCs/>
          <w:color w:val="000000"/>
          <w:sz w:val="24"/>
          <w:szCs w:val="24"/>
          <w:lang w:eastAsia="en-US"/>
        </w:rPr>
        <w:t>super-</w:t>
      </w:r>
      <w:r w:rsidR="00AE4EF6" w:rsidRPr="004D5F9E">
        <w:rPr>
          <w:rFonts w:ascii="Times New Roman" w:eastAsia="Malgun Gothic" w:hAnsi="Times New Roman" w:cs="Times New Roman"/>
          <w:bCs/>
          <w:color w:val="000000"/>
          <w:sz w:val="24"/>
          <w:szCs w:val="24"/>
          <w:lang w:eastAsia="en-US"/>
        </w:rPr>
        <w:t>region</w:t>
      </w:r>
      <w:r w:rsidR="00F12595" w:rsidRPr="004D5F9E">
        <w:rPr>
          <w:rFonts w:ascii="Times New Roman" w:eastAsia="Malgun Gothic" w:hAnsi="Times New Roman" w:cs="Times New Roman"/>
          <w:bCs/>
          <w:color w:val="000000"/>
          <w:sz w:val="24"/>
          <w:szCs w:val="24"/>
          <w:lang w:eastAsia="en-US"/>
        </w:rPr>
        <w:t xml:space="preserve">. </w:t>
      </w:r>
      <w:r w:rsidR="00CE7981" w:rsidRPr="004D5F9E">
        <w:rPr>
          <w:rFonts w:ascii="Times New Roman" w:eastAsia="Malgun Gothic" w:hAnsi="Times New Roman" w:cs="Times New Roman"/>
          <w:bCs/>
          <w:color w:val="000000"/>
          <w:sz w:val="24"/>
          <w:szCs w:val="24"/>
          <w:lang w:eastAsia="en-US"/>
        </w:rPr>
        <w:t>In panels B and C, the thick black lines show the trends in the number of people with raised blood pressure</w:t>
      </w:r>
      <w:r w:rsidR="00A34332" w:rsidRPr="004D5F9E">
        <w:rPr>
          <w:rFonts w:ascii="Times New Roman" w:eastAsia="Malgun Gothic" w:hAnsi="Times New Roman" w:cs="Times New Roman"/>
          <w:bCs/>
          <w:color w:val="000000"/>
          <w:sz w:val="24"/>
          <w:szCs w:val="24"/>
          <w:lang w:eastAsia="en-US"/>
        </w:rPr>
        <w:t>, and</w:t>
      </w:r>
      <w:r w:rsidR="00CE7981" w:rsidRPr="004D5F9E">
        <w:rPr>
          <w:rFonts w:ascii="Times New Roman" w:eastAsia="Malgun Gothic" w:hAnsi="Times New Roman" w:cs="Times New Roman"/>
          <w:bCs/>
          <w:color w:val="000000"/>
          <w:sz w:val="24"/>
          <w:szCs w:val="24"/>
          <w:lang w:eastAsia="en-US"/>
        </w:rPr>
        <w:t xml:space="preserve"> </w:t>
      </w:r>
      <w:r w:rsidR="00A34332" w:rsidRPr="004D5F9E">
        <w:rPr>
          <w:rFonts w:ascii="Times New Roman" w:eastAsia="Malgun Gothic" w:hAnsi="Times New Roman" w:cs="Times New Roman"/>
          <w:bCs/>
          <w:color w:val="000000"/>
          <w:sz w:val="24"/>
          <w:szCs w:val="24"/>
          <w:lang w:eastAsia="en-US"/>
        </w:rPr>
        <w:t>t</w:t>
      </w:r>
      <w:r w:rsidR="00CE7981" w:rsidRPr="004D5F9E">
        <w:rPr>
          <w:rFonts w:ascii="Times New Roman" w:eastAsia="Malgun Gothic" w:hAnsi="Times New Roman" w:cs="Times New Roman"/>
          <w:bCs/>
          <w:color w:val="000000"/>
          <w:sz w:val="24"/>
          <w:szCs w:val="24"/>
          <w:lang w:eastAsia="en-US"/>
        </w:rPr>
        <w:t>he light blue section</w:t>
      </w:r>
      <w:r w:rsidR="00A34332" w:rsidRPr="004D5F9E">
        <w:rPr>
          <w:rFonts w:ascii="Times New Roman" w:eastAsia="Malgun Gothic" w:hAnsi="Times New Roman" w:cs="Times New Roman"/>
          <w:bCs/>
          <w:color w:val="000000"/>
          <w:sz w:val="24"/>
          <w:szCs w:val="24"/>
          <w:lang w:eastAsia="en-US"/>
        </w:rPr>
        <w:t>s show</w:t>
      </w:r>
      <w:r w:rsidR="00CE7981" w:rsidRPr="004D5F9E">
        <w:rPr>
          <w:rFonts w:ascii="Times New Roman" w:eastAsia="Malgun Gothic" w:hAnsi="Times New Roman" w:cs="Times New Roman"/>
          <w:bCs/>
          <w:color w:val="000000"/>
          <w:sz w:val="24"/>
          <w:szCs w:val="24"/>
          <w:lang w:eastAsia="en-US"/>
        </w:rPr>
        <w:t xml:space="preserve"> the rise in numbers due to population growth and ageing </w:t>
      </w:r>
      <w:r w:rsidR="00A34332" w:rsidRPr="004D5F9E">
        <w:rPr>
          <w:rFonts w:ascii="Times New Roman" w:eastAsia="Malgun Gothic" w:hAnsi="Times New Roman" w:cs="Times New Roman"/>
          <w:bCs/>
          <w:color w:val="000000"/>
          <w:sz w:val="24"/>
          <w:szCs w:val="24"/>
          <w:lang w:eastAsia="en-US"/>
        </w:rPr>
        <w:t xml:space="preserve">that has been </w:t>
      </w:r>
      <w:r w:rsidR="00CE7981" w:rsidRPr="004D5F9E">
        <w:rPr>
          <w:rFonts w:ascii="Times New Roman" w:eastAsia="Malgun Gothic" w:hAnsi="Times New Roman" w:cs="Times New Roman"/>
          <w:bCs/>
          <w:color w:val="000000"/>
          <w:sz w:val="24"/>
          <w:szCs w:val="24"/>
          <w:lang w:eastAsia="en-US"/>
        </w:rPr>
        <w:t>offset by the decline in prevalence.</w:t>
      </w:r>
      <w:r w:rsidR="00A9666E" w:rsidRPr="004D5F9E">
        <w:rPr>
          <w:rFonts w:ascii="Times New Roman" w:eastAsia="Malgun Gothic" w:hAnsi="Times New Roman" w:cs="Times New Roman"/>
          <w:bCs/>
          <w:color w:val="000000"/>
          <w:sz w:val="24"/>
          <w:szCs w:val="24"/>
          <w:lang w:eastAsia="en-US"/>
        </w:rPr>
        <w:t xml:space="preserve"> </w:t>
      </w:r>
    </w:p>
    <w:p w14:paraId="119C84A5" w14:textId="77777777" w:rsidR="00AE4EF6" w:rsidRPr="004D5F9E" w:rsidRDefault="00AE4EF6" w:rsidP="00B70B62">
      <w:pPr>
        <w:jc w:val="both"/>
        <w:rPr>
          <w:rFonts w:ascii="Times New Roman" w:hAnsi="Times New Roman" w:cs="Times New Roman"/>
          <w:sz w:val="24"/>
        </w:rPr>
      </w:pPr>
      <w:r w:rsidRPr="004D5F9E">
        <w:rPr>
          <w:rFonts w:ascii="Times New Roman" w:hAnsi="Times New Roman" w:cs="Times New Roman"/>
          <w:sz w:val="24"/>
        </w:rPr>
        <w:br w:type="page"/>
      </w:r>
    </w:p>
    <w:p w14:paraId="4AEB433E" w14:textId="77777777" w:rsidR="009B43B5" w:rsidRPr="004D5F9E" w:rsidRDefault="009B43B5" w:rsidP="00D10B24">
      <w:pPr>
        <w:spacing w:after="0" w:line="240" w:lineRule="auto"/>
        <w:jc w:val="both"/>
        <w:rPr>
          <w:rFonts w:ascii="Times New Roman" w:eastAsia="Malgun Gothic" w:hAnsi="Times New Roman" w:cs="Times New Roman"/>
          <w:b/>
          <w:bCs/>
          <w:color w:val="000000"/>
          <w:sz w:val="24"/>
          <w:szCs w:val="24"/>
          <w:lang w:eastAsia="en-US"/>
        </w:rPr>
      </w:pPr>
      <w:r w:rsidRPr="004D5F9E">
        <w:rPr>
          <w:rFonts w:ascii="Times New Roman" w:eastAsia="Malgun Gothic" w:hAnsi="Times New Roman" w:cs="Times New Roman"/>
          <w:b/>
          <w:bCs/>
          <w:color w:val="000000"/>
          <w:sz w:val="24"/>
          <w:szCs w:val="24"/>
          <w:lang w:eastAsia="en-US"/>
        </w:rPr>
        <w:lastRenderedPageBreak/>
        <w:t>References</w:t>
      </w:r>
    </w:p>
    <w:p w14:paraId="0939CF28" w14:textId="77777777" w:rsidR="00D10B24" w:rsidRPr="004D5F9E" w:rsidRDefault="00D10B24" w:rsidP="0044065F">
      <w:pPr>
        <w:pStyle w:val="EndNoteBibliography"/>
        <w:spacing w:after="0"/>
        <w:rPr>
          <w:rFonts w:ascii="Times New Roman" w:eastAsia="Malgun Gothic" w:hAnsi="Times New Roman" w:cs="Times New Roman"/>
          <w:b/>
          <w:bCs/>
          <w:color w:val="000000"/>
          <w:sz w:val="24"/>
          <w:szCs w:val="24"/>
          <w:lang w:eastAsia="en-US"/>
        </w:rPr>
      </w:pPr>
    </w:p>
    <w:p w14:paraId="4275A503" w14:textId="77777777" w:rsidR="00391C55" w:rsidRPr="00391C55" w:rsidRDefault="00A06174" w:rsidP="00391C55">
      <w:pPr>
        <w:pStyle w:val="EndNoteBibliography"/>
        <w:spacing w:after="0"/>
      </w:pPr>
      <w:r w:rsidRPr="00126451">
        <w:rPr>
          <w:rFonts w:ascii="Times New Roman" w:eastAsia="Malgun Gothic" w:hAnsi="Times New Roman" w:cs="Times New Roman"/>
          <w:b/>
          <w:bCs/>
          <w:color w:val="000000"/>
          <w:sz w:val="24"/>
          <w:szCs w:val="24"/>
          <w:lang w:eastAsia="en-US"/>
        </w:rPr>
        <w:fldChar w:fldCharType="begin"/>
      </w:r>
      <w:r w:rsidRPr="00126451">
        <w:rPr>
          <w:rFonts w:ascii="Times New Roman" w:eastAsia="Malgun Gothic" w:hAnsi="Times New Roman" w:cs="Times New Roman"/>
          <w:b/>
          <w:bCs/>
          <w:color w:val="000000"/>
          <w:sz w:val="24"/>
          <w:szCs w:val="24"/>
          <w:lang w:eastAsia="en-US"/>
        </w:rPr>
        <w:instrText xml:space="preserve"> ADDIN EN.REFLIST </w:instrText>
      </w:r>
      <w:r w:rsidRPr="00126451">
        <w:rPr>
          <w:rFonts w:ascii="Times New Roman" w:eastAsia="Malgun Gothic" w:hAnsi="Times New Roman" w:cs="Times New Roman"/>
          <w:b/>
          <w:bCs/>
          <w:color w:val="000000"/>
          <w:sz w:val="24"/>
          <w:szCs w:val="24"/>
          <w:lang w:eastAsia="en-US"/>
        </w:rPr>
        <w:fldChar w:fldCharType="separate"/>
      </w:r>
      <w:r w:rsidR="00391C55" w:rsidRPr="00391C55">
        <w:t>1.</w:t>
      </w:r>
      <w:r w:rsidR="00391C55" w:rsidRPr="00391C55">
        <w:tab/>
        <w:t xml:space="preserve">Global Burden of Metabolic Risk Factors for Chronic Diseases Collaboration. Cardiovascular disease, chronic kidney disease, and diabetes mortality burden of cardiometabolic risk factors from 1980 to 2010: a comparative risk assessment. </w:t>
      </w:r>
      <w:r w:rsidR="00391C55" w:rsidRPr="00391C55">
        <w:rPr>
          <w:i/>
        </w:rPr>
        <w:t>Lancet Diabetes Endocrinol</w:t>
      </w:r>
      <w:r w:rsidR="00391C55" w:rsidRPr="00391C55">
        <w:t xml:space="preserve"> 2014; </w:t>
      </w:r>
      <w:r w:rsidR="00391C55" w:rsidRPr="00391C55">
        <w:rPr>
          <w:b/>
        </w:rPr>
        <w:t>2</w:t>
      </w:r>
      <w:r w:rsidR="00391C55" w:rsidRPr="00391C55">
        <w:t>(8): 634-47.</w:t>
      </w:r>
    </w:p>
    <w:p w14:paraId="0EF32D30" w14:textId="53671521" w:rsidR="00391C55" w:rsidRPr="00391C55" w:rsidRDefault="00391C55" w:rsidP="00391C55">
      <w:pPr>
        <w:pStyle w:val="EndNoteBibliography"/>
        <w:spacing w:after="0"/>
      </w:pPr>
      <w:r w:rsidRPr="00391C55">
        <w:t>2.</w:t>
      </w:r>
      <w:r w:rsidRPr="00391C55">
        <w:tab/>
        <w:t xml:space="preserve">World Health Organization. Global action plan for the prevention and control of noncommunicable diseases 2013-2020. 2013. </w:t>
      </w:r>
      <w:hyperlink r:id="rId10" w:history="1">
        <w:r w:rsidRPr="00391C55">
          <w:rPr>
            <w:rStyle w:val="Hyperlink"/>
          </w:rPr>
          <w:t>http://apps.who.int/iris/bitstream/10665/94384/1/9789241506236_eng.pdf?ua=1</w:t>
        </w:r>
      </w:hyperlink>
      <w:r w:rsidRPr="00391C55">
        <w:t xml:space="preserve"> (accessed August 14 2015).</w:t>
      </w:r>
    </w:p>
    <w:p w14:paraId="43047ABD" w14:textId="77777777" w:rsidR="00391C55" w:rsidRPr="00391C55" w:rsidRDefault="00391C55" w:rsidP="00391C55">
      <w:pPr>
        <w:pStyle w:val="EndNoteBibliography"/>
        <w:spacing w:after="0"/>
      </w:pPr>
      <w:r w:rsidRPr="00391C55">
        <w:t>3.</w:t>
      </w:r>
      <w:r w:rsidRPr="00391C55">
        <w:tab/>
        <w:t xml:space="preserve">Lewington S, Clarke R, Qizilbash N, Peto R, Collins R, Prospective Studies C. Age-specific relevance of usual blood pressure to vascular mortality: a meta-analysis of individual data for one million adults in 61 prospective studies. </w:t>
      </w:r>
      <w:r w:rsidRPr="00391C55">
        <w:rPr>
          <w:i/>
        </w:rPr>
        <w:t>Lancet</w:t>
      </w:r>
      <w:r w:rsidRPr="00391C55">
        <w:t xml:space="preserve"> 2002; </w:t>
      </w:r>
      <w:r w:rsidRPr="00391C55">
        <w:rPr>
          <w:b/>
        </w:rPr>
        <w:t>360</w:t>
      </w:r>
      <w:r w:rsidRPr="00391C55">
        <w:t>(9349): 1903-13.</w:t>
      </w:r>
    </w:p>
    <w:p w14:paraId="2C77D609" w14:textId="77777777" w:rsidR="00391C55" w:rsidRPr="00391C55" w:rsidRDefault="00391C55" w:rsidP="00391C55">
      <w:pPr>
        <w:pStyle w:val="EndNoteBibliography"/>
        <w:spacing w:after="0"/>
      </w:pPr>
      <w:r w:rsidRPr="00391C55">
        <w:t>4.</w:t>
      </w:r>
      <w:r w:rsidRPr="00391C55">
        <w:tab/>
        <w:t xml:space="preserve">Czernichow S, Zanchetti A, Turnbull F, et al. The effects of blood pressure reduction and of different blood pressure-lowering regimens on major cardiovascular events according to baseline blood pressure: meta-analysis of randomized trials. </w:t>
      </w:r>
      <w:r w:rsidRPr="00391C55">
        <w:rPr>
          <w:i/>
        </w:rPr>
        <w:t>J Hypertens</w:t>
      </w:r>
      <w:r w:rsidRPr="00391C55">
        <w:t xml:space="preserve"> 2011; </w:t>
      </w:r>
      <w:r w:rsidRPr="00391C55">
        <w:rPr>
          <w:b/>
        </w:rPr>
        <w:t>29</w:t>
      </w:r>
      <w:r w:rsidRPr="00391C55">
        <w:t>(1): 4-16.</w:t>
      </w:r>
    </w:p>
    <w:p w14:paraId="0F73F418" w14:textId="77777777" w:rsidR="00391C55" w:rsidRPr="00391C55" w:rsidRDefault="00391C55" w:rsidP="00391C55">
      <w:pPr>
        <w:pStyle w:val="EndNoteBibliography"/>
        <w:spacing w:after="0"/>
      </w:pPr>
      <w:r w:rsidRPr="00391C55">
        <w:t>5.</w:t>
      </w:r>
      <w:r w:rsidRPr="00391C55">
        <w:tab/>
        <w:t xml:space="preserve">Danaei G, Finucane MM, Lin JK, et al. National, regional, and global trends in systolic blood pressure since 1980: systematic analysis of health examination surveys and epidemiological studies with 786 country-years and 5·4 million participants. </w:t>
      </w:r>
      <w:r w:rsidRPr="00391C55">
        <w:rPr>
          <w:i/>
        </w:rPr>
        <w:t>Lancet</w:t>
      </w:r>
      <w:r w:rsidRPr="00391C55">
        <w:t xml:space="preserve"> 2011; </w:t>
      </w:r>
      <w:r w:rsidRPr="00391C55">
        <w:rPr>
          <w:b/>
        </w:rPr>
        <w:t>377</w:t>
      </w:r>
      <w:r w:rsidRPr="00391C55">
        <w:t>(9765): 568-77.</w:t>
      </w:r>
    </w:p>
    <w:p w14:paraId="25457687" w14:textId="77777777" w:rsidR="00391C55" w:rsidRPr="00391C55" w:rsidRDefault="00391C55" w:rsidP="00391C55">
      <w:pPr>
        <w:pStyle w:val="EndNoteBibliography"/>
        <w:spacing w:after="0"/>
      </w:pPr>
      <w:r w:rsidRPr="00391C55">
        <w:t>6.</w:t>
      </w:r>
      <w:r w:rsidRPr="00391C55">
        <w:tab/>
        <w:t xml:space="preserve">Rose G, Day S. The population mean predicts the number of deviant individuals. </w:t>
      </w:r>
      <w:r w:rsidRPr="00391C55">
        <w:rPr>
          <w:i/>
        </w:rPr>
        <w:t>BMJ</w:t>
      </w:r>
      <w:r w:rsidRPr="00391C55">
        <w:t xml:space="preserve"> 1990; </w:t>
      </w:r>
      <w:r w:rsidRPr="00391C55">
        <w:rPr>
          <w:b/>
        </w:rPr>
        <w:t>301</w:t>
      </w:r>
      <w:r w:rsidRPr="00391C55">
        <w:t>(6759): 1031-4.</w:t>
      </w:r>
    </w:p>
    <w:p w14:paraId="1DDCEC05" w14:textId="77777777" w:rsidR="00391C55" w:rsidRPr="00391C55" w:rsidRDefault="00391C55" w:rsidP="00391C55">
      <w:pPr>
        <w:pStyle w:val="EndNoteBibliography"/>
        <w:spacing w:after="0"/>
      </w:pPr>
      <w:r w:rsidRPr="00391C55">
        <w:t>7.</w:t>
      </w:r>
      <w:r w:rsidRPr="00391C55">
        <w:tab/>
        <w:t xml:space="preserve">Finucane MM, Paciorek CJ, Danaei G, Ezzati M. Bayesian estimation of population-level trends in measures of health status. </w:t>
      </w:r>
      <w:r w:rsidRPr="00391C55">
        <w:rPr>
          <w:i/>
        </w:rPr>
        <w:t>Stat Sci</w:t>
      </w:r>
      <w:r w:rsidRPr="00391C55">
        <w:t xml:space="preserve"> 2014; </w:t>
      </w:r>
      <w:r w:rsidRPr="00391C55">
        <w:rPr>
          <w:b/>
        </w:rPr>
        <w:t>29</w:t>
      </w:r>
      <w:r w:rsidRPr="00391C55">
        <w:t>(1): 18-25.</w:t>
      </w:r>
    </w:p>
    <w:p w14:paraId="38AA8215" w14:textId="77777777" w:rsidR="00391C55" w:rsidRPr="00391C55" w:rsidRDefault="00391C55" w:rsidP="00391C55">
      <w:pPr>
        <w:pStyle w:val="EndNoteBibliography"/>
        <w:spacing w:after="0"/>
      </w:pPr>
      <w:r w:rsidRPr="00391C55">
        <w:t>8.</w:t>
      </w:r>
      <w:r w:rsidRPr="00391C55">
        <w:tab/>
        <w:t xml:space="preserve">NCD Risk Factor Collaboration. Worldwide trends in diabetes since 1980: a pooled analysis of 751 population-based studies with 4.4 million participants. </w:t>
      </w:r>
      <w:r w:rsidRPr="00391C55">
        <w:rPr>
          <w:i/>
        </w:rPr>
        <w:t>Lancet</w:t>
      </w:r>
      <w:r w:rsidRPr="00391C55">
        <w:t xml:space="preserve"> 2016; </w:t>
      </w:r>
      <w:r w:rsidRPr="00391C55">
        <w:rPr>
          <w:b/>
        </w:rPr>
        <w:t>387</w:t>
      </w:r>
      <w:r w:rsidRPr="00391C55">
        <w:t>(10027): 1513-30.</w:t>
      </w:r>
    </w:p>
    <w:p w14:paraId="2A808659" w14:textId="77777777" w:rsidR="00391C55" w:rsidRPr="00391C55" w:rsidRDefault="00391C55" w:rsidP="00391C55">
      <w:pPr>
        <w:pStyle w:val="EndNoteBibliography"/>
        <w:spacing w:after="0"/>
      </w:pPr>
      <w:r w:rsidRPr="00391C55">
        <w:t>9.</w:t>
      </w:r>
      <w:r w:rsidRPr="00391C55">
        <w:tab/>
        <w:t xml:space="preserve">Singh GM, Danaei G, Pelizzari PM, et al. The age associations of blood pressure, cholesterol, and glucose: analysis of health examination surveys from international populations. </w:t>
      </w:r>
      <w:r w:rsidRPr="00391C55">
        <w:rPr>
          <w:i/>
        </w:rPr>
        <w:t>Circulation</w:t>
      </w:r>
      <w:r w:rsidRPr="00391C55">
        <w:t xml:space="preserve"> 2012; </w:t>
      </w:r>
      <w:r w:rsidRPr="00391C55">
        <w:rPr>
          <w:b/>
        </w:rPr>
        <w:t>125</w:t>
      </w:r>
      <w:r w:rsidRPr="00391C55">
        <w:t>(18): 2204-11.</w:t>
      </w:r>
    </w:p>
    <w:p w14:paraId="655CB0E2" w14:textId="77777777" w:rsidR="00391C55" w:rsidRPr="00391C55" w:rsidRDefault="00391C55" w:rsidP="00391C55">
      <w:pPr>
        <w:pStyle w:val="EndNoteBibliography"/>
        <w:spacing w:after="0"/>
      </w:pPr>
      <w:r w:rsidRPr="00391C55">
        <w:t>10.</w:t>
      </w:r>
      <w:r w:rsidRPr="00391C55">
        <w:tab/>
        <w:t xml:space="preserve">Rodriguez BL, Labarthe DR, Huang B, Lopez-Gomez J. Rise of blood pressure with age. New evidence of population differences. </w:t>
      </w:r>
      <w:r w:rsidRPr="00391C55">
        <w:rPr>
          <w:i/>
        </w:rPr>
        <w:t>Hypertension</w:t>
      </w:r>
      <w:r w:rsidRPr="00391C55">
        <w:t xml:space="preserve"> 1994; </w:t>
      </w:r>
      <w:r w:rsidRPr="00391C55">
        <w:rPr>
          <w:b/>
        </w:rPr>
        <w:t>24</w:t>
      </w:r>
      <w:r w:rsidRPr="00391C55">
        <w:t>(6): 779-85.</w:t>
      </w:r>
    </w:p>
    <w:p w14:paraId="538DFD8D" w14:textId="77777777" w:rsidR="00391C55" w:rsidRPr="00391C55" w:rsidRDefault="00391C55" w:rsidP="00391C55">
      <w:pPr>
        <w:pStyle w:val="EndNoteBibliography"/>
        <w:spacing w:after="0"/>
      </w:pPr>
      <w:r w:rsidRPr="00391C55">
        <w:t>11.</w:t>
      </w:r>
      <w:r w:rsidRPr="00391C55">
        <w:tab/>
        <w:t>Ahmad OB, Boschi-Pinto C, Lopez AD, Murray CJ, Lozano R, Inoue M. Age standardization of rates: a new WHO standard. Geneva: World Health Organization, 2001.</w:t>
      </w:r>
    </w:p>
    <w:p w14:paraId="331EE949" w14:textId="77777777" w:rsidR="00391C55" w:rsidRPr="00391C55" w:rsidRDefault="00391C55" w:rsidP="00391C55">
      <w:pPr>
        <w:pStyle w:val="EndNoteBibliography"/>
        <w:spacing w:after="0"/>
      </w:pPr>
      <w:r w:rsidRPr="00391C55">
        <w:t>12.</w:t>
      </w:r>
      <w:r w:rsidRPr="00391C55">
        <w:tab/>
        <w:t xml:space="preserve">Kearney PM, Whelton M, Reynolds K, Muntner P, Whelton PK, He J. Global burden of hypertension: analysis of worldwide data. </w:t>
      </w:r>
      <w:r w:rsidRPr="00391C55">
        <w:rPr>
          <w:i/>
        </w:rPr>
        <w:t>Lancet</w:t>
      </w:r>
      <w:r w:rsidRPr="00391C55">
        <w:t xml:space="preserve"> 2005; </w:t>
      </w:r>
      <w:r w:rsidRPr="00391C55">
        <w:rPr>
          <w:b/>
        </w:rPr>
        <w:t>365</w:t>
      </w:r>
      <w:r w:rsidRPr="00391C55">
        <w:t>(9455): 217-23.</w:t>
      </w:r>
    </w:p>
    <w:p w14:paraId="64033D08" w14:textId="77777777" w:rsidR="00391C55" w:rsidRPr="00391C55" w:rsidRDefault="00391C55" w:rsidP="00391C55">
      <w:pPr>
        <w:pStyle w:val="EndNoteBibliography"/>
        <w:spacing w:after="0"/>
      </w:pPr>
      <w:r w:rsidRPr="00391C55">
        <w:t>13.</w:t>
      </w:r>
      <w:r w:rsidRPr="00391C55">
        <w:tab/>
        <w:t xml:space="preserve">Mills KT, Bundy JD, Kelly TN, et al. Global Disparities of Hypertension Prevalence and Control: A Systematic Analysis of Population-Based Studies From 90 Countries. </w:t>
      </w:r>
      <w:r w:rsidRPr="00391C55">
        <w:rPr>
          <w:i/>
        </w:rPr>
        <w:t>Circulation</w:t>
      </w:r>
      <w:r w:rsidRPr="00391C55">
        <w:t xml:space="preserve"> 2016; </w:t>
      </w:r>
      <w:r w:rsidRPr="00391C55">
        <w:rPr>
          <w:b/>
        </w:rPr>
        <w:t>134</w:t>
      </w:r>
      <w:r w:rsidRPr="00391C55">
        <w:t>(6): 441-50.</w:t>
      </w:r>
    </w:p>
    <w:p w14:paraId="73024E8F" w14:textId="77777777" w:rsidR="00391C55" w:rsidRPr="00391C55" w:rsidRDefault="00391C55" w:rsidP="00391C55">
      <w:pPr>
        <w:pStyle w:val="EndNoteBibliography"/>
        <w:spacing w:after="0"/>
      </w:pPr>
      <w:r w:rsidRPr="00391C55">
        <w:t>14.</w:t>
      </w:r>
      <w:r w:rsidRPr="00391C55">
        <w:tab/>
        <w:t xml:space="preserve">Lawes CM, Vander Hoorn S, Law MR, Elliott P, MacMahon S, Rodgers A. Blood pressure and the global burden of disease 2000. Part 1: estimates of blood pressure levels. </w:t>
      </w:r>
      <w:r w:rsidRPr="00391C55">
        <w:rPr>
          <w:i/>
        </w:rPr>
        <w:t>J Hypertens</w:t>
      </w:r>
      <w:r w:rsidRPr="00391C55">
        <w:t xml:space="preserve"> 2006; </w:t>
      </w:r>
      <w:r w:rsidRPr="00391C55">
        <w:rPr>
          <w:b/>
        </w:rPr>
        <w:t>24</w:t>
      </w:r>
      <w:r w:rsidRPr="00391C55">
        <w:t>(3): 413-22.</w:t>
      </w:r>
    </w:p>
    <w:p w14:paraId="4303784C" w14:textId="77777777" w:rsidR="00391C55" w:rsidRPr="00391C55" w:rsidRDefault="00391C55" w:rsidP="00391C55">
      <w:pPr>
        <w:pStyle w:val="EndNoteBibliography"/>
        <w:spacing w:after="0"/>
      </w:pPr>
      <w:r w:rsidRPr="00391C55">
        <w:t>15.</w:t>
      </w:r>
      <w:r w:rsidRPr="00391C55">
        <w:tab/>
        <w:t xml:space="preserve">Evans A, Tolonen H, Hense HW, et al. Trends in coronary risk factors in the WHO MONICA project. </w:t>
      </w:r>
      <w:r w:rsidRPr="00391C55">
        <w:rPr>
          <w:i/>
        </w:rPr>
        <w:t>Int J Epidemiol</w:t>
      </w:r>
      <w:r w:rsidRPr="00391C55">
        <w:t xml:space="preserve"> 2001; </w:t>
      </w:r>
      <w:r w:rsidRPr="00391C55">
        <w:rPr>
          <w:b/>
        </w:rPr>
        <w:t>30 Suppl 1</w:t>
      </w:r>
      <w:r w:rsidRPr="00391C55">
        <w:t>: S35-40.</w:t>
      </w:r>
    </w:p>
    <w:p w14:paraId="0BACD48B" w14:textId="77777777" w:rsidR="00391C55" w:rsidRPr="00391C55" w:rsidRDefault="00391C55" w:rsidP="00391C55">
      <w:pPr>
        <w:pStyle w:val="EndNoteBibliography"/>
        <w:spacing w:after="0"/>
      </w:pPr>
      <w:r w:rsidRPr="00391C55">
        <w:t>16.</w:t>
      </w:r>
      <w:r w:rsidRPr="00391C55">
        <w:tab/>
        <w:t xml:space="preserve">Tunstall-Pedoe H, Connaghan J, Woodward M, Tolonen H, Kuulasmaa K. Pattern of declining blood pressure across replicate population surveys of the WHO MONICA project, mid-1980s to mid-1990s, and the role of medication. </w:t>
      </w:r>
      <w:r w:rsidRPr="00391C55">
        <w:rPr>
          <w:i/>
        </w:rPr>
        <w:t>BMJ</w:t>
      </w:r>
      <w:r w:rsidRPr="00391C55">
        <w:t xml:space="preserve"> 2006; </w:t>
      </w:r>
      <w:r w:rsidRPr="00391C55">
        <w:rPr>
          <w:b/>
        </w:rPr>
        <w:t>332</w:t>
      </w:r>
      <w:r w:rsidRPr="00391C55">
        <w:t>(7542): 629-35.</w:t>
      </w:r>
    </w:p>
    <w:p w14:paraId="186791A7" w14:textId="77777777" w:rsidR="00391C55" w:rsidRPr="00391C55" w:rsidRDefault="00391C55" w:rsidP="00391C55">
      <w:pPr>
        <w:pStyle w:val="EndNoteBibliography"/>
        <w:spacing w:after="0"/>
      </w:pPr>
      <w:r w:rsidRPr="00391C55">
        <w:t>17.</w:t>
      </w:r>
      <w:r w:rsidRPr="00391C55">
        <w:tab/>
        <w:t xml:space="preserve">McCarron P, Smith GD, Okasha M. Secular changes in blood pressure in childhood, adolescence and young adulthood: systematic review of trends from 1948 to 1998. </w:t>
      </w:r>
      <w:r w:rsidRPr="00391C55">
        <w:rPr>
          <w:i/>
        </w:rPr>
        <w:t>J Hum Hypertens</w:t>
      </w:r>
      <w:r w:rsidRPr="00391C55">
        <w:t xml:space="preserve"> 2002; </w:t>
      </w:r>
      <w:r w:rsidRPr="00391C55">
        <w:rPr>
          <w:b/>
        </w:rPr>
        <w:t>16</w:t>
      </w:r>
      <w:r w:rsidRPr="00391C55">
        <w:t>(10): 677-89.</w:t>
      </w:r>
    </w:p>
    <w:p w14:paraId="6D8DCE37" w14:textId="77777777" w:rsidR="00391C55" w:rsidRPr="00391C55" w:rsidRDefault="00391C55" w:rsidP="00391C55">
      <w:pPr>
        <w:pStyle w:val="EndNoteBibliography"/>
        <w:spacing w:after="0"/>
      </w:pPr>
      <w:r w:rsidRPr="00391C55">
        <w:t>18.</w:t>
      </w:r>
      <w:r w:rsidRPr="00391C55">
        <w:tab/>
        <w:t xml:space="preserve">Bennett SA, Magnus P. Trends in cardiovascular risk factors in Australia. Results from the National Heart Foundation's Risk Factor Prevalence Study, 1980-1989. </w:t>
      </w:r>
      <w:r w:rsidRPr="00391C55">
        <w:rPr>
          <w:i/>
        </w:rPr>
        <w:t>Med J Aust</w:t>
      </w:r>
      <w:r w:rsidRPr="00391C55">
        <w:t xml:space="preserve"> 1994; </w:t>
      </w:r>
      <w:r w:rsidRPr="00391C55">
        <w:rPr>
          <w:b/>
        </w:rPr>
        <w:t>161</w:t>
      </w:r>
      <w:r w:rsidRPr="00391C55">
        <w:t>(9): 519-27.</w:t>
      </w:r>
    </w:p>
    <w:p w14:paraId="7EED28F0" w14:textId="77777777" w:rsidR="00391C55" w:rsidRPr="00391C55" w:rsidRDefault="00391C55" w:rsidP="00391C55">
      <w:pPr>
        <w:pStyle w:val="EndNoteBibliography"/>
        <w:spacing w:after="0"/>
      </w:pPr>
      <w:r w:rsidRPr="00391C55">
        <w:lastRenderedPageBreak/>
        <w:t>19.</w:t>
      </w:r>
      <w:r w:rsidRPr="00391C55">
        <w:tab/>
        <w:t xml:space="preserve">Joossens JV, Kesteloot H. Trends in systolic blood pressure, 24-hour sodium excretion, and stroke mortality in the elderly in Belgium. </w:t>
      </w:r>
      <w:r w:rsidRPr="00391C55">
        <w:rPr>
          <w:i/>
        </w:rPr>
        <w:t>Am J Med</w:t>
      </w:r>
      <w:r w:rsidRPr="00391C55">
        <w:t xml:space="preserve"> 1991; </w:t>
      </w:r>
      <w:r w:rsidRPr="00391C55">
        <w:rPr>
          <w:b/>
        </w:rPr>
        <w:t>90</w:t>
      </w:r>
      <w:r w:rsidRPr="00391C55">
        <w:t>(3A): 5S-11S.</w:t>
      </w:r>
    </w:p>
    <w:p w14:paraId="036E74D8" w14:textId="77777777" w:rsidR="00391C55" w:rsidRPr="00391C55" w:rsidRDefault="00391C55" w:rsidP="00391C55">
      <w:pPr>
        <w:pStyle w:val="EndNoteBibliography"/>
        <w:spacing w:after="0"/>
      </w:pPr>
      <w:r w:rsidRPr="00391C55">
        <w:t>20.</w:t>
      </w:r>
      <w:r w:rsidRPr="00391C55">
        <w:tab/>
        <w:t xml:space="preserve">Ikeda N, Gakidou E, Hasegawa T, Murray CJ. Understanding the decline of mean systolic blood pressure in Japan: an analysis of pooled data from the National Nutrition Survey, 1986-2002. </w:t>
      </w:r>
      <w:r w:rsidRPr="00391C55">
        <w:rPr>
          <w:i/>
        </w:rPr>
        <w:t>Bull World Health Organ</w:t>
      </w:r>
      <w:r w:rsidRPr="00391C55">
        <w:t xml:space="preserve"> 2008; </w:t>
      </w:r>
      <w:r w:rsidRPr="00391C55">
        <w:rPr>
          <w:b/>
        </w:rPr>
        <w:t>86</w:t>
      </w:r>
      <w:r w:rsidRPr="00391C55">
        <w:t>(12): 978-88.</w:t>
      </w:r>
    </w:p>
    <w:p w14:paraId="765EE078" w14:textId="77777777" w:rsidR="00391C55" w:rsidRPr="00391C55" w:rsidRDefault="00391C55" w:rsidP="00391C55">
      <w:pPr>
        <w:pStyle w:val="EndNoteBibliography"/>
        <w:spacing w:after="0"/>
      </w:pPr>
      <w:r w:rsidRPr="00391C55">
        <w:t>21.</w:t>
      </w:r>
      <w:r w:rsidRPr="00391C55">
        <w:tab/>
        <w:t xml:space="preserve">Ueshima H, Tatara K, Asakura S, Okamoto M. Declining trends in blood pressure level and the prevalence of hypertension, and changes in related factors in Japan, 1956-1980. </w:t>
      </w:r>
      <w:r w:rsidRPr="00391C55">
        <w:rPr>
          <w:i/>
        </w:rPr>
        <w:t>J Chronic Dis</w:t>
      </w:r>
      <w:r w:rsidRPr="00391C55">
        <w:t xml:space="preserve"> 1987; </w:t>
      </w:r>
      <w:r w:rsidRPr="00391C55">
        <w:rPr>
          <w:b/>
        </w:rPr>
        <w:t>40</w:t>
      </w:r>
      <w:r w:rsidRPr="00391C55">
        <w:t>(2): 137-47.</w:t>
      </w:r>
    </w:p>
    <w:p w14:paraId="6979935D" w14:textId="77777777" w:rsidR="00391C55" w:rsidRPr="00391C55" w:rsidRDefault="00391C55" w:rsidP="00391C55">
      <w:pPr>
        <w:pStyle w:val="EndNoteBibliography"/>
        <w:spacing w:after="0"/>
      </w:pPr>
      <w:r w:rsidRPr="00391C55">
        <w:t>22.</w:t>
      </w:r>
      <w:r w:rsidRPr="00391C55">
        <w:tab/>
        <w:t xml:space="preserve">Wietlisbach V, Paccaud F, Rickenbach M, Gutzwiller F. Trends in cardiovascular risk factors (1984-1993) in a Swiss region: results of three population surveys. </w:t>
      </w:r>
      <w:r w:rsidRPr="00391C55">
        <w:rPr>
          <w:i/>
        </w:rPr>
        <w:t>Prev Med</w:t>
      </w:r>
      <w:r w:rsidRPr="00391C55">
        <w:t xml:space="preserve"> 1997; </w:t>
      </w:r>
      <w:r w:rsidRPr="00391C55">
        <w:rPr>
          <w:b/>
        </w:rPr>
        <w:t>26</w:t>
      </w:r>
      <w:r w:rsidRPr="00391C55">
        <w:t>(4): 523-33.</w:t>
      </w:r>
    </w:p>
    <w:p w14:paraId="09FBCA1D" w14:textId="77777777" w:rsidR="00391C55" w:rsidRPr="00391C55" w:rsidRDefault="00391C55" w:rsidP="00391C55">
      <w:pPr>
        <w:pStyle w:val="EndNoteBibliography"/>
        <w:spacing w:after="0"/>
      </w:pPr>
      <w:r w:rsidRPr="00391C55">
        <w:t>23.</w:t>
      </w:r>
      <w:r w:rsidRPr="00391C55">
        <w:tab/>
        <w:t xml:space="preserve">Tverdal A. [Significant decline in blood pressure levels after 1996--fact or artefact?]. </w:t>
      </w:r>
      <w:r w:rsidRPr="00391C55">
        <w:rPr>
          <w:i/>
        </w:rPr>
        <w:t>Tidsskr Nor Laegeforen</w:t>
      </w:r>
      <w:r w:rsidRPr="00391C55">
        <w:t xml:space="preserve"> 2001; </w:t>
      </w:r>
      <w:r w:rsidRPr="00391C55">
        <w:rPr>
          <w:b/>
        </w:rPr>
        <w:t>121</w:t>
      </w:r>
      <w:r w:rsidRPr="00391C55">
        <w:t>(15): 1821-5.</w:t>
      </w:r>
    </w:p>
    <w:p w14:paraId="66E8F122" w14:textId="77777777" w:rsidR="00391C55" w:rsidRPr="00391C55" w:rsidRDefault="00391C55" w:rsidP="00391C55">
      <w:pPr>
        <w:pStyle w:val="EndNoteBibliography"/>
        <w:spacing w:after="0"/>
      </w:pPr>
      <w:r w:rsidRPr="00391C55">
        <w:t>24.</w:t>
      </w:r>
      <w:r w:rsidRPr="00391C55">
        <w:tab/>
        <w:t xml:space="preserve">Kastarinen MJ, Nissinen AM, Vartiainen EA, et al. Blood pressure levels and obesity trends in hypertensive and normotensive Finnish population from 1982 to 1997. </w:t>
      </w:r>
      <w:r w:rsidRPr="00391C55">
        <w:rPr>
          <w:i/>
        </w:rPr>
        <w:t>J Hypertens</w:t>
      </w:r>
      <w:r w:rsidRPr="00391C55">
        <w:t xml:space="preserve"> 2000; </w:t>
      </w:r>
      <w:r w:rsidRPr="00391C55">
        <w:rPr>
          <w:b/>
        </w:rPr>
        <w:t>18</w:t>
      </w:r>
      <w:r w:rsidRPr="00391C55">
        <w:t>(3): 255-62.</w:t>
      </w:r>
    </w:p>
    <w:p w14:paraId="56B4C94F" w14:textId="77777777" w:rsidR="00391C55" w:rsidRPr="00391C55" w:rsidRDefault="00391C55" w:rsidP="00391C55">
      <w:pPr>
        <w:pStyle w:val="EndNoteBibliography"/>
        <w:spacing w:after="0"/>
      </w:pPr>
      <w:r w:rsidRPr="00391C55">
        <w:t>25.</w:t>
      </w:r>
      <w:r w:rsidRPr="00391C55">
        <w:tab/>
        <w:t xml:space="preserve">Juonala M, Viikari JS, Hutri-Kahonen N, et al. The 21-year follow-up of the Cardiovascular Risk in Young Finns Study: risk factor levels, secular trends and east-west difference. </w:t>
      </w:r>
      <w:r w:rsidRPr="00391C55">
        <w:rPr>
          <w:i/>
        </w:rPr>
        <w:t>J Intern Med</w:t>
      </w:r>
      <w:r w:rsidRPr="00391C55">
        <w:t xml:space="preserve"> 2004; </w:t>
      </w:r>
      <w:r w:rsidRPr="00391C55">
        <w:rPr>
          <w:b/>
        </w:rPr>
        <w:t>255</w:t>
      </w:r>
      <w:r w:rsidRPr="00391C55">
        <w:t>(4): 457-68.</w:t>
      </w:r>
    </w:p>
    <w:p w14:paraId="0BBD44F5" w14:textId="77777777" w:rsidR="00391C55" w:rsidRPr="00391C55" w:rsidRDefault="00391C55" w:rsidP="00391C55">
      <w:pPr>
        <w:pStyle w:val="EndNoteBibliography"/>
        <w:spacing w:after="0"/>
      </w:pPr>
      <w:r w:rsidRPr="00391C55">
        <w:t>26.</w:t>
      </w:r>
      <w:r w:rsidRPr="00391C55">
        <w:tab/>
        <w:t xml:space="preserve">Nuotio J, Oikonen M, Magnussen CG, et al. Cardiovascular risk factors in 2011 and secular trends since 2007: the Cardiovascular Risk in Young Finns Study. </w:t>
      </w:r>
      <w:r w:rsidRPr="00391C55">
        <w:rPr>
          <w:i/>
        </w:rPr>
        <w:t>Scand J Public Health</w:t>
      </w:r>
      <w:r w:rsidRPr="00391C55">
        <w:t xml:space="preserve"> 2014; </w:t>
      </w:r>
      <w:r w:rsidRPr="00391C55">
        <w:rPr>
          <w:b/>
        </w:rPr>
        <w:t>42</w:t>
      </w:r>
      <w:r w:rsidRPr="00391C55">
        <w:t>(7): 563-71.</w:t>
      </w:r>
    </w:p>
    <w:p w14:paraId="46DF1D14" w14:textId="77777777" w:rsidR="00391C55" w:rsidRPr="00391C55" w:rsidRDefault="00391C55" w:rsidP="00391C55">
      <w:pPr>
        <w:pStyle w:val="EndNoteBibliography"/>
        <w:spacing w:after="0"/>
      </w:pPr>
      <w:r w:rsidRPr="00391C55">
        <w:t>27.</w:t>
      </w:r>
      <w:r w:rsidRPr="00391C55">
        <w:tab/>
        <w:t xml:space="preserve">Borodulin K, Vartiainen E, Peltonen M, et al. Forty-year trends in cardiovascular risk factors in Finland. </w:t>
      </w:r>
      <w:r w:rsidRPr="00391C55">
        <w:rPr>
          <w:i/>
        </w:rPr>
        <w:t>Eur J Public Health</w:t>
      </w:r>
      <w:r w:rsidRPr="00391C55">
        <w:t xml:space="preserve"> 2015; </w:t>
      </w:r>
      <w:r w:rsidRPr="00391C55">
        <w:rPr>
          <w:b/>
        </w:rPr>
        <w:t>25</w:t>
      </w:r>
      <w:r w:rsidRPr="00391C55">
        <w:t>(3): 539-46.</w:t>
      </w:r>
    </w:p>
    <w:p w14:paraId="2F336AAC" w14:textId="77777777" w:rsidR="00391C55" w:rsidRPr="00391C55" w:rsidRDefault="00391C55" w:rsidP="00391C55">
      <w:pPr>
        <w:pStyle w:val="EndNoteBibliography"/>
        <w:spacing w:after="0"/>
      </w:pPr>
      <w:r w:rsidRPr="00391C55">
        <w:t>28.</w:t>
      </w:r>
      <w:r w:rsidRPr="00391C55">
        <w:tab/>
        <w:t xml:space="preserve">Pereira M, Carreira H, Vales C, Rocha V, Azevedo A, Lunet N. Trends in hypertension prevalence (1990-2005) and mean blood pressure (1975-2005) in Portugal: a systematic review. </w:t>
      </w:r>
      <w:r w:rsidRPr="00391C55">
        <w:rPr>
          <w:i/>
        </w:rPr>
        <w:t>Blood Press</w:t>
      </w:r>
      <w:r w:rsidRPr="00391C55">
        <w:t xml:space="preserve"> 2012; </w:t>
      </w:r>
      <w:r w:rsidRPr="00391C55">
        <w:rPr>
          <w:b/>
        </w:rPr>
        <w:t>21</w:t>
      </w:r>
      <w:r w:rsidRPr="00391C55">
        <w:t>(4): 220-6.</w:t>
      </w:r>
    </w:p>
    <w:p w14:paraId="0CFA1765" w14:textId="77777777" w:rsidR="00391C55" w:rsidRPr="00391C55" w:rsidRDefault="00391C55" w:rsidP="00391C55">
      <w:pPr>
        <w:pStyle w:val="EndNoteBibliography"/>
        <w:spacing w:after="0"/>
      </w:pPr>
      <w:r w:rsidRPr="00391C55">
        <w:t>29.</w:t>
      </w:r>
      <w:r w:rsidRPr="00391C55">
        <w:tab/>
        <w:t xml:space="preserve">Giampaoli S, Palmieri L, Donfrancesco C, Lo Noce C, Pilotto L, Vanuzzo D. Cardiovascular health in Italy. Ten-year surveillance of cardiovascular diseases and risk factors: Osservatorio Epidemiologico Cardiovascolare/Health Examination Survey 1998-2012. </w:t>
      </w:r>
      <w:r w:rsidRPr="00391C55">
        <w:rPr>
          <w:i/>
        </w:rPr>
        <w:t>Eur J Prev Cardiol</w:t>
      </w:r>
      <w:r w:rsidRPr="00391C55">
        <w:t xml:space="preserve"> 2015; </w:t>
      </w:r>
      <w:r w:rsidRPr="00391C55">
        <w:rPr>
          <w:b/>
        </w:rPr>
        <w:t>22</w:t>
      </w:r>
      <w:r w:rsidRPr="00391C55">
        <w:t>(2 Suppl): 9-37.</w:t>
      </w:r>
    </w:p>
    <w:p w14:paraId="1444F989" w14:textId="77777777" w:rsidR="00391C55" w:rsidRPr="00391C55" w:rsidRDefault="00391C55" w:rsidP="00391C55">
      <w:pPr>
        <w:pStyle w:val="EndNoteBibliography"/>
        <w:spacing w:after="0"/>
      </w:pPr>
      <w:r w:rsidRPr="00391C55">
        <w:t>30.</w:t>
      </w:r>
      <w:r w:rsidRPr="00391C55">
        <w:tab/>
        <w:t xml:space="preserve">Hoffmeister H, Mensink GB, Stolzenberg H, et al. Reduction of coronary heart disease risk factors in the German cardiovascular prevention study. </w:t>
      </w:r>
      <w:r w:rsidRPr="00391C55">
        <w:rPr>
          <w:i/>
        </w:rPr>
        <w:t>Prev Med</w:t>
      </w:r>
      <w:r w:rsidRPr="00391C55">
        <w:t xml:space="preserve"> 1996; </w:t>
      </w:r>
      <w:r w:rsidRPr="00391C55">
        <w:rPr>
          <w:b/>
        </w:rPr>
        <w:t>25</w:t>
      </w:r>
      <w:r w:rsidRPr="00391C55">
        <w:t>(2): 135-45.</w:t>
      </w:r>
    </w:p>
    <w:p w14:paraId="11A5A488" w14:textId="77777777" w:rsidR="00391C55" w:rsidRPr="00391C55" w:rsidRDefault="00391C55" w:rsidP="00391C55">
      <w:pPr>
        <w:pStyle w:val="EndNoteBibliography"/>
        <w:spacing w:after="0"/>
      </w:pPr>
      <w:r w:rsidRPr="00391C55">
        <w:t>31.</w:t>
      </w:r>
      <w:r w:rsidRPr="00391C55">
        <w:tab/>
        <w:t xml:space="preserve">Ezzati M, Oza S, Danaei G, Murray CJ. Trends and cardiovascular mortality effects of state-level blood pressure and uncontrolled hypertension in the United States. </w:t>
      </w:r>
      <w:r w:rsidRPr="00391C55">
        <w:rPr>
          <w:i/>
        </w:rPr>
        <w:t>Circulation</w:t>
      </w:r>
      <w:r w:rsidRPr="00391C55">
        <w:t xml:space="preserve"> 2008; </w:t>
      </w:r>
      <w:r w:rsidRPr="00391C55">
        <w:rPr>
          <w:b/>
        </w:rPr>
        <w:t>117</w:t>
      </w:r>
      <w:r w:rsidRPr="00391C55">
        <w:t>(7): 905-14.</w:t>
      </w:r>
    </w:p>
    <w:p w14:paraId="7D865B81" w14:textId="77777777" w:rsidR="00391C55" w:rsidRPr="00391C55" w:rsidRDefault="00391C55" w:rsidP="00391C55">
      <w:pPr>
        <w:pStyle w:val="EndNoteBibliography"/>
        <w:spacing w:after="0"/>
      </w:pPr>
      <w:r w:rsidRPr="00391C55">
        <w:t>32.</w:t>
      </w:r>
      <w:r w:rsidRPr="00391C55">
        <w:tab/>
        <w:t xml:space="preserve">Burt VL, Cutler JA, Higgins M, et al. Trends in the prevalence, awareness, treatment, and control of hypertension in the adult US population. Data from the health examination surveys, 1960 to 1991. </w:t>
      </w:r>
      <w:r w:rsidRPr="00391C55">
        <w:rPr>
          <w:i/>
        </w:rPr>
        <w:t>Hypertension</w:t>
      </w:r>
      <w:r w:rsidRPr="00391C55">
        <w:t xml:space="preserve"> 1995; </w:t>
      </w:r>
      <w:r w:rsidRPr="00391C55">
        <w:rPr>
          <w:b/>
        </w:rPr>
        <w:t>26</w:t>
      </w:r>
      <w:r w:rsidRPr="00391C55">
        <w:t>(1): 60-9.</w:t>
      </w:r>
    </w:p>
    <w:p w14:paraId="3134896F" w14:textId="77777777" w:rsidR="00391C55" w:rsidRPr="00391C55" w:rsidRDefault="00391C55" w:rsidP="00391C55">
      <w:pPr>
        <w:pStyle w:val="EndNoteBibliography"/>
        <w:spacing w:after="0"/>
      </w:pPr>
      <w:r w:rsidRPr="00391C55">
        <w:t>33.</w:t>
      </w:r>
      <w:r w:rsidRPr="00391C55">
        <w:tab/>
        <w:t xml:space="preserve">Guo F, He D, Zhang W, Walton RG. Trends in prevalence, awareness, management, and control of hypertension among United States adults, 1999 to 2010. </w:t>
      </w:r>
      <w:r w:rsidRPr="00391C55">
        <w:rPr>
          <w:i/>
        </w:rPr>
        <w:t>J Am Coll Cardiol</w:t>
      </w:r>
      <w:r w:rsidRPr="00391C55">
        <w:t xml:space="preserve"> 2012; </w:t>
      </w:r>
      <w:r w:rsidRPr="00391C55">
        <w:rPr>
          <w:b/>
        </w:rPr>
        <w:t>60</w:t>
      </w:r>
      <w:r w:rsidRPr="00391C55">
        <w:t>(7): 599-606.</w:t>
      </w:r>
    </w:p>
    <w:p w14:paraId="3EAD62CF" w14:textId="77777777" w:rsidR="00391C55" w:rsidRPr="00391C55" w:rsidRDefault="00391C55" w:rsidP="00391C55">
      <w:pPr>
        <w:pStyle w:val="EndNoteBibliography"/>
        <w:spacing w:after="0"/>
      </w:pPr>
      <w:r w:rsidRPr="00391C55">
        <w:t>34.</w:t>
      </w:r>
      <w:r w:rsidRPr="00391C55">
        <w:tab/>
        <w:t xml:space="preserve">Falaschetti E, Mindell J, Knott C, Poulter N. Hypertension management in England: a serial cross-sectional study from 1994 to 2011. </w:t>
      </w:r>
      <w:r w:rsidRPr="00391C55">
        <w:rPr>
          <w:i/>
        </w:rPr>
        <w:t>Lancet</w:t>
      </w:r>
      <w:r w:rsidRPr="00391C55">
        <w:t xml:space="preserve"> 2014; </w:t>
      </w:r>
      <w:r w:rsidRPr="00391C55">
        <w:rPr>
          <w:b/>
        </w:rPr>
        <w:t>383</w:t>
      </w:r>
      <w:r w:rsidRPr="00391C55">
        <w:t>(9932): 1912-9.</w:t>
      </w:r>
    </w:p>
    <w:p w14:paraId="52B6C4C0" w14:textId="77777777" w:rsidR="00391C55" w:rsidRPr="00391C55" w:rsidRDefault="00391C55" w:rsidP="00391C55">
      <w:pPr>
        <w:pStyle w:val="EndNoteBibliography"/>
        <w:spacing w:after="0"/>
      </w:pPr>
      <w:r w:rsidRPr="00391C55">
        <w:t>35.</w:t>
      </w:r>
      <w:r w:rsidRPr="00391C55">
        <w:tab/>
        <w:t xml:space="preserve">Cifkova R, Skodova Z, Bruthans J, et al. Longitudinal trends in major cardiovascular risk factors in the Czech population between 1985 and 2007/8. Czech MONICA and Czech post-MONICA. </w:t>
      </w:r>
      <w:r w:rsidRPr="00391C55">
        <w:rPr>
          <w:i/>
        </w:rPr>
        <w:t>Atherosclerosis</w:t>
      </w:r>
      <w:r w:rsidRPr="00391C55">
        <w:t xml:space="preserve"> 2010; </w:t>
      </w:r>
      <w:r w:rsidRPr="00391C55">
        <w:rPr>
          <w:b/>
        </w:rPr>
        <w:t>211</w:t>
      </w:r>
      <w:r w:rsidRPr="00391C55">
        <w:t>(2): 676-81.</w:t>
      </w:r>
    </w:p>
    <w:p w14:paraId="12283E4B" w14:textId="77777777" w:rsidR="00391C55" w:rsidRPr="00391C55" w:rsidRDefault="00391C55" w:rsidP="00391C55">
      <w:pPr>
        <w:pStyle w:val="EndNoteBibliography"/>
        <w:spacing w:after="0"/>
      </w:pPr>
      <w:r w:rsidRPr="00391C55">
        <w:t>36.</w:t>
      </w:r>
      <w:r w:rsidRPr="00391C55">
        <w:tab/>
        <w:t xml:space="preserve">Vlasoff T, Laatikainen T, Korpelainen V, et al. Ten year trends in chronic disease risk factors in the Republic of Karelia, Russia. </w:t>
      </w:r>
      <w:r w:rsidRPr="00391C55">
        <w:rPr>
          <w:i/>
        </w:rPr>
        <w:t>Eur J Public Health</w:t>
      </w:r>
      <w:r w:rsidRPr="00391C55">
        <w:t xml:space="preserve"> 2008; </w:t>
      </w:r>
      <w:r w:rsidRPr="00391C55">
        <w:rPr>
          <w:b/>
        </w:rPr>
        <w:t>18</w:t>
      </w:r>
      <w:r w:rsidRPr="00391C55">
        <w:t>(6): 666-73.</w:t>
      </w:r>
    </w:p>
    <w:p w14:paraId="09D44C4F" w14:textId="77777777" w:rsidR="00391C55" w:rsidRPr="00391C55" w:rsidRDefault="00391C55" w:rsidP="00391C55">
      <w:pPr>
        <w:pStyle w:val="EndNoteBibliography"/>
        <w:spacing w:after="0"/>
      </w:pPr>
      <w:r w:rsidRPr="00391C55">
        <w:t>37.</w:t>
      </w:r>
      <w:r w:rsidRPr="00391C55">
        <w:tab/>
        <w:t xml:space="preserve">Abina J, Volozh O, Solodkaya E, Saava M. Blood pressure and contributing factors in inhabitants of Estonia: 15-year trends. </w:t>
      </w:r>
      <w:r w:rsidRPr="00391C55">
        <w:rPr>
          <w:i/>
        </w:rPr>
        <w:t>Blood Press</w:t>
      </w:r>
      <w:r w:rsidRPr="00391C55">
        <w:t xml:space="preserve"> 2003; </w:t>
      </w:r>
      <w:r w:rsidRPr="00391C55">
        <w:rPr>
          <w:b/>
        </w:rPr>
        <w:t>12</w:t>
      </w:r>
      <w:r w:rsidRPr="00391C55">
        <w:t>(2): 111-21.</w:t>
      </w:r>
    </w:p>
    <w:p w14:paraId="4BE59A03" w14:textId="77777777" w:rsidR="00391C55" w:rsidRPr="00391C55" w:rsidRDefault="00391C55" w:rsidP="00391C55">
      <w:pPr>
        <w:pStyle w:val="EndNoteBibliography"/>
        <w:spacing w:after="0"/>
      </w:pPr>
      <w:r w:rsidRPr="00391C55">
        <w:lastRenderedPageBreak/>
        <w:t>38.</w:t>
      </w:r>
      <w:r w:rsidRPr="00391C55">
        <w:tab/>
        <w:t xml:space="preserve">Dorobantu M, Darabont R, Ghiorghe S, et al. Hypertension prevalence and control in Romania at a seven-year interval. Comparison of SEPHAR I and II surveys. </w:t>
      </w:r>
      <w:r w:rsidRPr="00391C55">
        <w:rPr>
          <w:i/>
        </w:rPr>
        <w:t>J Hypertens</w:t>
      </w:r>
      <w:r w:rsidRPr="00391C55">
        <w:t xml:space="preserve"> 2014; </w:t>
      </w:r>
      <w:r w:rsidRPr="00391C55">
        <w:rPr>
          <w:b/>
        </w:rPr>
        <w:t>32</w:t>
      </w:r>
      <w:r w:rsidRPr="00391C55">
        <w:t>(1): 39-47.</w:t>
      </w:r>
    </w:p>
    <w:p w14:paraId="685EE0F7" w14:textId="77777777" w:rsidR="00391C55" w:rsidRPr="00391C55" w:rsidRDefault="00391C55" w:rsidP="00391C55">
      <w:pPr>
        <w:pStyle w:val="EndNoteBibliography"/>
        <w:spacing w:after="0"/>
      </w:pPr>
      <w:r w:rsidRPr="00391C55">
        <w:t>39.</w:t>
      </w:r>
      <w:r w:rsidRPr="00391C55">
        <w:tab/>
        <w:t xml:space="preserve">Sozmen K, Unal B, Saidi O, et al. Cardiovascular risk factor trends in the Eastern Mediterranean region: evidence from four countries is alarming. </w:t>
      </w:r>
      <w:r w:rsidRPr="00391C55">
        <w:rPr>
          <w:i/>
        </w:rPr>
        <w:t>Int J Public Health</w:t>
      </w:r>
      <w:r w:rsidRPr="00391C55">
        <w:t xml:space="preserve"> 2015; </w:t>
      </w:r>
      <w:r w:rsidRPr="00391C55">
        <w:rPr>
          <w:b/>
        </w:rPr>
        <w:t>60 Suppl 1</w:t>
      </w:r>
      <w:r w:rsidRPr="00391C55">
        <w:t>: S3-11.</w:t>
      </w:r>
    </w:p>
    <w:p w14:paraId="3D330353" w14:textId="77777777" w:rsidR="00391C55" w:rsidRPr="00391C55" w:rsidRDefault="00391C55" w:rsidP="00391C55">
      <w:pPr>
        <w:pStyle w:val="EndNoteBibliography"/>
        <w:spacing w:after="0"/>
      </w:pPr>
      <w:r w:rsidRPr="00391C55">
        <w:t>40.</w:t>
      </w:r>
      <w:r w:rsidRPr="00391C55">
        <w:tab/>
        <w:t xml:space="preserve">Picon RV, Fuchs FD, Moreira LB, Riegel G, Fuchs SC. Trends in prevalence of hypertension in Brazil: a systematic review with meta-analysis. </w:t>
      </w:r>
      <w:r w:rsidRPr="00391C55">
        <w:rPr>
          <w:i/>
        </w:rPr>
        <w:t>PLoS One</w:t>
      </w:r>
      <w:r w:rsidRPr="00391C55">
        <w:t xml:space="preserve"> 2012; </w:t>
      </w:r>
      <w:r w:rsidRPr="00391C55">
        <w:rPr>
          <w:b/>
        </w:rPr>
        <w:t>7</w:t>
      </w:r>
      <w:r w:rsidRPr="00391C55">
        <w:t>(10): e48255.</w:t>
      </w:r>
    </w:p>
    <w:p w14:paraId="64A7DD3C" w14:textId="77777777" w:rsidR="00391C55" w:rsidRPr="00391C55" w:rsidRDefault="00391C55" w:rsidP="00391C55">
      <w:pPr>
        <w:pStyle w:val="EndNoteBibliography"/>
        <w:spacing w:after="0"/>
      </w:pPr>
      <w:r w:rsidRPr="00391C55">
        <w:t>41.</w:t>
      </w:r>
      <w:r w:rsidRPr="00391C55">
        <w:tab/>
        <w:t xml:space="preserve">Fezeu L, Kengne AP, Balkau B, Awah PK, Mbanya JC. Ten-year change in blood pressure levels and prevalence of hypertension in urban and rural Cameroon. </w:t>
      </w:r>
      <w:r w:rsidRPr="00391C55">
        <w:rPr>
          <w:i/>
        </w:rPr>
        <w:t>J Epidemiol Community Health</w:t>
      </w:r>
      <w:r w:rsidRPr="00391C55">
        <w:t xml:space="preserve"> 2010; </w:t>
      </w:r>
      <w:r w:rsidRPr="00391C55">
        <w:rPr>
          <w:b/>
        </w:rPr>
        <w:t>64</w:t>
      </w:r>
      <w:r w:rsidRPr="00391C55">
        <w:t>(4): 360-5.</w:t>
      </w:r>
    </w:p>
    <w:p w14:paraId="0D188F2B" w14:textId="77777777" w:rsidR="00391C55" w:rsidRPr="00391C55" w:rsidRDefault="00391C55" w:rsidP="00391C55">
      <w:pPr>
        <w:pStyle w:val="EndNoteBibliography"/>
        <w:spacing w:after="0"/>
      </w:pPr>
      <w:r w:rsidRPr="00391C55">
        <w:t>42.</w:t>
      </w:r>
      <w:r w:rsidRPr="00391C55">
        <w:tab/>
        <w:t xml:space="preserve">Gupta R, al-Odat NA, Gupta VP. Hypertension epidemiology in India: meta-analysis of 50 year prevalence rates and blood pressure trends. </w:t>
      </w:r>
      <w:r w:rsidRPr="00391C55">
        <w:rPr>
          <w:i/>
        </w:rPr>
        <w:t>J Hum Hypertens</w:t>
      </w:r>
      <w:r w:rsidRPr="00391C55">
        <w:t xml:space="preserve"> 1996; </w:t>
      </w:r>
      <w:r w:rsidRPr="00391C55">
        <w:rPr>
          <w:b/>
        </w:rPr>
        <w:t>10</w:t>
      </w:r>
      <w:r w:rsidRPr="00391C55">
        <w:t>(7): 465-72.</w:t>
      </w:r>
    </w:p>
    <w:p w14:paraId="4E55F7EF" w14:textId="77777777" w:rsidR="00391C55" w:rsidRPr="00391C55" w:rsidRDefault="00391C55" w:rsidP="00391C55">
      <w:pPr>
        <w:pStyle w:val="EndNoteBibliography"/>
        <w:spacing w:after="0"/>
      </w:pPr>
      <w:r w:rsidRPr="00391C55">
        <w:t>43.</w:t>
      </w:r>
      <w:r w:rsidRPr="00391C55">
        <w:tab/>
        <w:t xml:space="preserve">Gupta R. Trends in hypertension epidemiology in India. </w:t>
      </w:r>
      <w:r w:rsidRPr="00391C55">
        <w:rPr>
          <w:i/>
        </w:rPr>
        <w:t>J Hum Hypertens</w:t>
      </w:r>
      <w:r w:rsidRPr="00391C55">
        <w:t xml:space="preserve"> 2004; </w:t>
      </w:r>
      <w:r w:rsidRPr="00391C55">
        <w:rPr>
          <w:b/>
        </w:rPr>
        <w:t>18</w:t>
      </w:r>
      <w:r w:rsidRPr="00391C55">
        <w:t>(2): 73-8.</w:t>
      </w:r>
    </w:p>
    <w:p w14:paraId="71D964D5" w14:textId="77777777" w:rsidR="00391C55" w:rsidRPr="00391C55" w:rsidRDefault="00391C55" w:rsidP="00391C55">
      <w:pPr>
        <w:pStyle w:val="EndNoteBibliography"/>
        <w:spacing w:after="0"/>
      </w:pPr>
      <w:r w:rsidRPr="00391C55">
        <w:t>44.</w:t>
      </w:r>
      <w:r w:rsidRPr="00391C55">
        <w:tab/>
        <w:t xml:space="preserve">Nguyen QN, Pham ST, Nguyen VL, et al. Time trends in blood pressure, body mass index and smoking in the Vietnamese population: a meta-analysis from multiple cross-sectional surveys. </w:t>
      </w:r>
      <w:r w:rsidRPr="00391C55">
        <w:rPr>
          <w:i/>
        </w:rPr>
        <w:t>PLoS One</w:t>
      </w:r>
      <w:r w:rsidRPr="00391C55">
        <w:t xml:space="preserve"> 2012; </w:t>
      </w:r>
      <w:r w:rsidRPr="00391C55">
        <w:rPr>
          <w:b/>
        </w:rPr>
        <w:t>7</w:t>
      </w:r>
      <w:r w:rsidRPr="00391C55">
        <w:t>(8): e42825.</w:t>
      </w:r>
    </w:p>
    <w:p w14:paraId="4392CE1B" w14:textId="77777777" w:rsidR="00391C55" w:rsidRPr="00391C55" w:rsidRDefault="00391C55" w:rsidP="00391C55">
      <w:pPr>
        <w:pStyle w:val="EndNoteBibliography"/>
        <w:spacing w:after="0"/>
      </w:pPr>
      <w:r w:rsidRPr="00391C55">
        <w:t>45.</w:t>
      </w:r>
      <w:r w:rsidRPr="00391C55">
        <w:tab/>
        <w:t xml:space="preserve">Guo J, Zhu YC, Chen YP, Hu Y, Tang XW, Zhang B. The dynamics of hypertension prevalence, awareness, treatment, control and associated factors in Chinese adults: results from CHNS 1991-2011. </w:t>
      </w:r>
      <w:r w:rsidRPr="00391C55">
        <w:rPr>
          <w:i/>
        </w:rPr>
        <w:t>J Hypertens</w:t>
      </w:r>
      <w:r w:rsidRPr="00391C55">
        <w:t xml:space="preserve"> 2015; </w:t>
      </w:r>
      <w:r w:rsidRPr="00391C55">
        <w:rPr>
          <w:b/>
        </w:rPr>
        <w:t>33</w:t>
      </w:r>
      <w:r w:rsidRPr="00391C55">
        <w:t>(8): 1688-96.</w:t>
      </w:r>
    </w:p>
    <w:p w14:paraId="15C5D3CA" w14:textId="77777777" w:rsidR="00391C55" w:rsidRPr="00391C55" w:rsidRDefault="00391C55" w:rsidP="00391C55">
      <w:pPr>
        <w:pStyle w:val="EndNoteBibliography"/>
        <w:spacing w:after="0"/>
      </w:pPr>
      <w:r w:rsidRPr="00391C55">
        <w:t>46.</w:t>
      </w:r>
      <w:r w:rsidRPr="00391C55">
        <w:tab/>
        <w:t xml:space="preserve">Goff DC, Howard G, Russell GB, Labarthe DR. Birth cohort evidence of population influences on blood pressure in the United States, 1887-1994. </w:t>
      </w:r>
      <w:r w:rsidRPr="00391C55">
        <w:rPr>
          <w:i/>
        </w:rPr>
        <w:t>Ann Epidemiol</w:t>
      </w:r>
      <w:r w:rsidRPr="00391C55">
        <w:t xml:space="preserve"> 2001; </w:t>
      </w:r>
      <w:r w:rsidRPr="00391C55">
        <w:rPr>
          <w:b/>
        </w:rPr>
        <w:t>11</w:t>
      </w:r>
      <w:r w:rsidRPr="00391C55">
        <w:t>(4): 271-9.</w:t>
      </w:r>
    </w:p>
    <w:p w14:paraId="238C1ADC" w14:textId="77777777" w:rsidR="00391C55" w:rsidRPr="00391C55" w:rsidRDefault="00391C55" w:rsidP="00391C55">
      <w:pPr>
        <w:pStyle w:val="EndNoteBibliography"/>
        <w:spacing w:after="0"/>
      </w:pPr>
      <w:r w:rsidRPr="00391C55">
        <w:t>47.</w:t>
      </w:r>
      <w:r w:rsidRPr="00391C55">
        <w:tab/>
        <w:t xml:space="preserve">Reckelhoff JF. Gender differences in the regulation of blood pressure. </w:t>
      </w:r>
      <w:r w:rsidRPr="00391C55">
        <w:rPr>
          <w:i/>
        </w:rPr>
        <w:t>Hypertension</w:t>
      </w:r>
      <w:r w:rsidRPr="00391C55">
        <w:t xml:space="preserve"> 2001; </w:t>
      </w:r>
      <w:r w:rsidRPr="00391C55">
        <w:rPr>
          <w:b/>
        </w:rPr>
        <w:t>37</w:t>
      </w:r>
      <w:r w:rsidRPr="00391C55">
        <w:t>(5): 1199-208.</w:t>
      </w:r>
    </w:p>
    <w:p w14:paraId="03DA1C13" w14:textId="77777777" w:rsidR="00391C55" w:rsidRPr="00391C55" w:rsidRDefault="00391C55" w:rsidP="00391C55">
      <w:pPr>
        <w:pStyle w:val="EndNoteBibliography"/>
        <w:spacing w:after="0"/>
      </w:pPr>
      <w:r w:rsidRPr="00391C55">
        <w:t>48.</w:t>
      </w:r>
      <w:r w:rsidRPr="00391C55">
        <w:tab/>
        <w:t xml:space="preserve">Myers MG, Godwin M, Dawes M, et al. Conventional versus automated measurement of blood pressure in primary care patients with systolic hypertension: randomised parallel design controlled trial. </w:t>
      </w:r>
      <w:r w:rsidRPr="00391C55">
        <w:rPr>
          <w:i/>
        </w:rPr>
        <w:t>BMJ</w:t>
      </w:r>
      <w:r w:rsidRPr="00391C55">
        <w:t xml:space="preserve"> 2011; </w:t>
      </w:r>
      <w:r w:rsidRPr="00391C55">
        <w:rPr>
          <w:b/>
        </w:rPr>
        <w:t>342</w:t>
      </w:r>
      <w:r w:rsidRPr="00391C55">
        <w:t>: d286.</w:t>
      </w:r>
    </w:p>
    <w:p w14:paraId="249B8D75" w14:textId="77777777" w:rsidR="00391C55" w:rsidRPr="00391C55" w:rsidRDefault="00391C55" w:rsidP="00391C55">
      <w:pPr>
        <w:pStyle w:val="EndNoteBibliography"/>
        <w:spacing w:after="0"/>
      </w:pPr>
      <w:r w:rsidRPr="00391C55">
        <w:t>49.</w:t>
      </w:r>
      <w:r w:rsidRPr="00391C55">
        <w:tab/>
        <w:t xml:space="preserve">Pickering TG, Hall JE, Appel LJ, et al. Recommendations for blood pressure measurement in humans and experimental animals: part 1: blood pressure measurement in humans: a statement for professionals from the Subcommittee of Professional and Public Education of the American Heart Association Council on High Blood Pressure Research. </w:t>
      </w:r>
      <w:r w:rsidRPr="00391C55">
        <w:rPr>
          <w:i/>
        </w:rPr>
        <w:t>Circulation</w:t>
      </w:r>
      <w:r w:rsidRPr="00391C55">
        <w:t xml:space="preserve"> 2005; </w:t>
      </w:r>
      <w:r w:rsidRPr="00391C55">
        <w:rPr>
          <w:b/>
        </w:rPr>
        <w:t>111</w:t>
      </w:r>
      <w:r w:rsidRPr="00391C55">
        <w:t>(5): 697-716.</w:t>
      </w:r>
    </w:p>
    <w:p w14:paraId="56A17D2C" w14:textId="77777777" w:rsidR="00391C55" w:rsidRPr="00391C55" w:rsidRDefault="00391C55" w:rsidP="00391C55">
      <w:pPr>
        <w:pStyle w:val="EndNoteBibliography"/>
        <w:spacing w:after="0"/>
      </w:pPr>
      <w:r w:rsidRPr="00391C55">
        <w:t>50.</w:t>
      </w:r>
      <w:r w:rsidRPr="00391C55">
        <w:tab/>
        <w:t xml:space="preserve">Ogedegbe G, Pickering T. Principles and techniques of blood pressure measurement. </w:t>
      </w:r>
      <w:r w:rsidRPr="00391C55">
        <w:rPr>
          <w:i/>
        </w:rPr>
        <w:t>Cardiol Clin</w:t>
      </w:r>
      <w:r w:rsidRPr="00391C55">
        <w:t xml:space="preserve"> 2010; </w:t>
      </w:r>
      <w:r w:rsidRPr="00391C55">
        <w:rPr>
          <w:b/>
        </w:rPr>
        <w:t>28</w:t>
      </w:r>
      <w:r w:rsidRPr="00391C55">
        <w:t>(4): 571-86.</w:t>
      </w:r>
    </w:p>
    <w:p w14:paraId="54954825" w14:textId="77777777" w:rsidR="00391C55" w:rsidRPr="00391C55" w:rsidRDefault="00391C55" w:rsidP="00391C55">
      <w:pPr>
        <w:pStyle w:val="EndNoteBibliography"/>
        <w:spacing w:after="0"/>
      </w:pPr>
      <w:r w:rsidRPr="00391C55">
        <w:t>51.</w:t>
      </w:r>
      <w:r w:rsidRPr="00391C55">
        <w:tab/>
        <w:t xml:space="preserve">O'Brien E, Waeber B, Parati G, Staessen J, Myers MG. Blood pressure measuring devices: recommendations of the European Society of Hypertension. </w:t>
      </w:r>
      <w:r w:rsidRPr="00391C55">
        <w:rPr>
          <w:i/>
        </w:rPr>
        <w:t>BMJ</w:t>
      </w:r>
      <w:r w:rsidRPr="00391C55">
        <w:t xml:space="preserve"> 2001; </w:t>
      </w:r>
      <w:r w:rsidRPr="00391C55">
        <w:rPr>
          <w:b/>
        </w:rPr>
        <w:t>322</w:t>
      </w:r>
      <w:r w:rsidRPr="00391C55">
        <w:t>(7285): 531-6.</w:t>
      </w:r>
    </w:p>
    <w:p w14:paraId="10E6FE6F" w14:textId="77777777" w:rsidR="00391C55" w:rsidRPr="00391C55" w:rsidRDefault="00391C55" w:rsidP="00391C55">
      <w:pPr>
        <w:pStyle w:val="EndNoteBibliography"/>
        <w:spacing w:after="0"/>
      </w:pPr>
      <w:r w:rsidRPr="00391C55">
        <w:t>52.</w:t>
      </w:r>
      <w:r w:rsidRPr="00391C55">
        <w:tab/>
        <w:t xml:space="preserve">Victora CG, Adair L, Fall C, et al. Maternal and child undernutrition: consequences for adult health and human capital. </w:t>
      </w:r>
      <w:r w:rsidRPr="00391C55">
        <w:rPr>
          <w:i/>
        </w:rPr>
        <w:t>Lancet</w:t>
      </w:r>
      <w:r w:rsidRPr="00391C55">
        <w:t xml:space="preserve"> 2008; </w:t>
      </w:r>
      <w:r w:rsidRPr="00391C55">
        <w:rPr>
          <w:b/>
        </w:rPr>
        <w:t>371</w:t>
      </w:r>
      <w:r w:rsidRPr="00391C55">
        <w:t>(9609): 340-57.</w:t>
      </w:r>
    </w:p>
    <w:p w14:paraId="204690CC" w14:textId="77777777" w:rsidR="00391C55" w:rsidRPr="00391C55" w:rsidRDefault="00391C55" w:rsidP="00391C55">
      <w:pPr>
        <w:pStyle w:val="EndNoteBibliography"/>
        <w:spacing w:after="0"/>
      </w:pPr>
      <w:r w:rsidRPr="00391C55">
        <w:t>53.</w:t>
      </w:r>
      <w:r w:rsidRPr="00391C55">
        <w:tab/>
        <w:t xml:space="preserve">Sacks FM, Campos H. Dietary therapy in hypertension. </w:t>
      </w:r>
      <w:r w:rsidRPr="00391C55">
        <w:rPr>
          <w:i/>
        </w:rPr>
        <w:t>N Engl J Med</w:t>
      </w:r>
      <w:r w:rsidRPr="00391C55">
        <w:t xml:space="preserve"> 2010; </w:t>
      </w:r>
      <w:r w:rsidRPr="00391C55">
        <w:rPr>
          <w:b/>
        </w:rPr>
        <w:t>362</w:t>
      </w:r>
      <w:r w:rsidRPr="00391C55">
        <w:t>(22): 2102-12.</w:t>
      </w:r>
    </w:p>
    <w:p w14:paraId="28ADF578" w14:textId="77777777" w:rsidR="00391C55" w:rsidRPr="00391C55" w:rsidRDefault="00391C55" w:rsidP="00391C55">
      <w:pPr>
        <w:pStyle w:val="EndNoteBibliography"/>
        <w:spacing w:after="0"/>
      </w:pPr>
      <w:r w:rsidRPr="00391C55">
        <w:t>54.</w:t>
      </w:r>
      <w:r w:rsidRPr="00391C55">
        <w:tab/>
        <w:t>IOM (Institute of Medicine). A Population-Based Policy and Systems Change Approach to Prevent and Control Hypertension. Washington, DC: The National Academies Press, 2010.</w:t>
      </w:r>
    </w:p>
    <w:p w14:paraId="547C4706" w14:textId="77777777" w:rsidR="00391C55" w:rsidRPr="00391C55" w:rsidRDefault="00391C55" w:rsidP="00391C55">
      <w:pPr>
        <w:pStyle w:val="EndNoteBibliography"/>
        <w:spacing w:after="0"/>
      </w:pPr>
      <w:r w:rsidRPr="00391C55">
        <w:t>55.</w:t>
      </w:r>
      <w:r w:rsidRPr="00391C55">
        <w:tab/>
        <w:t xml:space="preserve">Taylor B, Irving HM, Baliunas D, et al. Alcohol and hypertension: gender differences in dose-response relationships determined through systematic review and meta-analysis. </w:t>
      </w:r>
      <w:r w:rsidRPr="00391C55">
        <w:rPr>
          <w:i/>
        </w:rPr>
        <w:t>Addiction</w:t>
      </w:r>
      <w:r w:rsidRPr="00391C55">
        <w:t xml:space="preserve"> 2009; </w:t>
      </w:r>
      <w:r w:rsidRPr="00391C55">
        <w:rPr>
          <w:b/>
        </w:rPr>
        <w:t>104</w:t>
      </w:r>
      <w:r w:rsidRPr="00391C55">
        <w:t>(12): 1981-90.</w:t>
      </w:r>
    </w:p>
    <w:p w14:paraId="0AE6B555" w14:textId="77777777" w:rsidR="00391C55" w:rsidRPr="00391C55" w:rsidRDefault="00391C55" w:rsidP="00391C55">
      <w:pPr>
        <w:pStyle w:val="EndNoteBibliography"/>
        <w:spacing w:after="0"/>
      </w:pPr>
      <w:r w:rsidRPr="00391C55">
        <w:t>56.</w:t>
      </w:r>
      <w:r w:rsidRPr="00391C55">
        <w:tab/>
        <w:t xml:space="preserve">Virdis A, Giannarelli C, Neves MF, Taddei S, Ghiadoni L. Cigarette smoking and hypertension. </w:t>
      </w:r>
      <w:r w:rsidRPr="00391C55">
        <w:rPr>
          <w:i/>
        </w:rPr>
        <w:t>Curr Pharm Des</w:t>
      </w:r>
      <w:r w:rsidRPr="00391C55">
        <w:t xml:space="preserve"> 2010; </w:t>
      </w:r>
      <w:r w:rsidRPr="00391C55">
        <w:rPr>
          <w:b/>
        </w:rPr>
        <w:t>16</w:t>
      </w:r>
      <w:r w:rsidRPr="00391C55">
        <w:t>(23): 2518-25.</w:t>
      </w:r>
    </w:p>
    <w:p w14:paraId="67127C44" w14:textId="77777777" w:rsidR="00391C55" w:rsidRPr="00391C55" w:rsidRDefault="00391C55" w:rsidP="00391C55">
      <w:pPr>
        <w:pStyle w:val="EndNoteBibliography"/>
        <w:spacing w:after="0"/>
      </w:pPr>
      <w:r w:rsidRPr="00391C55">
        <w:t>57.</w:t>
      </w:r>
      <w:r w:rsidRPr="00391C55">
        <w:tab/>
        <w:t xml:space="preserve">Liang R, Zhang B, Zhao X, Ruan Y, Lian H, Fan Z. Effect of exposure to PM2.5 on blood pressure: a systematic review and meta-analysis. </w:t>
      </w:r>
      <w:r w:rsidRPr="00391C55">
        <w:rPr>
          <w:i/>
        </w:rPr>
        <w:t>J Hypertens</w:t>
      </w:r>
      <w:r w:rsidRPr="00391C55">
        <w:t xml:space="preserve"> 2014; </w:t>
      </w:r>
      <w:r w:rsidRPr="00391C55">
        <w:rPr>
          <w:b/>
        </w:rPr>
        <w:t>32</w:t>
      </w:r>
      <w:r w:rsidRPr="00391C55">
        <w:t>(11): 2130-40; discussion 41.</w:t>
      </w:r>
    </w:p>
    <w:p w14:paraId="5FBEF9AB" w14:textId="77777777" w:rsidR="00391C55" w:rsidRPr="00391C55" w:rsidRDefault="00391C55" w:rsidP="00391C55">
      <w:pPr>
        <w:pStyle w:val="EndNoteBibliography"/>
        <w:spacing w:after="0"/>
      </w:pPr>
      <w:r w:rsidRPr="00391C55">
        <w:t>58.</w:t>
      </w:r>
      <w:r w:rsidRPr="00391C55">
        <w:tab/>
        <w:t xml:space="preserve">Navas-Acien A, Schwartz BS, Rothenberg SJ, Hu H, Silbergeld EK, Guallar E. Bone lead levels and blood pressure endpoints: a meta-analysis. </w:t>
      </w:r>
      <w:r w:rsidRPr="00391C55">
        <w:rPr>
          <w:i/>
        </w:rPr>
        <w:t>Epidemiology</w:t>
      </w:r>
      <w:r w:rsidRPr="00391C55">
        <w:t xml:space="preserve"> 2008; </w:t>
      </w:r>
      <w:r w:rsidRPr="00391C55">
        <w:rPr>
          <w:b/>
        </w:rPr>
        <w:t>19</w:t>
      </w:r>
      <w:r w:rsidRPr="00391C55">
        <w:t>(3): 496-504.</w:t>
      </w:r>
    </w:p>
    <w:p w14:paraId="1F80A9B2" w14:textId="77777777" w:rsidR="00391C55" w:rsidRPr="00391C55" w:rsidRDefault="00391C55" w:rsidP="00391C55">
      <w:pPr>
        <w:pStyle w:val="EndNoteBibliography"/>
        <w:spacing w:after="0"/>
      </w:pPr>
      <w:r w:rsidRPr="00391C55">
        <w:t>59.</w:t>
      </w:r>
      <w:r w:rsidRPr="00391C55">
        <w:tab/>
        <w:t xml:space="preserve">van Kempen E, Babisch W. The quantitative relationship between road traffic noise and hypertension: a meta-analysis. </w:t>
      </w:r>
      <w:r w:rsidRPr="00391C55">
        <w:rPr>
          <w:i/>
        </w:rPr>
        <w:t>J Hypertens</w:t>
      </w:r>
      <w:r w:rsidRPr="00391C55">
        <w:t xml:space="preserve"> 2012; </w:t>
      </w:r>
      <w:r w:rsidRPr="00391C55">
        <w:rPr>
          <w:b/>
        </w:rPr>
        <w:t>30</w:t>
      </w:r>
      <w:r w:rsidRPr="00391C55">
        <w:t>(6): 1075-86.</w:t>
      </w:r>
    </w:p>
    <w:p w14:paraId="419A1640" w14:textId="77777777" w:rsidR="00391C55" w:rsidRPr="00391C55" w:rsidRDefault="00391C55" w:rsidP="00391C55">
      <w:pPr>
        <w:pStyle w:val="EndNoteBibliography"/>
        <w:spacing w:after="0"/>
      </w:pPr>
      <w:r w:rsidRPr="00391C55">
        <w:lastRenderedPageBreak/>
        <w:t>60.</w:t>
      </w:r>
      <w:r w:rsidRPr="00391C55">
        <w:tab/>
        <w:t xml:space="preserve">Ezzati M, Obermeyer Z, Tzoulaki I, Mayosi BM, Elliott P, Leon DA. Contributions of risk factors and medical care to cardiovascular mortality trends. </w:t>
      </w:r>
      <w:r w:rsidRPr="00391C55">
        <w:rPr>
          <w:i/>
        </w:rPr>
        <w:t>Nat Rev Cardiol</w:t>
      </w:r>
      <w:r w:rsidRPr="00391C55">
        <w:t xml:space="preserve"> 2015; </w:t>
      </w:r>
      <w:r w:rsidRPr="00391C55">
        <w:rPr>
          <w:b/>
        </w:rPr>
        <w:t>12</w:t>
      </w:r>
      <w:r w:rsidRPr="00391C55">
        <w:t>(9): 508-30.</w:t>
      </w:r>
    </w:p>
    <w:p w14:paraId="30B9605B" w14:textId="77777777" w:rsidR="00391C55" w:rsidRPr="00391C55" w:rsidRDefault="00391C55" w:rsidP="00391C55">
      <w:pPr>
        <w:pStyle w:val="EndNoteBibliography"/>
        <w:spacing w:after="0"/>
      </w:pPr>
      <w:r w:rsidRPr="00391C55">
        <w:t>61.</w:t>
      </w:r>
      <w:r w:rsidRPr="00391C55">
        <w:tab/>
        <w:t xml:space="preserve">Sakata K, Labarthe DR. Changes in cardiovascular disease risk factors in three Japanese national surveys 1971-1990. </w:t>
      </w:r>
      <w:r w:rsidRPr="00391C55">
        <w:rPr>
          <w:i/>
        </w:rPr>
        <w:t>J Epidemiol</w:t>
      </w:r>
      <w:r w:rsidRPr="00391C55">
        <w:t xml:space="preserve"> 1996; </w:t>
      </w:r>
      <w:r w:rsidRPr="00391C55">
        <w:rPr>
          <w:b/>
        </w:rPr>
        <w:t>6</w:t>
      </w:r>
      <w:r w:rsidRPr="00391C55">
        <w:t>(2): 93-107.</w:t>
      </w:r>
    </w:p>
    <w:p w14:paraId="1D2A51AE" w14:textId="77777777" w:rsidR="00391C55" w:rsidRPr="00391C55" w:rsidRDefault="00391C55" w:rsidP="00391C55">
      <w:pPr>
        <w:pStyle w:val="EndNoteBibliography"/>
        <w:spacing w:after="0"/>
      </w:pPr>
      <w:r w:rsidRPr="00391C55">
        <w:t>62.</w:t>
      </w:r>
      <w:r w:rsidRPr="00391C55">
        <w:tab/>
        <w:t xml:space="preserve">Bernstein AM, Willett WC. Trends in 24-h urinary sodium excretion in the United States, 1957-2003: a systematic review. </w:t>
      </w:r>
      <w:r w:rsidRPr="00391C55">
        <w:rPr>
          <w:i/>
        </w:rPr>
        <w:t>Am J Clin Nutr</w:t>
      </w:r>
      <w:r w:rsidRPr="00391C55">
        <w:t xml:space="preserve"> 2010; </w:t>
      </w:r>
      <w:r w:rsidRPr="00391C55">
        <w:rPr>
          <w:b/>
        </w:rPr>
        <w:t>92</w:t>
      </w:r>
      <w:r w:rsidRPr="00391C55">
        <w:t>(5): 1172-80.</w:t>
      </w:r>
    </w:p>
    <w:p w14:paraId="54D99B4B" w14:textId="77777777" w:rsidR="00391C55" w:rsidRPr="00391C55" w:rsidRDefault="00391C55" w:rsidP="00391C55">
      <w:pPr>
        <w:pStyle w:val="EndNoteBibliography"/>
        <w:spacing w:after="0"/>
      </w:pPr>
      <w:r w:rsidRPr="00391C55">
        <w:t>63.</w:t>
      </w:r>
      <w:r w:rsidRPr="00391C55">
        <w:tab/>
        <w:t xml:space="preserve">Schiffrin EL, Campbell NR, Feldman RD, et al. Hypertension in Canada: Past, Present, and Future. </w:t>
      </w:r>
      <w:r w:rsidRPr="00391C55">
        <w:rPr>
          <w:i/>
        </w:rPr>
        <w:t>Ann Glob Health</w:t>
      </w:r>
      <w:r w:rsidRPr="00391C55">
        <w:t xml:space="preserve"> 2016; </w:t>
      </w:r>
      <w:r w:rsidRPr="00391C55">
        <w:rPr>
          <w:b/>
        </w:rPr>
        <w:t>82</w:t>
      </w:r>
      <w:r w:rsidRPr="00391C55">
        <w:t>(2): 288-99.</w:t>
      </w:r>
    </w:p>
    <w:p w14:paraId="7061D8B9" w14:textId="77777777" w:rsidR="00391C55" w:rsidRPr="00391C55" w:rsidRDefault="00391C55" w:rsidP="00391C55">
      <w:pPr>
        <w:pStyle w:val="EndNoteBibliography"/>
        <w:spacing w:after="0"/>
      </w:pPr>
      <w:r w:rsidRPr="00391C55">
        <w:t>64.</w:t>
      </w:r>
      <w:r w:rsidRPr="00391C55">
        <w:tab/>
        <w:t xml:space="preserve">Walker RL, Chen G, Campbell NR, et al. Canadian provincial trends in antihypertensive drug prescriptions between 1996 and 2006. </w:t>
      </w:r>
      <w:r w:rsidRPr="00391C55">
        <w:rPr>
          <w:i/>
        </w:rPr>
        <w:t>Can J Cardiol</w:t>
      </w:r>
      <w:r w:rsidRPr="00391C55">
        <w:t xml:space="preserve"> 2011; </w:t>
      </w:r>
      <w:r w:rsidRPr="00391C55">
        <w:rPr>
          <w:b/>
        </w:rPr>
        <w:t>27</w:t>
      </w:r>
      <w:r w:rsidRPr="00391C55">
        <w:t>(4): 461-7.</w:t>
      </w:r>
    </w:p>
    <w:p w14:paraId="05DC8878" w14:textId="77777777" w:rsidR="00391C55" w:rsidRPr="00391C55" w:rsidRDefault="00391C55" w:rsidP="00391C55">
      <w:pPr>
        <w:pStyle w:val="EndNoteBibliography"/>
        <w:spacing w:after="0"/>
      </w:pPr>
      <w:r w:rsidRPr="00391C55">
        <w:t>65.</w:t>
      </w:r>
      <w:r w:rsidRPr="00391C55">
        <w:tab/>
        <w:t xml:space="preserve">He FJ, Pombo-Rodrigues S, Macgregor GA. Salt reduction in England from 2003 to 2011: its relationship to blood pressure, stroke and ischaemic heart disease mortality. </w:t>
      </w:r>
      <w:r w:rsidRPr="00391C55">
        <w:rPr>
          <w:i/>
        </w:rPr>
        <w:t>BMJ Open</w:t>
      </w:r>
      <w:r w:rsidRPr="00391C55">
        <w:t xml:space="preserve"> 2014; </w:t>
      </w:r>
      <w:r w:rsidRPr="00391C55">
        <w:rPr>
          <w:b/>
        </w:rPr>
        <w:t>4</w:t>
      </w:r>
      <w:r w:rsidRPr="00391C55">
        <w:t>(4): e004549.</w:t>
      </w:r>
    </w:p>
    <w:p w14:paraId="53C96E41" w14:textId="77777777" w:rsidR="00391C55" w:rsidRPr="00391C55" w:rsidRDefault="00391C55" w:rsidP="00391C55">
      <w:pPr>
        <w:pStyle w:val="EndNoteBibliography"/>
        <w:spacing w:after="0"/>
      </w:pPr>
      <w:r w:rsidRPr="00391C55">
        <w:t>66.</w:t>
      </w:r>
      <w:r w:rsidRPr="00391C55">
        <w:tab/>
        <w:t xml:space="preserve">Du S, Batis C, Wang H, Zhang B, Zhang J, Popkin BM. Understanding the patterns and trends of sodium intake, potassium intake, and sodium to potassium ratio and their effect on hypertension in China. </w:t>
      </w:r>
      <w:r w:rsidRPr="00391C55">
        <w:rPr>
          <w:i/>
        </w:rPr>
        <w:t>Am J Clin Nutr</w:t>
      </w:r>
      <w:r w:rsidRPr="00391C55">
        <w:t xml:space="preserve"> 2014; </w:t>
      </w:r>
      <w:r w:rsidRPr="00391C55">
        <w:rPr>
          <w:b/>
        </w:rPr>
        <w:t>99</w:t>
      </w:r>
      <w:r w:rsidRPr="00391C55">
        <w:t>(2): 334-43.</w:t>
      </w:r>
    </w:p>
    <w:p w14:paraId="63E1FEAC" w14:textId="77777777" w:rsidR="00391C55" w:rsidRPr="00391C55" w:rsidRDefault="00391C55" w:rsidP="00391C55">
      <w:pPr>
        <w:pStyle w:val="EndNoteBibliography"/>
        <w:spacing w:after="0"/>
      </w:pPr>
      <w:r w:rsidRPr="00391C55">
        <w:t>67.</w:t>
      </w:r>
      <w:r w:rsidRPr="00391C55">
        <w:tab/>
        <w:t xml:space="preserve">Banegas JR, Navarro-Vidal B, Ruilope LM, et al. Trends in hypertension control among the older population of Spain from 2000 to 2001 to 2008 to 2010: role of frequency and intensity of drug treatment. </w:t>
      </w:r>
      <w:r w:rsidRPr="00391C55">
        <w:rPr>
          <w:i/>
        </w:rPr>
        <w:t>Circ Cardiovasc Qual Outcomes</w:t>
      </w:r>
      <w:r w:rsidRPr="00391C55">
        <w:t xml:space="preserve"> 2015; </w:t>
      </w:r>
      <w:r w:rsidRPr="00391C55">
        <w:rPr>
          <w:b/>
        </w:rPr>
        <w:t>8</w:t>
      </w:r>
      <w:r w:rsidRPr="00391C55">
        <w:t>(1): 67-76.</w:t>
      </w:r>
    </w:p>
    <w:p w14:paraId="63D2F219" w14:textId="77777777" w:rsidR="00391C55" w:rsidRPr="00391C55" w:rsidRDefault="00391C55" w:rsidP="00391C55">
      <w:pPr>
        <w:pStyle w:val="EndNoteBibliography"/>
        <w:spacing w:after="0"/>
      </w:pPr>
      <w:r w:rsidRPr="00391C55">
        <w:t>68.</w:t>
      </w:r>
      <w:r w:rsidRPr="00391C55">
        <w:tab/>
        <w:t xml:space="preserve">Blix HS, Landmark K, Selmer R, Reikvam A. [Patterns in the prescription of antihypertensive drugs in Norway, 1975-2010]. </w:t>
      </w:r>
      <w:r w:rsidRPr="00391C55">
        <w:rPr>
          <w:i/>
        </w:rPr>
        <w:t>Tidsskr Nor Laegeforen</w:t>
      </w:r>
      <w:r w:rsidRPr="00391C55">
        <w:t xml:space="preserve"> 2012; </w:t>
      </w:r>
      <w:r w:rsidRPr="00391C55">
        <w:rPr>
          <w:b/>
        </w:rPr>
        <w:t>132</w:t>
      </w:r>
      <w:r w:rsidRPr="00391C55">
        <w:t>(10): 1224-8.</w:t>
      </w:r>
    </w:p>
    <w:p w14:paraId="24B183C8" w14:textId="77777777" w:rsidR="00391C55" w:rsidRPr="00391C55" w:rsidRDefault="00391C55" w:rsidP="00391C55">
      <w:pPr>
        <w:pStyle w:val="EndNoteBibliography"/>
        <w:spacing w:after="0"/>
      </w:pPr>
      <w:r w:rsidRPr="00391C55">
        <w:t>69.</w:t>
      </w:r>
      <w:r w:rsidRPr="00391C55">
        <w:tab/>
        <w:t xml:space="preserve">Andersen UO, Jensen GB. Trends and determinant factors for population blood pressure with 25 years of follow-up: results from the Copenhagen City Heart Study. </w:t>
      </w:r>
      <w:r w:rsidRPr="00391C55">
        <w:rPr>
          <w:i/>
        </w:rPr>
        <w:t>Eur J Cardiovasc Prev Rehabil</w:t>
      </w:r>
      <w:r w:rsidRPr="00391C55">
        <w:t xml:space="preserve"> 2010; </w:t>
      </w:r>
      <w:r w:rsidRPr="00391C55">
        <w:rPr>
          <w:b/>
        </w:rPr>
        <w:t>17</w:t>
      </w:r>
      <w:r w:rsidRPr="00391C55">
        <w:t>(6): 655-9.</w:t>
      </w:r>
    </w:p>
    <w:p w14:paraId="6CFFB52E" w14:textId="77777777" w:rsidR="00391C55" w:rsidRPr="00391C55" w:rsidRDefault="00391C55" w:rsidP="00391C55">
      <w:pPr>
        <w:pStyle w:val="EndNoteBibliography"/>
        <w:spacing w:after="0"/>
      </w:pPr>
      <w:r w:rsidRPr="00391C55">
        <w:t>70.</w:t>
      </w:r>
      <w:r w:rsidRPr="00391C55">
        <w:tab/>
        <w:t xml:space="preserve">Laatikainen T, Nissinen A, Kastarinen M, Jula A, Tuomilehto J. Blood Pressure, Sodium Intake, and Hypertension Control: Lessons From the North Karelia Project. </w:t>
      </w:r>
      <w:r w:rsidRPr="00391C55">
        <w:rPr>
          <w:i/>
        </w:rPr>
        <w:t>Glob Heart</w:t>
      </w:r>
      <w:r w:rsidRPr="00391C55">
        <w:t xml:space="preserve"> 2016; </w:t>
      </w:r>
      <w:r w:rsidRPr="00391C55">
        <w:rPr>
          <w:b/>
        </w:rPr>
        <w:t>11</w:t>
      </w:r>
      <w:r w:rsidRPr="00391C55">
        <w:t>(2): 191-9.</w:t>
      </w:r>
    </w:p>
    <w:p w14:paraId="6433FD8B" w14:textId="77777777" w:rsidR="00391C55" w:rsidRPr="00391C55" w:rsidRDefault="00391C55" w:rsidP="00391C55">
      <w:pPr>
        <w:pStyle w:val="EndNoteBibliography"/>
        <w:spacing w:after="0"/>
      </w:pPr>
      <w:r w:rsidRPr="00391C55">
        <w:t>71.</w:t>
      </w:r>
      <w:r w:rsidRPr="00391C55">
        <w:tab/>
        <w:t xml:space="preserve">NCD Risk Factor Collaboration. Trends in adult body-mass index in 200 countries from 1975 to 2014: a pooled analysis of 1698 population-based measurement studies with 19.2 million participants. </w:t>
      </w:r>
      <w:r w:rsidRPr="00391C55">
        <w:rPr>
          <w:i/>
        </w:rPr>
        <w:t>Lancet</w:t>
      </w:r>
      <w:r w:rsidRPr="00391C55">
        <w:t xml:space="preserve"> 2016; </w:t>
      </w:r>
      <w:r w:rsidRPr="00391C55">
        <w:rPr>
          <w:b/>
        </w:rPr>
        <w:t>387</w:t>
      </w:r>
      <w:r w:rsidRPr="00391C55">
        <w:t>(10026): 1377-96.</w:t>
      </w:r>
    </w:p>
    <w:p w14:paraId="0D7C2A21" w14:textId="77777777" w:rsidR="00391C55" w:rsidRPr="00391C55" w:rsidRDefault="00391C55" w:rsidP="00391C55">
      <w:pPr>
        <w:pStyle w:val="EndNoteBibliography"/>
        <w:spacing w:after="0"/>
      </w:pPr>
      <w:r w:rsidRPr="00391C55">
        <w:t>72.</w:t>
      </w:r>
      <w:r w:rsidRPr="00391C55">
        <w:tab/>
        <w:t xml:space="preserve">Micha R, Khatibzadeh S, Shi P, et al. Global, regional and national consumption of major food groups in 1990 and 2010: a systematic analysis including 266 country-specific nutrition surveys worldwide. </w:t>
      </w:r>
      <w:r w:rsidRPr="00391C55">
        <w:rPr>
          <w:i/>
        </w:rPr>
        <w:t>BMJ Open</w:t>
      </w:r>
      <w:r w:rsidRPr="00391C55">
        <w:t xml:space="preserve"> 2015; </w:t>
      </w:r>
      <w:r w:rsidRPr="00391C55">
        <w:rPr>
          <w:b/>
        </w:rPr>
        <w:t>5</w:t>
      </w:r>
      <w:r w:rsidRPr="00391C55">
        <w:t>(9): e008705.</w:t>
      </w:r>
    </w:p>
    <w:p w14:paraId="65E7F6F0" w14:textId="77777777" w:rsidR="00391C55" w:rsidRPr="00391C55" w:rsidRDefault="00391C55" w:rsidP="00391C55">
      <w:pPr>
        <w:pStyle w:val="EndNoteBibliography"/>
        <w:spacing w:after="0"/>
      </w:pPr>
      <w:r w:rsidRPr="00391C55">
        <w:t>73.</w:t>
      </w:r>
      <w:r w:rsidRPr="00391C55">
        <w:tab/>
        <w:t xml:space="preserve">Powles J, Fahimi S, Micha R, et al. Global, regional and national sodium intakes in 1990 and 2010: a systematic analysis of 24 h urinary sodium excretion and dietary surveys worldwide. </w:t>
      </w:r>
      <w:r w:rsidRPr="00391C55">
        <w:rPr>
          <w:i/>
        </w:rPr>
        <w:t>BMJ Open</w:t>
      </w:r>
      <w:r w:rsidRPr="00391C55">
        <w:t xml:space="preserve"> 2013; </w:t>
      </w:r>
      <w:r w:rsidRPr="00391C55">
        <w:rPr>
          <w:b/>
        </w:rPr>
        <w:t>3</w:t>
      </w:r>
      <w:r w:rsidRPr="00391C55">
        <w:t>(12): e003733.</w:t>
      </w:r>
    </w:p>
    <w:p w14:paraId="14E78BE5" w14:textId="77777777" w:rsidR="00391C55" w:rsidRPr="00391C55" w:rsidRDefault="00391C55" w:rsidP="00391C55">
      <w:pPr>
        <w:pStyle w:val="EndNoteBibliography"/>
        <w:spacing w:after="0"/>
      </w:pPr>
      <w:r w:rsidRPr="00391C55">
        <w:t>74.</w:t>
      </w:r>
      <w:r w:rsidRPr="00391C55">
        <w:tab/>
        <w:t xml:space="preserve">NCD Risk Factor Collaboration. A century of trends in adult human height. </w:t>
      </w:r>
      <w:r w:rsidRPr="00391C55">
        <w:rPr>
          <w:i/>
        </w:rPr>
        <w:t>eLife</w:t>
      </w:r>
      <w:r w:rsidRPr="00391C55">
        <w:t xml:space="preserve"> 2016; </w:t>
      </w:r>
      <w:r w:rsidRPr="00391C55">
        <w:rPr>
          <w:b/>
        </w:rPr>
        <w:t>5</w:t>
      </w:r>
      <w:r w:rsidRPr="00391C55">
        <w:t>: e13410.</w:t>
      </w:r>
    </w:p>
    <w:p w14:paraId="083DB1C7" w14:textId="77777777" w:rsidR="00391C55" w:rsidRPr="00391C55" w:rsidRDefault="00391C55" w:rsidP="00391C55">
      <w:pPr>
        <w:pStyle w:val="EndNoteBibliography"/>
        <w:spacing w:after="0"/>
      </w:pPr>
      <w:r w:rsidRPr="00391C55">
        <w:t>75.</w:t>
      </w:r>
      <w:r w:rsidRPr="00391C55">
        <w:tab/>
        <w:t xml:space="preserve">Lee AC, Katz J, Blencowe H, et al. National and regional estimates of term and preterm babies born small for gestational age in 138 low-income and middle-income countries in 2010. </w:t>
      </w:r>
      <w:r w:rsidRPr="00391C55">
        <w:rPr>
          <w:i/>
        </w:rPr>
        <w:t>Lancet Glob Health</w:t>
      </w:r>
      <w:r w:rsidRPr="00391C55">
        <w:t xml:space="preserve"> 2013; </w:t>
      </w:r>
      <w:r w:rsidRPr="00391C55">
        <w:rPr>
          <w:b/>
        </w:rPr>
        <w:t>1</w:t>
      </w:r>
      <w:r w:rsidRPr="00391C55">
        <w:t>(1): e26-36.</w:t>
      </w:r>
    </w:p>
    <w:p w14:paraId="29BD59FC" w14:textId="77777777" w:rsidR="00391C55" w:rsidRPr="00391C55" w:rsidRDefault="00391C55" w:rsidP="00391C55">
      <w:pPr>
        <w:pStyle w:val="EndNoteBibliography"/>
        <w:spacing w:after="0"/>
      </w:pPr>
      <w:r w:rsidRPr="00391C55">
        <w:t>76.</w:t>
      </w:r>
      <w:r w:rsidRPr="00391C55">
        <w:tab/>
        <w:t xml:space="preserve">Stevens GA, Finucane MM, Paciorek CJ, et al. Trends in mild, moderate, and severe stunting and underweight, and progress towards MDG 1 in 141 developing countries: a systematic analysis of population representative data. </w:t>
      </w:r>
      <w:r w:rsidRPr="00391C55">
        <w:rPr>
          <w:i/>
        </w:rPr>
        <w:t>Lancet</w:t>
      </w:r>
      <w:r w:rsidRPr="00391C55">
        <w:t xml:space="preserve"> 2012; </w:t>
      </w:r>
      <w:r w:rsidRPr="00391C55">
        <w:rPr>
          <w:b/>
        </w:rPr>
        <w:t>380</w:t>
      </w:r>
      <w:r w:rsidRPr="00391C55">
        <w:t>(9844): 824-34.</w:t>
      </w:r>
    </w:p>
    <w:p w14:paraId="5688FBBF" w14:textId="77777777" w:rsidR="00391C55" w:rsidRPr="00391C55" w:rsidRDefault="00391C55" w:rsidP="00391C55">
      <w:pPr>
        <w:pStyle w:val="EndNoteBibliography"/>
        <w:spacing w:after="0"/>
      </w:pPr>
      <w:r w:rsidRPr="00391C55">
        <w:t>77.</w:t>
      </w:r>
      <w:r w:rsidRPr="00391C55">
        <w:tab/>
        <w:t xml:space="preserve">Chow CK, Teo KK, Rangarajan S, et al. Prevalence, awareness, treatment, and control of hypertension in rural and urban communities in high-, middle-, and low-income countries. </w:t>
      </w:r>
      <w:r w:rsidRPr="00391C55">
        <w:rPr>
          <w:i/>
        </w:rPr>
        <w:t>JAMA</w:t>
      </w:r>
      <w:r w:rsidRPr="00391C55">
        <w:t xml:space="preserve"> 2013; </w:t>
      </w:r>
      <w:r w:rsidRPr="00391C55">
        <w:rPr>
          <w:b/>
        </w:rPr>
        <w:t>310</w:t>
      </w:r>
      <w:r w:rsidRPr="00391C55">
        <w:t>(9): 959-68.</w:t>
      </w:r>
    </w:p>
    <w:p w14:paraId="273B53DA" w14:textId="77777777" w:rsidR="00391C55" w:rsidRPr="00391C55" w:rsidRDefault="00391C55" w:rsidP="00391C55">
      <w:pPr>
        <w:pStyle w:val="EndNoteBibliography"/>
      </w:pPr>
      <w:r w:rsidRPr="00391C55">
        <w:t>78.</w:t>
      </w:r>
      <w:r w:rsidRPr="00391C55">
        <w:tab/>
        <w:t xml:space="preserve">Olsen MH, Angell SY, Asma S, et al. A call to action and a lifecourse strategy to address the global burden of raised blood pressure on current and future generations: the Lancet Commission on hypertension. </w:t>
      </w:r>
      <w:r w:rsidRPr="00391C55">
        <w:rPr>
          <w:i/>
        </w:rPr>
        <w:t>The Lancet</w:t>
      </w:r>
      <w:r w:rsidRPr="00391C55">
        <w:t>. Published online September 23, 2016. DOI: 10.1016/S0140-6736(16)31134-5.</w:t>
      </w:r>
    </w:p>
    <w:p w14:paraId="3E7F7D89" w14:textId="78351389" w:rsidR="009B43B5" w:rsidRPr="00D10B24" w:rsidRDefault="00A06174" w:rsidP="0047358F">
      <w:pPr>
        <w:spacing w:after="0" w:line="360" w:lineRule="auto"/>
        <w:rPr>
          <w:rFonts w:ascii="Times New Roman" w:eastAsia="Malgun Gothic" w:hAnsi="Times New Roman" w:cs="Times New Roman"/>
          <w:b/>
          <w:bCs/>
          <w:color w:val="000000"/>
          <w:sz w:val="24"/>
          <w:szCs w:val="24"/>
          <w:lang w:eastAsia="en-US"/>
        </w:rPr>
      </w:pPr>
      <w:r w:rsidRPr="00126451">
        <w:rPr>
          <w:rFonts w:ascii="Times New Roman" w:eastAsia="Malgun Gothic" w:hAnsi="Times New Roman" w:cs="Times New Roman"/>
          <w:b/>
          <w:bCs/>
          <w:color w:val="000000"/>
          <w:sz w:val="24"/>
          <w:szCs w:val="24"/>
          <w:lang w:eastAsia="en-US"/>
        </w:rPr>
        <w:fldChar w:fldCharType="end"/>
      </w:r>
    </w:p>
    <w:sectPr w:rsidR="009B43B5" w:rsidRPr="00D10B24">
      <w:footerReference w:type="default" r:id="rId11"/>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0" w:author="Majid" w:date="2016-10-12T12:45:00Z" w:initials="M">
    <w:p w14:paraId="55EE2A7E" w14:textId="4DC1C977" w:rsidR="00092223" w:rsidRDefault="00092223">
      <w:pPr>
        <w:pStyle w:val="CommentText"/>
      </w:pPr>
      <w:r>
        <w:rPr>
          <w:rStyle w:val="CommentReference"/>
        </w:rPr>
        <w:annotationRef/>
      </w:r>
      <w:proofErr w:type="gramStart"/>
      <w:r>
        <w:t>cite</w:t>
      </w:r>
      <w:proofErr w:type="gramEnd"/>
      <w:r>
        <w:t xml:space="preserve"> Lancet HTN commission here [[[to add manually to the proofs]]]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2A7885E" w15:done="0"/>
  <w15:commentEx w15:paraId="5253B403" w15:done="0"/>
  <w15:commentEx w15:paraId="7B68A6E5" w15:done="0"/>
  <w15:commentEx w15:paraId="55EE2A7E"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6A5EF0F" w14:textId="77777777" w:rsidR="007E1AF5" w:rsidRDefault="007E1AF5" w:rsidP="00EF60F5">
      <w:pPr>
        <w:spacing w:after="0" w:line="240" w:lineRule="auto"/>
      </w:pPr>
      <w:r>
        <w:separator/>
      </w:r>
    </w:p>
  </w:endnote>
  <w:endnote w:type="continuationSeparator" w:id="0">
    <w:p w14:paraId="42FAFE9F" w14:textId="77777777" w:rsidR="007E1AF5" w:rsidRDefault="007E1AF5" w:rsidP="00EF60F5">
      <w:pPr>
        <w:spacing w:after="0" w:line="240" w:lineRule="auto"/>
      </w:pPr>
      <w:r>
        <w:continuationSeparator/>
      </w:r>
    </w:p>
  </w:endnote>
  <w:endnote w:type="continuationNotice" w:id="1">
    <w:p w14:paraId="5103DDE0" w14:textId="77777777" w:rsidR="007E1AF5" w:rsidRDefault="007E1AF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Malgun Gothic">
    <w:panose1 w:val="020B0503020000020004"/>
    <w:charset w:val="81"/>
    <w:family w:val="swiss"/>
    <w:pitch w:val="variable"/>
    <w:sig w:usb0="900002AF" w:usb1="09D77CFB" w:usb2="00000012" w:usb3="00000000" w:csb0="0008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0379290"/>
      <w:docPartObj>
        <w:docPartGallery w:val="Page Numbers (Bottom of Page)"/>
        <w:docPartUnique/>
      </w:docPartObj>
    </w:sdtPr>
    <w:sdtEndPr>
      <w:rPr>
        <w:noProof/>
      </w:rPr>
    </w:sdtEndPr>
    <w:sdtContent>
      <w:p w14:paraId="3930340D" w14:textId="3C7CE5D1" w:rsidR="00D75BA4" w:rsidRDefault="00D75BA4">
        <w:pPr>
          <w:pStyle w:val="Footer"/>
          <w:jc w:val="right"/>
        </w:pPr>
        <w:r>
          <w:fldChar w:fldCharType="begin"/>
        </w:r>
        <w:r>
          <w:instrText xml:space="preserve"> PAGE   \* MERGEFORMAT </w:instrText>
        </w:r>
        <w:r>
          <w:fldChar w:fldCharType="separate"/>
        </w:r>
        <w:r w:rsidR="001C3337">
          <w:rPr>
            <w:noProof/>
          </w:rPr>
          <w:t>34</w:t>
        </w:r>
        <w:r>
          <w:rPr>
            <w:noProof/>
          </w:rPr>
          <w:fldChar w:fldCharType="end"/>
        </w:r>
      </w:p>
    </w:sdtContent>
  </w:sdt>
  <w:p w14:paraId="3C6ED2D4" w14:textId="77777777" w:rsidR="002162DE" w:rsidRDefault="002162D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F537BD5" w14:textId="77777777" w:rsidR="007E1AF5" w:rsidRDefault="007E1AF5" w:rsidP="00EF60F5">
      <w:pPr>
        <w:spacing w:after="0" w:line="240" w:lineRule="auto"/>
      </w:pPr>
      <w:r>
        <w:separator/>
      </w:r>
    </w:p>
  </w:footnote>
  <w:footnote w:type="continuationSeparator" w:id="0">
    <w:p w14:paraId="51EB17BE" w14:textId="77777777" w:rsidR="007E1AF5" w:rsidRDefault="007E1AF5" w:rsidP="00EF60F5">
      <w:pPr>
        <w:spacing w:after="0" w:line="240" w:lineRule="auto"/>
      </w:pPr>
      <w:r>
        <w:continuationSeparator/>
      </w:r>
    </w:p>
  </w:footnote>
  <w:footnote w:type="continuationNotice" w:id="1">
    <w:p w14:paraId="28EC466E" w14:textId="77777777" w:rsidR="007E1AF5" w:rsidRDefault="007E1AF5">
      <w:pPr>
        <w:spacing w:after="0" w:line="24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788627B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42E0330"/>
    <w:multiLevelType w:val="hybridMultilevel"/>
    <w:tmpl w:val="76B8E5A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0D2D3024"/>
    <w:multiLevelType w:val="hybridMultilevel"/>
    <w:tmpl w:val="B928E1D8"/>
    <w:lvl w:ilvl="0" w:tplc="074E776A">
      <w:numFmt w:val="bullet"/>
      <w:lvlText w:val=""/>
      <w:lvlJc w:val="left"/>
      <w:pPr>
        <w:ind w:left="720" w:hanging="360"/>
      </w:pPr>
      <w:rPr>
        <w:rFonts w:ascii="Symbol" w:eastAsiaTheme="minorEastAsia" w:hAnsi="Symbol" w:cs="Times New Roman"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
    <w:nsid w:val="2C4E6552"/>
    <w:multiLevelType w:val="multilevel"/>
    <w:tmpl w:val="A2F87D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8F95BA5"/>
    <w:multiLevelType w:val="hybridMultilevel"/>
    <w:tmpl w:val="31841308"/>
    <w:lvl w:ilvl="0" w:tplc="82AC7A02">
      <w:numFmt w:val="bullet"/>
      <w:lvlText w:val=""/>
      <w:lvlJc w:val="left"/>
      <w:pPr>
        <w:ind w:left="720" w:hanging="360"/>
      </w:pPr>
      <w:rPr>
        <w:rFonts w:ascii="Symbol" w:eastAsiaTheme="minorEastAsia"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9B21932"/>
    <w:multiLevelType w:val="hybridMultilevel"/>
    <w:tmpl w:val="73982902"/>
    <w:lvl w:ilvl="0" w:tplc="A952599E">
      <w:numFmt w:val="bullet"/>
      <w:lvlText w:val=""/>
      <w:lvlJc w:val="left"/>
      <w:pPr>
        <w:ind w:left="720" w:hanging="360"/>
      </w:pPr>
      <w:rPr>
        <w:rFonts w:ascii="Symbol" w:eastAsiaTheme="minorEastAsia"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44761482"/>
    <w:multiLevelType w:val="hybridMultilevel"/>
    <w:tmpl w:val="0A70BC98"/>
    <w:lvl w:ilvl="0" w:tplc="FA80C040">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1"/>
  </w:num>
  <w:num w:numId="4">
    <w:abstractNumId w:val="0"/>
  </w:num>
  <w:num w:numId="5">
    <w:abstractNumId w:val="3"/>
  </w:num>
  <w:num w:numId="6">
    <w:abstractNumId w:val="2"/>
  </w:num>
  <w:num w:numId="7">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Zhou, Bin">
    <w15:presenceInfo w15:providerId="AD" w15:userId="S-1-5-21-243037206-41955558-561332275-6837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hdrShapeDefaults>
    <o:shapedefaults v:ext="edit" spidmax="30721"/>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Lancet wOnlineFirs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expzzado9st5ceptv5v0ttevt2xpwrvx900&quot;&gt;bp paper&lt;record-ids&gt;&lt;item&gt;1&lt;/item&gt;&lt;item&gt;2&lt;/item&gt;&lt;item&gt;4&lt;/item&gt;&lt;item&gt;6&lt;/item&gt;&lt;item&gt;9&lt;/item&gt;&lt;item&gt;10&lt;/item&gt;&lt;item&gt;13&lt;/item&gt;&lt;item&gt;14&lt;/item&gt;&lt;item&gt;17&lt;/item&gt;&lt;item&gt;18&lt;/item&gt;&lt;item&gt;23&lt;/item&gt;&lt;item&gt;24&lt;/item&gt;&lt;item&gt;25&lt;/item&gt;&lt;item&gt;28&lt;/item&gt;&lt;item&gt;29&lt;/item&gt;&lt;item&gt;32&lt;/item&gt;&lt;item&gt;37&lt;/item&gt;&lt;item&gt;39&lt;/item&gt;&lt;item&gt;44&lt;/item&gt;&lt;item&gt;50&lt;/item&gt;&lt;item&gt;51&lt;/item&gt;&lt;item&gt;53&lt;/item&gt;&lt;item&gt;55&lt;/item&gt;&lt;item&gt;56&lt;/item&gt;&lt;item&gt;57&lt;/item&gt;&lt;item&gt;59&lt;/item&gt;&lt;item&gt;60&lt;/item&gt;&lt;item&gt;61&lt;/item&gt;&lt;item&gt;62&lt;/item&gt;&lt;item&gt;63&lt;/item&gt;&lt;item&gt;65&lt;/item&gt;&lt;item&gt;68&lt;/item&gt;&lt;item&gt;69&lt;/item&gt;&lt;item&gt;70&lt;/item&gt;&lt;item&gt;71&lt;/item&gt;&lt;item&gt;72&lt;/item&gt;&lt;item&gt;73&lt;/item&gt;&lt;item&gt;74&lt;/item&gt;&lt;item&gt;75&lt;/item&gt;&lt;item&gt;76&lt;/item&gt;&lt;item&gt;77&lt;/item&gt;&lt;item&gt;78&lt;/item&gt;&lt;item&gt;79&lt;/item&gt;&lt;item&gt;80&lt;/item&gt;&lt;item&gt;81&lt;/item&gt;&lt;item&gt;82&lt;/item&gt;&lt;item&gt;83&lt;/item&gt;&lt;item&gt;106&lt;/item&gt;&lt;item&gt;108&lt;/item&gt;&lt;item&gt;109&lt;/item&gt;&lt;item&gt;110&lt;/item&gt;&lt;item&gt;118&lt;/item&gt;&lt;item&gt;119&lt;/item&gt;&lt;item&gt;127&lt;/item&gt;&lt;item&gt;128&lt;/item&gt;&lt;item&gt;129&lt;/item&gt;&lt;item&gt;130&lt;/item&gt;&lt;item&gt;131&lt;/item&gt;&lt;item&gt;132&lt;/item&gt;&lt;item&gt;133&lt;/item&gt;&lt;item&gt;134&lt;/item&gt;&lt;item&gt;135&lt;/item&gt;&lt;item&gt;136&lt;/item&gt;&lt;item&gt;137&lt;/item&gt;&lt;item&gt;139&lt;/item&gt;&lt;item&gt;141&lt;/item&gt;&lt;item&gt;143&lt;/item&gt;&lt;item&gt;148&lt;/item&gt;&lt;item&gt;150&lt;/item&gt;&lt;item&gt;155&lt;/item&gt;&lt;item&gt;158&lt;/item&gt;&lt;item&gt;159&lt;/item&gt;&lt;item&gt;160&lt;/item&gt;&lt;item&gt;164&lt;/item&gt;&lt;item&gt;165&lt;/item&gt;&lt;item&gt;167&lt;/item&gt;&lt;item&gt;170&lt;/item&gt;&lt;item&gt;195&lt;/item&gt;&lt;/record-ids&gt;&lt;/item&gt;&lt;/Libraries&gt;"/>
  </w:docVars>
  <w:rsids>
    <w:rsidRoot w:val="002F0CDF"/>
    <w:rsid w:val="00003CE7"/>
    <w:rsid w:val="00010BBD"/>
    <w:rsid w:val="000115EA"/>
    <w:rsid w:val="00014BCC"/>
    <w:rsid w:val="000166FA"/>
    <w:rsid w:val="000206C7"/>
    <w:rsid w:val="000227CD"/>
    <w:rsid w:val="00043956"/>
    <w:rsid w:val="00043E10"/>
    <w:rsid w:val="0004401E"/>
    <w:rsid w:val="000517B2"/>
    <w:rsid w:val="00053D8E"/>
    <w:rsid w:val="000542C8"/>
    <w:rsid w:val="00060CCD"/>
    <w:rsid w:val="00065AD4"/>
    <w:rsid w:val="00070FB7"/>
    <w:rsid w:val="000710E3"/>
    <w:rsid w:val="000718F7"/>
    <w:rsid w:val="000734A1"/>
    <w:rsid w:val="0007353F"/>
    <w:rsid w:val="00075384"/>
    <w:rsid w:val="00076E27"/>
    <w:rsid w:val="00077A83"/>
    <w:rsid w:val="000868EE"/>
    <w:rsid w:val="00092223"/>
    <w:rsid w:val="00097BF0"/>
    <w:rsid w:val="000A319E"/>
    <w:rsid w:val="000A677A"/>
    <w:rsid w:val="000A76BE"/>
    <w:rsid w:val="000A7EDE"/>
    <w:rsid w:val="000B2875"/>
    <w:rsid w:val="000B2C75"/>
    <w:rsid w:val="000B3654"/>
    <w:rsid w:val="000B440E"/>
    <w:rsid w:val="000B69CE"/>
    <w:rsid w:val="000C46DE"/>
    <w:rsid w:val="000C4D3B"/>
    <w:rsid w:val="000C4D76"/>
    <w:rsid w:val="000C5818"/>
    <w:rsid w:val="000C65F3"/>
    <w:rsid w:val="000C668C"/>
    <w:rsid w:val="000C7E6D"/>
    <w:rsid w:val="000D0376"/>
    <w:rsid w:val="000D17EE"/>
    <w:rsid w:val="000D2D38"/>
    <w:rsid w:val="000D64F7"/>
    <w:rsid w:val="000D6FF5"/>
    <w:rsid w:val="000D79F9"/>
    <w:rsid w:val="000E103E"/>
    <w:rsid w:val="000E1972"/>
    <w:rsid w:val="000E3160"/>
    <w:rsid w:val="000E494F"/>
    <w:rsid w:val="000E6B44"/>
    <w:rsid w:val="000F062F"/>
    <w:rsid w:val="000F25CE"/>
    <w:rsid w:val="000F5438"/>
    <w:rsid w:val="0010249C"/>
    <w:rsid w:val="0010464D"/>
    <w:rsid w:val="00106701"/>
    <w:rsid w:val="00107358"/>
    <w:rsid w:val="001111AE"/>
    <w:rsid w:val="00112ED3"/>
    <w:rsid w:val="00117001"/>
    <w:rsid w:val="00121C23"/>
    <w:rsid w:val="0012214B"/>
    <w:rsid w:val="00122EEA"/>
    <w:rsid w:val="00126451"/>
    <w:rsid w:val="00126749"/>
    <w:rsid w:val="00131802"/>
    <w:rsid w:val="00134EF4"/>
    <w:rsid w:val="00135005"/>
    <w:rsid w:val="001355E7"/>
    <w:rsid w:val="00135DDD"/>
    <w:rsid w:val="00146646"/>
    <w:rsid w:val="00147CFD"/>
    <w:rsid w:val="00151966"/>
    <w:rsid w:val="001541F2"/>
    <w:rsid w:val="00156044"/>
    <w:rsid w:val="001563F8"/>
    <w:rsid w:val="00156C2E"/>
    <w:rsid w:val="00156E5D"/>
    <w:rsid w:val="001608F9"/>
    <w:rsid w:val="00162784"/>
    <w:rsid w:val="00163A2F"/>
    <w:rsid w:val="0016480C"/>
    <w:rsid w:val="00166379"/>
    <w:rsid w:val="00166F42"/>
    <w:rsid w:val="00167925"/>
    <w:rsid w:val="00174856"/>
    <w:rsid w:val="00175400"/>
    <w:rsid w:val="00181839"/>
    <w:rsid w:val="001819A6"/>
    <w:rsid w:val="0018673C"/>
    <w:rsid w:val="00190335"/>
    <w:rsid w:val="001953A8"/>
    <w:rsid w:val="00195A69"/>
    <w:rsid w:val="001974AE"/>
    <w:rsid w:val="00197F72"/>
    <w:rsid w:val="001A6317"/>
    <w:rsid w:val="001A74A4"/>
    <w:rsid w:val="001A76C5"/>
    <w:rsid w:val="001B15EC"/>
    <w:rsid w:val="001B2111"/>
    <w:rsid w:val="001B4EEA"/>
    <w:rsid w:val="001C084C"/>
    <w:rsid w:val="001C2A67"/>
    <w:rsid w:val="001C3337"/>
    <w:rsid w:val="001C5A05"/>
    <w:rsid w:val="001C5B4D"/>
    <w:rsid w:val="001C78D3"/>
    <w:rsid w:val="001C7FD5"/>
    <w:rsid w:val="001D4DEA"/>
    <w:rsid w:val="001E06F8"/>
    <w:rsid w:val="001E0C98"/>
    <w:rsid w:val="001E19D4"/>
    <w:rsid w:val="001E288E"/>
    <w:rsid w:val="001E73E0"/>
    <w:rsid w:val="001F2C2A"/>
    <w:rsid w:val="001F3C69"/>
    <w:rsid w:val="001F4316"/>
    <w:rsid w:val="001F43CE"/>
    <w:rsid w:val="001F729C"/>
    <w:rsid w:val="001F7C66"/>
    <w:rsid w:val="00200D12"/>
    <w:rsid w:val="00205CE5"/>
    <w:rsid w:val="00206151"/>
    <w:rsid w:val="002132E7"/>
    <w:rsid w:val="0021429E"/>
    <w:rsid w:val="00214E48"/>
    <w:rsid w:val="00215A58"/>
    <w:rsid w:val="002162DE"/>
    <w:rsid w:val="002200D4"/>
    <w:rsid w:val="00220D6D"/>
    <w:rsid w:val="00223C4A"/>
    <w:rsid w:val="00224724"/>
    <w:rsid w:val="002274B2"/>
    <w:rsid w:val="002311CF"/>
    <w:rsid w:val="002339C5"/>
    <w:rsid w:val="00235010"/>
    <w:rsid w:val="002370D0"/>
    <w:rsid w:val="002412A7"/>
    <w:rsid w:val="00243304"/>
    <w:rsid w:val="00245E3E"/>
    <w:rsid w:val="00247617"/>
    <w:rsid w:val="0025315E"/>
    <w:rsid w:val="00253623"/>
    <w:rsid w:val="00254A1E"/>
    <w:rsid w:val="00256CDF"/>
    <w:rsid w:val="002609CC"/>
    <w:rsid w:val="002619F7"/>
    <w:rsid w:val="00263045"/>
    <w:rsid w:val="00264704"/>
    <w:rsid w:val="00264CB4"/>
    <w:rsid w:val="00264E5E"/>
    <w:rsid w:val="0026552B"/>
    <w:rsid w:val="00265669"/>
    <w:rsid w:val="00265F49"/>
    <w:rsid w:val="00265FF3"/>
    <w:rsid w:val="002703C5"/>
    <w:rsid w:val="00273B6B"/>
    <w:rsid w:val="00276413"/>
    <w:rsid w:val="00280031"/>
    <w:rsid w:val="0028116E"/>
    <w:rsid w:val="002876A1"/>
    <w:rsid w:val="00287F8D"/>
    <w:rsid w:val="00291422"/>
    <w:rsid w:val="00292B59"/>
    <w:rsid w:val="002935FB"/>
    <w:rsid w:val="00293777"/>
    <w:rsid w:val="002A0D9F"/>
    <w:rsid w:val="002A471E"/>
    <w:rsid w:val="002A5B0C"/>
    <w:rsid w:val="002A5E99"/>
    <w:rsid w:val="002A7C0D"/>
    <w:rsid w:val="002B01CC"/>
    <w:rsid w:val="002B0FB4"/>
    <w:rsid w:val="002B1262"/>
    <w:rsid w:val="002B3DF9"/>
    <w:rsid w:val="002B44F7"/>
    <w:rsid w:val="002B4B5A"/>
    <w:rsid w:val="002B60BF"/>
    <w:rsid w:val="002B6299"/>
    <w:rsid w:val="002C07A1"/>
    <w:rsid w:val="002C1921"/>
    <w:rsid w:val="002C2511"/>
    <w:rsid w:val="002C3542"/>
    <w:rsid w:val="002C520D"/>
    <w:rsid w:val="002C7F10"/>
    <w:rsid w:val="002D1319"/>
    <w:rsid w:val="002D172E"/>
    <w:rsid w:val="002D1777"/>
    <w:rsid w:val="002D3400"/>
    <w:rsid w:val="002D3993"/>
    <w:rsid w:val="002D56B9"/>
    <w:rsid w:val="002E04D7"/>
    <w:rsid w:val="002E1CEB"/>
    <w:rsid w:val="002E3B47"/>
    <w:rsid w:val="002E4E33"/>
    <w:rsid w:val="002E5569"/>
    <w:rsid w:val="002E6E14"/>
    <w:rsid w:val="002F0CDF"/>
    <w:rsid w:val="002F56A2"/>
    <w:rsid w:val="002F64F8"/>
    <w:rsid w:val="00300550"/>
    <w:rsid w:val="0030426F"/>
    <w:rsid w:val="00305380"/>
    <w:rsid w:val="00306367"/>
    <w:rsid w:val="0031093B"/>
    <w:rsid w:val="00314F4F"/>
    <w:rsid w:val="00322A0D"/>
    <w:rsid w:val="00327443"/>
    <w:rsid w:val="00333355"/>
    <w:rsid w:val="00337BD4"/>
    <w:rsid w:val="003464A0"/>
    <w:rsid w:val="003477A6"/>
    <w:rsid w:val="00347FA6"/>
    <w:rsid w:val="00351591"/>
    <w:rsid w:val="003525FF"/>
    <w:rsid w:val="003534B9"/>
    <w:rsid w:val="00360AF9"/>
    <w:rsid w:val="003626E4"/>
    <w:rsid w:val="00365B7A"/>
    <w:rsid w:val="003672EB"/>
    <w:rsid w:val="00367695"/>
    <w:rsid w:val="00371CE0"/>
    <w:rsid w:val="00372CA7"/>
    <w:rsid w:val="00372F85"/>
    <w:rsid w:val="00380C28"/>
    <w:rsid w:val="00384B6A"/>
    <w:rsid w:val="00391C55"/>
    <w:rsid w:val="003927D3"/>
    <w:rsid w:val="00393228"/>
    <w:rsid w:val="00394397"/>
    <w:rsid w:val="003A0787"/>
    <w:rsid w:val="003A2C1A"/>
    <w:rsid w:val="003A5C33"/>
    <w:rsid w:val="003A7B9C"/>
    <w:rsid w:val="003B13CA"/>
    <w:rsid w:val="003B4ABA"/>
    <w:rsid w:val="003B7DFB"/>
    <w:rsid w:val="003B7F26"/>
    <w:rsid w:val="003C004F"/>
    <w:rsid w:val="003C2458"/>
    <w:rsid w:val="003C5A05"/>
    <w:rsid w:val="003C606A"/>
    <w:rsid w:val="003C60C4"/>
    <w:rsid w:val="003C7438"/>
    <w:rsid w:val="003C77BD"/>
    <w:rsid w:val="003D1F4D"/>
    <w:rsid w:val="003D256E"/>
    <w:rsid w:val="003D6592"/>
    <w:rsid w:val="003E5D37"/>
    <w:rsid w:val="003F0165"/>
    <w:rsid w:val="003F0E2E"/>
    <w:rsid w:val="003F2C8D"/>
    <w:rsid w:val="003F7E01"/>
    <w:rsid w:val="004029FD"/>
    <w:rsid w:val="00403253"/>
    <w:rsid w:val="004048B9"/>
    <w:rsid w:val="00405F24"/>
    <w:rsid w:val="00406673"/>
    <w:rsid w:val="004076BF"/>
    <w:rsid w:val="004076C4"/>
    <w:rsid w:val="00407AD0"/>
    <w:rsid w:val="0041248D"/>
    <w:rsid w:val="004149C5"/>
    <w:rsid w:val="00421023"/>
    <w:rsid w:val="0042245E"/>
    <w:rsid w:val="0042260A"/>
    <w:rsid w:val="0042561A"/>
    <w:rsid w:val="00425ACC"/>
    <w:rsid w:val="00434BC7"/>
    <w:rsid w:val="00435951"/>
    <w:rsid w:val="0044065F"/>
    <w:rsid w:val="00440C50"/>
    <w:rsid w:val="00441454"/>
    <w:rsid w:val="00444C0D"/>
    <w:rsid w:val="00445EE5"/>
    <w:rsid w:val="004501BC"/>
    <w:rsid w:val="00460574"/>
    <w:rsid w:val="004637EA"/>
    <w:rsid w:val="00470F43"/>
    <w:rsid w:val="00471710"/>
    <w:rsid w:val="0047358F"/>
    <w:rsid w:val="00475CD6"/>
    <w:rsid w:val="0047641D"/>
    <w:rsid w:val="00477E54"/>
    <w:rsid w:val="00483592"/>
    <w:rsid w:val="004A027D"/>
    <w:rsid w:val="004A16EF"/>
    <w:rsid w:val="004A2CC4"/>
    <w:rsid w:val="004A46CF"/>
    <w:rsid w:val="004B5201"/>
    <w:rsid w:val="004B564A"/>
    <w:rsid w:val="004B5E5B"/>
    <w:rsid w:val="004B71D5"/>
    <w:rsid w:val="004C0831"/>
    <w:rsid w:val="004C0D2E"/>
    <w:rsid w:val="004C21F3"/>
    <w:rsid w:val="004C4EE5"/>
    <w:rsid w:val="004D04B4"/>
    <w:rsid w:val="004D4E47"/>
    <w:rsid w:val="004D5F9E"/>
    <w:rsid w:val="004E0726"/>
    <w:rsid w:val="004E1CC6"/>
    <w:rsid w:val="004E2338"/>
    <w:rsid w:val="004E511B"/>
    <w:rsid w:val="004E55A3"/>
    <w:rsid w:val="004F67F2"/>
    <w:rsid w:val="00500E9C"/>
    <w:rsid w:val="00504E62"/>
    <w:rsid w:val="00505143"/>
    <w:rsid w:val="00506159"/>
    <w:rsid w:val="005061B7"/>
    <w:rsid w:val="00511558"/>
    <w:rsid w:val="00511C65"/>
    <w:rsid w:val="00511F56"/>
    <w:rsid w:val="0051523B"/>
    <w:rsid w:val="00516E64"/>
    <w:rsid w:val="00520420"/>
    <w:rsid w:val="005219D1"/>
    <w:rsid w:val="0052327B"/>
    <w:rsid w:val="005241DC"/>
    <w:rsid w:val="005256ED"/>
    <w:rsid w:val="00531ECB"/>
    <w:rsid w:val="00536BFE"/>
    <w:rsid w:val="00536EAB"/>
    <w:rsid w:val="00542AE8"/>
    <w:rsid w:val="00542CCF"/>
    <w:rsid w:val="005442C0"/>
    <w:rsid w:val="00544E56"/>
    <w:rsid w:val="00560D22"/>
    <w:rsid w:val="005613F8"/>
    <w:rsid w:val="00562E9A"/>
    <w:rsid w:val="0057069B"/>
    <w:rsid w:val="00571FF8"/>
    <w:rsid w:val="0057628A"/>
    <w:rsid w:val="00577716"/>
    <w:rsid w:val="00577835"/>
    <w:rsid w:val="00581031"/>
    <w:rsid w:val="005812ED"/>
    <w:rsid w:val="0058485E"/>
    <w:rsid w:val="0058575B"/>
    <w:rsid w:val="00593310"/>
    <w:rsid w:val="00593D08"/>
    <w:rsid w:val="00594792"/>
    <w:rsid w:val="00594BC6"/>
    <w:rsid w:val="00595B42"/>
    <w:rsid w:val="005973B2"/>
    <w:rsid w:val="00597624"/>
    <w:rsid w:val="005A320B"/>
    <w:rsid w:val="005A4422"/>
    <w:rsid w:val="005A460E"/>
    <w:rsid w:val="005B0266"/>
    <w:rsid w:val="005B12F5"/>
    <w:rsid w:val="005B1F66"/>
    <w:rsid w:val="005B22F5"/>
    <w:rsid w:val="005B702F"/>
    <w:rsid w:val="005B7BF1"/>
    <w:rsid w:val="005B7F63"/>
    <w:rsid w:val="005C279F"/>
    <w:rsid w:val="005C3152"/>
    <w:rsid w:val="005C446B"/>
    <w:rsid w:val="005D2552"/>
    <w:rsid w:val="005D2E4F"/>
    <w:rsid w:val="005D7D99"/>
    <w:rsid w:val="005E098B"/>
    <w:rsid w:val="005E0A06"/>
    <w:rsid w:val="005E58C5"/>
    <w:rsid w:val="00600B93"/>
    <w:rsid w:val="00601454"/>
    <w:rsid w:val="00602DCD"/>
    <w:rsid w:val="00603AA1"/>
    <w:rsid w:val="00605593"/>
    <w:rsid w:val="00605621"/>
    <w:rsid w:val="00610460"/>
    <w:rsid w:val="00614DA3"/>
    <w:rsid w:val="00617BF9"/>
    <w:rsid w:val="00620561"/>
    <w:rsid w:val="00623DA3"/>
    <w:rsid w:val="0063625E"/>
    <w:rsid w:val="00644DCB"/>
    <w:rsid w:val="00647CC5"/>
    <w:rsid w:val="006522F4"/>
    <w:rsid w:val="00656CE1"/>
    <w:rsid w:val="0066480D"/>
    <w:rsid w:val="00666A7A"/>
    <w:rsid w:val="00672A46"/>
    <w:rsid w:val="0067313B"/>
    <w:rsid w:val="0067535A"/>
    <w:rsid w:val="006775D3"/>
    <w:rsid w:val="00680166"/>
    <w:rsid w:val="00683452"/>
    <w:rsid w:val="00687752"/>
    <w:rsid w:val="0069135B"/>
    <w:rsid w:val="00691A33"/>
    <w:rsid w:val="00692E90"/>
    <w:rsid w:val="00692F80"/>
    <w:rsid w:val="0069465D"/>
    <w:rsid w:val="00695861"/>
    <w:rsid w:val="00696AF4"/>
    <w:rsid w:val="006A1E51"/>
    <w:rsid w:val="006A4D30"/>
    <w:rsid w:val="006A4FBB"/>
    <w:rsid w:val="006B2835"/>
    <w:rsid w:val="006B2D56"/>
    <w:rsid w:val="006B3B8F"/>
    <w:rsid w:val="006B4D1A"/>
    <w:rsid w:val="006C46B8"/>
    <w:rsid w:val="006D119E"/>
    <w:rsid w:val="006D1F85"/>
    <w:rsid w:val="006D250D"/>
    <w:rsid w:val="006D760B"/>
    <w:rsid w:val="006E18BE"/>
    <w:rsid w:val="006E5A68"/>
    <w:rsid w:val="006E5C08"/>
    <w:rsid w:val="006F1202"/>
    <w:rsid w:val="006F3531"/>
    <w:rsid w:val="006F42CF"/>
    <w:rsid w:val="006F4BD1"/>
    <w:rsid w:val="006F60F8"/>
    <w:rsid w:val="00705988"/>
    <w:rsid w:val="00711B7D"/>
    <w:rsid w:val="00713DD5"/>
    <w:rsid w:val="0071426A"/>
    <w:rsid w:val="007150DC"/>
    <w:rsid w:val="0071522D"/>
    <w:rsid w:val="007162D4"/>
    <w:rsid w:val="00721F64"/>
    <w:rsid w:val="0072446D"/>
    <w:rsid w:val="00730E16"/>
    <w:rsid w:val="00734447"/>
    <w:rsid w:val="0074002C"/>
    <w:rsid w:val="0074109A"/>
    <w:rsid w:val="00746F52"/>
    <w:rsid w:val="007473D3"/>
    <w:rsid w:val="00750F23"/>
    <w:rsid w:val="00753358"/>
    <w:rsid w:val="00753D84"/>
    <w:rsid w:val="0075432B"/>
    <w:rsid w:val="00756452"/>
    <w:rsid w:val="0076107B"/>
    <w:rsid w:val="007619D6"/>
    <w:rsid w:val="00763CD2"/>
    <w:rsid w:val="00766164"/>
    <w:rsid w:val="00767399"/>
    <w:rsid w:val="0076763E"/>
    <w:rsid w:val="00770114"/>
    <w:rsid w:val="00771C33"/>
    <w:rsid w:val="007749F6"/>
    <w:rsid w:val="00775359"/>
    <w:rsid w:val="00784106"/>
    <w:rsid w:val="007848F6"/>
    <w:rsid w:val="0078768A"/>
    <w:rsid w:val="007878F0"/>
    <w:rsid w:val="00796D54"/>
    <w:rsid w:val="007A1134"/>
    <w:rsid w:val="007A1CE5"/>
    <w:rsid w:val="007A2320"/>
    <w:rsid w:val="007A6F14"/>
    <w:rsid w:val="007B00E3"/>
    <w:rsid w:val="007B0434"/>
    <w:rsid w:val="007B1179"/>
    <w:rsid w:val="007B1359"/>
    <w:rsid w:val="007B57C5"/>
    <w:rsid w:val="007B663B"/>
    <w:rsid w:val="007C0C33"/>
    <w:rsid w:val="007C4C6D"/>
    <w:rsid w:val="007D2C43"/>
    <w:rsid w:val="007D5A89"/>
    <w:rsid w:val="007E1AF5"/>
    <w:rsid w:val="007E397D"/>
    <w:rsid w:val="007F0C18"/>
    <w:rsid w:val="00803A36"/>
    <w:rsid w:val="00806F33"/>
    <w:rsid w:val="00810EFE"/>
    <w:rsid w:val="008146C2"/>
    <w:rsid w:val="008164A1"/>
    <w:rsid w:val="00820433"/>
    <w:rsid w:val="00820EC9"/>
    <w:rsid w:val="00824DDF"/>
    <w:rsid w:val="00825433"/>
    <w:rsid w:val="008269CB"/>
    <w:rsid w:val="00833F15"/>
    <w:rsid w:val="0083405C"/>
    <w:rsid w:val="00844084"/>
    <w:rsid w:val="00844DE9"/>
    <w:rsid w:val="008461C4"/>
    <w:rsid w:val="00851DB3"/>
    <w:rsid w:val="008545BE"/>
    <w:rsid w:val="00854CA3"/>
    <w:rsid w:val="00860B32"/>
    <w:rsid w:val="00860D0B"/>
    <w:rsid w:val="00865076"/>
    <w:rsid w:val="008652B8"/>
    <w:rsid w:val="008701B0"/>
    <w:rsid w:val="00873A70"/>
    <w:rsid w:val="0087418D"/>
    <w:rsid w:val="008759E2"/>
    <w:rsid w:val="00875BF4"/>
    <w:rsid w:val="00880750"/>
    <w:rsid w:val="00880CE1"/>
    <w:rsid w:val="0088143C"/>
    <w:rsid w:val="008821B8"/>
    <w:rsid w:val="0088443E"/>
    <w:rsid w:val="00887610"/>
    <w:rsid w:val="00890F6B"/>
    <w:rsid w:val="00893BAE"/>
    <w:rsid w:val="00895EAE"/>
    <w:rsid w:val="00897439"/>
    <w:rsid w:val="008A0F41"/>
    <w:rsid w:val="008A54F1"/>
    <w:rsid w:val="008A613D"/>
    <w:rsid w:val="008A742D"/>
    <w:rsid w:val="008A7C58"/>
    <w:rsid w:val="008B03EE"/>
    <w:rsid w:val="008B0507"/>
    <w:rsid w:val="008B4389"/>
    <w:rsid w:val="008B75C7"/>
    <w:rsid w:val="008C293B"/>
    <w:rsid w:val="008C3210"/>
    <w:rsid w:val="008C3FEC"/>
    <w:rsid w:val="008C4685"/>
    <w:rsid w:val="008C6B7A"/>
    <w:rsid w:val="008C7A27"/>
    <w:rsid w:val="008C7C31"/>
    <w:rsid w:val="008D6557"/>
    <w:rsid w:val="008D6E6C"/>
    <w:rsid w:val="008E307B"/>
    <w:rsid w:val="008E394B"/>
    <w:rsid w:val="008E42FE"/>
    <w:rsid w:val="008E5CF6"/>
    <w:rsid w:val="008E6A9F"/>
    <w:rsid w:val="008E79C5"/>
    <w:rsid w:val="008F1137"/>
    <w:rsid w:val="008F3617"/>
    <w:rsid w:val="008F59FA"/>
    <w:rsid w:val="00900554"/>
    <w:rsid w:val="00900FA8"/>
    <w:rsid w:val="00904F5C"/>
    <w:rsid w:val="00907E3D"/>
    <w:rsid w:val="00913027"/>
    <w:rsid w:val="009178E6"/>
    <w:rsid w:val="009201E8"/>
    <w:rsid w:val="00921FD0"/>
    <w:rsid w:val="00923B91"/>
    <w:rsid w:val="00924415"/>
    <w:rsid w:val="009253B2"/>
    <w:rsid w:val="00927073"/>
    <w:rsid w:val="009328F9"/>
    <w:rsid w:val="00933804"/>
    <w:rsid w:val="00936F29"/>
    <w:rsid w:val="00947D95"/>
    <w:rsid w:val="00954509"/>
    <w:rsid w:val="00954D97"/>
    <w:rsid w:val="00955ABA"/>
    <w:rsid w:val="00957D05"/>
    <w:rsid w:val="00960E09"/>
    <w:rsid w:val="00961ADB"/>
    <w:rsid w:val="00965156"/>
    <w:rsid w:val="00965328"/>
    <w:rsid w:val="009704C1"/>
    <w:rsid w:val="009714C5"/>
    <w:rsid w:val="0097512B"/>
    <w:rsid w:val="0098174A"/>
    <w:rsid w:val="00981878"/>
    <w:rsid w:val="00982D47"/>
    <w:rsid w:val="009858C0"/>
    <w:rsid w:val="00986F87"/>
    <w:rsid w:val="00987367"/>
    <w:rsid w:val="00987690"/>
    <w:rsid w:val="009918FD"/>
    <w:rsid w:val="0099333B"/>
    <w:rsid w:val="00995603"/>
    <w:rsid w:val="009A01EE"/>
    <w:rsid w:val="009A0C33"/>
    <w:rsid w:val="009A23FF"/>
    <w:rsid w:val="009A45AC"/>
    <w:rsid w:val="009A6E8C"/>
    <w:rsid w:val="009A7F5E"/>
    <w:rsid w:val="009B0BED"/>
    <w:rsid w:val="009B4073"/>
    <w:rsid w:val="009B43B5"/>
    <w:rsid w:val="009B6861"/>
    <w:rsid w:val="009B69ED"/>
    <w:rsid w:val="009D26F5"/>
    <w:rsid w:val="009D30EA"/>
    <w:rsid w:val="009D360D"/>
    <w:rsid w:val="009D6C0B"/>
    <w:rsid w:val="009E00A1"/>
    <w:rsid w:val="009E1582"/>
    <w:rsid w:val="009E44E4"/>
    <w:rsid w:val="009F3834"/>
    <w:rsid w:val="009F696D"/>
    <w:rsid w:val="009F6DEA"/>
    <w:rsid w:val="00A00EAE"/>
    <w:rsid w:val="00A01A52"/>
    <w:rsid w:val="00A02A82"/>
    <w:rsid w:val="00A02D72"/>
    <w:rsid w:val="00A04B51"/>
    <w:rsid w:val="00A05119"/>
    <w:rsid w:val="00A057AA"/>
    <w:rsid w:val="00A06174"/>
    <w:rsid w:val="00A064D0"/>
    <w:rsid w:val="00A06F2B"/>
    <w:rsid w:val="00A075BA"/>
    <w:rsid w:val="00A102DC"/>
    <w:rsid w:val="00A113F9"/>
    <w:rsid w:val="00A13C36"/>
    <w:rsid w:val="00A14305"/>
    <w:rsid w:val="00A1761B"/>
    <w:rsid w:val="00A2144F"/>
    <w:rsid w:val="00A235D3"/>
    <w:rsid w:val="00A24A7B"/>
    <w:rsid w:val="00A2531A"/>
    <w:rsid w:val="00A27777"/>
    <w:rsid w:val="00A27AC5"/>
    <w:rsid w:val="00A332EB"/>
    <w:rsid w:val="00A34332"/>
    <w:rsid w:val="00A36A65"/>
    <w:rsid w:val="00A46A36"/>
    <w:rsid w:val="00A47811"/>
    <w:rsid w:val="00A5135F"/>
    <w:rsid w:val="00A52D72"/>
    <w:rsid w:val="00A574B5"/>
    <w:rsid w:val="00A62910"/>
    <w:rsid w:val="00A64FC4"/>
    <w:rsid w:val="00A6704E"/>
    <w:rsid w:val="00A719D9"/>
    <w:rsid w:val="00A748F2"/>
    <w:rsid w:val="00A90A50"/>
    <w:rsid w:val="00A918EC"/>
    <w:rsid w:val="00A92CCE"/>
    <w:rsid w:val="00A93C4F"/>
    <w:rsid w:val="00A9666E"/>
    <w:rsid w:val="00AA028E"/>
    <w:rsid w:val="00AA2EE1"/>
    <w:rsid w:val="00AA3FF7"/>
    <w:rsid w:val="00AA40B4"/>
    <w:rsid w:val="00AA7277"/>
    <w:rsid w:val="00AA72F3"/>
    <w:rsid w:val="00AA7BDF"/>
    <w:rsid w:val="00AB03C0"/>
    <w:rsid w:val="00AB1049"/>
    <w:rsid w:val="00AB1B68"/>
    <w:rsid w:val="00AB3EB7"/>
    <w:rsid w:val="00AB4CD1"/>
    <w:rsid w:val="00AB72D8"/>
    <w:rsid w:val="00AB7F94"/>
    <w:rsid w:val="00AC02BB"/>
    <w:rsid w:val="00AC13C5"/>
    <w:rsid w:val="00AC64CA"/>
    <w:rsid w:val="00AD3B0C"/>
    <w:rsid w:val="00AD3DC4"/>
    <w:rsid w:val="00AE00D6"/>
    <w:rsid w:val="00AE38B2"/>
    <w:rsid w:val="00AE4EF6"/>
    <w:rsid w:val="00AE564D"/>
    <w:rsid w:val="00AF2C9C"/>
    <w:rsid w:val="00AF2FD0"/>
    <w:rsid w:val="00AF59B2"/>
    <w:rsid w:val="00AF5A96"/>
    <w:rsid w:val="00AF78AA"/>
    <w:rsid w:val="00B00E67"/>
    <w:rsid w:val="00B0160A"/>
    <w:rsid w:val="00B048E5"/>
    <w:rsid w:val="00B06DF4"/>
    <w:rsid w:val="00B12EB8"/>
    <w:rsid w:val="00B16045"/>
    <w:rsid w:val="00B20049"/>
    <w:rsid w:val="00B224D4"/>
    <w:rsid w:val="00B31A52"/>
    <w:rsid w:val="00B3220E"/>
    <w:rsid w:val="00B33F96"/>
    <w:rsid w:val="00B34422"/>
    <w:rsid w:val="00B3504F"/>
    <w:rsid w:val="00B37123"/>
    <w:rsid w:val="00B40035"/>
    <w:rsid w:val="00B443DA"/>
    <w:rsid w:val="00B51FD6"/>
    <w:rsid w:val="00B56760"/>
    <w:rsid w:val="00B56BED"/>
    <w:rsid w:val="00B60100"/>
    <w:rsid w:val="00B61002"/>
    <w:rsid w:val="00B6195F"/>
    <w:rsid w:val="00B666C4"/>
    <w:rsid w:val="00B67C9F"/>
    <w:rsid w:val="00B67E89"/>
    <w:rsid w:val="00B70065"/>
    <w:rsid w:val="00B70B62"/>
    <w:rsid w:val="00B70CDE"/>
    <w:rsid w:val="00B770FC"/>
    <w:rsid w:val="00B80CDA"/>
    <w:rsid w:val="00B84CAE"/>
    <w:rsid w:val="00B86E53"/>
    <w:rsid w:val="00B94FAF"/>
    <w:rsid w:val="00BA0C95"/>
    <w:rsid w:val="00BA6A8A"/>
    <w:rsid w:val="00BA74FC"/>
    <w:rsid w:val="00BB3963"/>
    <w:rsid w:val="00BB3AE9"/>
    <w:rsid w:val="00BB6C4C"/>
    <w:rsid w:val="00BB72EE"/>
    <w:rsid w:val="00BC1986"/>
    <w:rsid w:val="00BC1DD7"/>
    <w:rsid w:val="00BC2955"/>
    <w:rsid w:val="00BC7BD5"/>
    <w:rsid w:val="00BD3953"/>
    <w:rsid w:val="00BD455A"/>
    <w:rsid w:val="00BE0823"/>
    <w:rsid w:val="00BE12C7"/>
    <w:rsid w:val="00BE5B57"/>
    <w:rsid w:val="00BE6F42"/>
    <w:rsid w:val="00BF0CB3"/>
    <w:rsid w:val="00BF107C"/>
    <w:rsid w:val="00BF14F0"/>
    <w:rsid w:val="00C00616"/>
    <w:rsid w:val="00C0142C"/>
    <w:rsid w:val="00C03537"/>
    <w:rsid w:val="00C039B6"/>
    <w:rsid w:val="00C04EFE"/>
    <w:rsid w:val="00C06995"/>
    <w:rsid w:val="00C1421A"/>
    <w:rsid w:val="00C1622D"/>
    <w:rsid w:val="00C170CF"/>
    <w:rsid w:val="00C20C68"/>
    <w:rsid w:val="00C21761"/>
    <w:rsid w:val="00C226E8"/>
    <w:rsid w:val="00C26F17"/>
    <w:rsid w:val="00C3198A"/>
    <w:rsid w:val="00C3211F"/>
    <w:rsid w:val="00C32E8E"/>
    <w:rsid w:val="00C34A7A"/>
    <w:rsid w:val="00C3756A"/>
    <w:rsid w:val="00C443BA"/>
    <w:rsid w:val="00C44A91"/>
    <w:rsid w:val="00C52BCA"/>
    <w:rsid w:val="00C53AFC"/>
    <w:rsid w:val="00C544FA"/>
    <w:rsid w:val="00C54B92"/>
    <w:rsid w:val="00C61F1F"/>
    <w:rsid w:val="00C70191"/>
    <w:rsid w:val="00C709C2"/>
    <w:rsid w:val="00C70F9B"/>
    <w:rsid w:val="00C7379A"/>
    <w:rsid w:val="00C74E82"/>
    <w:rsid w:val="00C751F9"/>
    <w:rsid w:val="00C7581C"/>
    <w:rsid w:val="00C9100D"/>
    <w:rsid w:val="00C93FAA"/>
    <w:rsid w:val="00C95FBA"/>
    <w:rsid w:val="00CA3850"/>
    <w:rsid w:val="00CB205D"/>
    <w:rsid w:val="00CB5CA6"/>
    <w:rsid w:val="00CC0FED"/>
    <w:rsid w:val="00CC2587"/>
    <w:rsid w:val="00CD0088"/>
    <w:rsid w:val="00CD0727"/>
    <w:rsid w:val="00CD27E8"/>
    <w:rsid w:val="00CD280D"/>
    <w:rsid w:val="00CD28E6"/>
    <w:rsid w:val="00CD3CDD"/>
    <w:rsid w:val="00CD3DD3"/>
    <w:rsid w:val="00CD5866"/>
    <w:rsid w:val="00CD5EBE"/>
    <w:rsid w:val="00CD76B6"/>
    <w:rsid w:val="00CE2AB0"/>
    <w:rsid w:val="00CE4548"/>
    <w:rsid w:val="00CE7981"/>
    <w:rsid w:val="00CE7B29"/>
    <w:rsid w:val="00CE7D8E"/>
    <w:rsid w:val="00CE7DF3"/>
    <w:rsid w:val="00CF6500"/>
    <w:rsid w:val="00D03BF1"/>
    <w:rsid w:val="00D0441F"/>
    <w:rsid w:val="00D0699A"/>
    <w:rsid w:val="00D06D0F"/>
    <w:rsid w:val="00D10B24"/>
    <w:rsid w:val="00D15314"/>
    <w:rsid w:val="00D2025A"/>
    <w:rsid w:val="00D20F96"/>
    <w:rsid w:val="00D21071"/>
    <w:rsid w:val="00D2367B"/>
    <w:rsid w:val="00D256BC"/>
    <w:rsid w:val="00D325C6"/>
    <w:rsid w:val="00D36573"/>
    <w:rsid w:val="00D36EB4"/>
    <w:rsid w:val="00D42409"/>
    <w:rsid w:val="00D43035"/>
    <w:rsid w:val="00D46869"/>
    <w:rsid w:val="00D50202"/>
    <w:rsid w:val="00D50316"/>
    <w:rsid w:val="00D527E0"/>
    <w:rsid w:val="00D537DC"/>
    <w:rsid w:val="00D5477C"/>
    <w:rsid w:val="00D555EC"/>
    <w:rsid w:val="00D5759A"/>
    <w:rsid w:val="00D62627"/>
    <w:rsid w:val="00D64E25"/>
    <w:rsid w:val="00D66C80"/>
    <w:rsid w:val="00D7381F"/>
    <w:rsid w:val="00D73879"/>
    <w:rsid w:val="00D739C3"/>
    <w:rsid w:val="00D73D97"/>
    <w:rsid w:val="00D75BA4"/>
    <w:rsid w:val="00D765D0"/>
    <w:rsid w:val="00D7744C"/>
    <w:rsid w:val="00D8048F"/>
    <w:rsid w:val="00D82CB1"/>
    <w:rsid w:val="00D85E6E"/>
    <w:rsid w:val="00D9206F"/>
    <w:rsid w:val="00D93C09"/>
    <w:rsid w:val="00D9641A"/>
    <w:rsid w:val="00D976D3"/>
    <w:rsid w:val="00DA24D5"/>
    <w:rsid w:val="00DB1ACF"/>
    <w:rsid w:val="00DB5CEA"/>
    <w:rsid w:val="00DB7F87"/>
    <w:rsid w:val="00DC00B0"/>
    <w:rsid w:val="00DC71A6"/>
    <w:rsid w:val="00DC7D1E"/>
    <w:rsid w:val="00DD207C"/>
    <w:rsid w:val="00DD3D34"/>
    <w:rsid w:val="00DE141E"/>
    <w:rsid w:val="00DE1500"/>
    <w:rsid w:val="00DE1D02"/>
    <w:rsid w:val="00DE225C"/>
    <w:rsid w:val="00DE35A4"/>
    <w:rsid w:val="00DE7034"/>
    <w:rsid w:val="00DE70D9"/>
    <w:rsid w:val="00DF5269"/>
    <w:rsid w:val="00DF5EE2"/>
    <w:rsid w:val="00DF75B7"/>
    <w:rsid w:val="00DF7B66"/>
    <w:rsid w:val="00E00212"/>
    <w:rsid w:val="00E03DC0"/>
    <w:rsid w:val="00E05062"/>
    <w:rsid w:val="00E10FC9"/>
    <w:rsid w:val="00E121E3"/>
    <w:rsid w:val="00E142CE"/>
    <w:rsid w:val="00E15292"/>
    <w:rsid w:val="00E20412"/>
    <w:rsid w:val="00E33214"/>
    <w:rsid w:val="00E445E4"/>
    <w:rsid w:val="00E50B8F"/>
    <w:rsid w:val="00E513F6"/>
    <w:rsid w:val="00E5151F"/>
    <w:rsid w:val="00E51B4B"/>
    <w:rsid w:val="00E54D8F"/>
    <w:rsid w:val="00E568D1"/>
    <w:rsid w:val="00E57AFD"/>
    <w:rsid w:val="00E61330"/>
    <w:rsid w:val="00E678A3"/>
    <w:rsid w:val="00E67F5F"/>
    <w:rsid w:val="00E70BFD"/>
    <w:rsid w:val="00E71A55"/>
    <w:rsid w:val="00E72D58"/>
    <w:rsid w:val="00E7753A"/>
    <w:rsid w:val="00E8198C"/>
    <w:rsid w:val="00E83C5C"/>
    <w:rsid w:val="00E83E20"/>
    <w:rsid w:val="00E8501D"/>
    <w:rsid w:val="00E87384"/>
    <w:rsid w:val="00E91A3B"/>
    <w:rsid w:val="00E95869"/>
    <w:rsid w:val="00E97F27"/>
    <w:rsid w:val="00EA5BBE"/>
    <w:rsid w:val="00EA6BEF"/>
    <w:rsid w:val="00EB09D7"/>
    <w:rsid w:val="00EB33E7"/>
    <w:rsid w:val="00EB3B8B"/>
    <w:rsid w:val="00EB3E99"/>
    <w:rsid w:val="00EB426C"/>
    <w:rsid w:val="00EB4FDF"/>
    <w:rsid w:val="00EC2BDA"/>
    <w:rsid w:val="00EC4320"/>
    <w:rsid w:val="00EC4A6D"/>
    <w:rsid w:val="00EC5EB4"/>
    <w:rsid w:val="00ED0EBE"/>
    <w:rsid w:val="00ED4CFA"/>
    <w:rsid w:val="00ED688A"/>
    <w:rsid w:val="00EE2467"/>
    <w:rsid w:val="00EE2837"/>
    <w:rsid w:val="00EE3C7D"/>
    <w:rsid w:val="00EE4F67"/>
    <w:rsid w:val="00EE62D2"/>
    <w:rsid w:val="00EF05C7"/>
    <w:rsid w:val="00EF48A0"/>
    <w:rsid w:val="00EF60F5"/>
    <w:rsid w:val="00EF6E31"/>
    <w:rsid w:val="00EF70FD"/>
    <w:rsid w:val="00F00BDA"/>
    <w:rsid w:val="00F05858"/>
    <w:rsid w:val="00F07481"/>
    <w:rsid w:val="00F12595"/>
    <w:rsid w:val="00F14173"/>
    <w:rsid w:val="00F14B70"/>
    <w:rsid w:val="00F15262"/>
    <w:rsid w:val="00F15ED2"/>
    <w:rsid w:val="00F2392B"/>
    <w:rsid w:val="00F23B2D"/>
    <w:rsid w:val="00F26565"/>
    <w:rsid w:val="00F35342"/>
    <w:rsid w:val="00F37748"/>
    <w:rsid w:val="00F40690"/>
    <w:rsid w:val="00F44E2B"/>
    <w:rsid w:val="00F54CAA"/>
    <w:rsid w:val="00F55353"/>
    <w:rsid w:val="00F5561E"/>
    <w:rsid w:val="00F55DF9"/>
    <w:rsid w:val="00F62177"/>
    <w:rsid w:val="00F6440B"/>
    <w:rsid w:val="00F65E07"/>
    <w:rsid w:val="00F66C78"/>
    <w:rsid w:val="00F67F9D"/>
    <w:rsid w:val="00F7025D"/>
    <w:rsid w:val="00F70DA3"/>
    <w:rsid w:val="00F72F7D"/>
    <w:rsid w:val="00F754BD"/>
    <w:rsid w:val="00F77D2F"/>
    <w:rsid w:val="00F804E2"/>
    <w:rsid w:val="00F80EF2"/>
    <w:rsid w:val="00F82C60"/>
    <w:rsid w:val="00F83530"/>
    <w:rsid w:val="00F842D1"/>
    <w:rsid w:val="00F86463"/>
    <w:rsid w:val="00F924A8"/>
    <w:rsid w:val="00F92FB6"/>
    <w:rsid w:val="00F938E1"/>
    <w:rsid w:val="00F93E0A"/>
    <w:rsid w:val="00F967A8"/>
    <w:rsid w:val="00FA1DE7"/>
    <w:rsid w:val="00FA65D8"/>
    <w:rsid w:val="00FC208F"/>
    <w:rsid w:val="00FC2EB7"/>
    <w:rsid w:val="00FC5250"/>
    <w:rsid w:val="00FC6137"/>
    <w:rsid w:val="00FD0EDF"/>
    <w:rsid w:val="00FD1033"/>
    <w:rsid w:val="00FD4B00"/>
    <w:rsid w:val="00FE0A60"/>
    <w:rsid w:val="00FE177B"/>
    <w:rsid w:val="00FE2855"/>
    <w:rsid w:val="00FE31AA"/>
    <w:rsid w:val="00FF22E3"/>
    <w:rsid w:val="00FF2B53"/>
    <w:rsid w:val="00FF344C"/>
    <w:rsid w:val="00FF4789"/>
    <w:rsid w:val="00FF6556"/>
    <w:rsid w:val="00FF6D04"/>
    <w:rsid w:val="00FF7ED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30721"/>
    <o:shapelayout v:ext="edit">
      <o:idmap v:ext="edit" data="1"/>
    </o:shapelayout>
  </w:shapeDefaults>
  <w:decimalSymbol w:val="."/>
  <w:listSeparator w:val=","/>
  <w14:docId w14:val="5EB20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30E16"/>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2D1777"/>
    <w:rPr>
      <w:sz w:val="16"/>
      <w:szCs w:val="16"/>
    </w:rPr>
  </w:style>
  <w:style w:type="paragraph" w:styleId="CommentText">
    <w:name w:val="annotation text"/>
    <w:basedOn w:val="Normal"/>
    <w:link w:val="CommentTextChar"/>
    <w:uiPriority w:val="99"/>
    <w:unhideWhenUsed/>
    <w:rsid w:val="002D1777"/>
    <w:pPr>
      <w:spacing w:line="240" w:lineRule="auto"/>
    </w:pPr>
    <w:rPr>
      <w:sz w:val="20"/>
      <w:szCs w:val="20"/>
    </w:rPr>
  </w:style>
  <w:style w:type="character" w:customStyle="1" w:styleId="CommentTextChar">
    <w:name w:val="Comment Text Char"/>
    <w:basedOn w:val="DefaultParagraphFont"/>
    <w:link w:val="CommentText"/>
    <w:uiPriority w:val="99"/>
    <w:rsid w:val="002D1777"/>
    <w:rPr>
      <w:sz w:val="20"/>
      <w:szCs w:val="20"/>
    </w:rPr>
  </w:style>
  <w:style w:type="paragraph" w:styleId="CommentSubject">
    <w:name w:val="annotation subject"/>
    <w:basedOn w:val="CommentText"/>
    <w:next w:val="CommentText"/>
    <w:link w:val="CommentSubjectChar"/>
    <w:uiPriority w:val="99"/>
    <w:semiHidden/>
    <w:unhideWhenUsed/>
    <w:rsid w:val="002D1777"/>
    <w:rPr>
      <w:b/>
      <w:bCs/>
    </w:rPr>
  </w:style>
  <w:style w:type="character" w:customStyle="1" w:styleId="CommentSubjectChar">
    <w:name w:val="Comment Subject Char"/>
    <w:basedOn w:val="CommentTextChar"/>
    <w:link w:val="CommentSubject"/>
    <w:uiPriority w:val="99"/>
    <w:semiHidden/>
    <w:rsid w:val="002D1777"/>
    <w:rPr>
      <w:b/>
      <w:bCs/>
      <w:sz w:val="20"/>
      <w:szCs w:val="20"/>
    </w:rPr>
  </w:style>
  <w:style w:type="paragraph" w:styleId="BalloonText">
    <w:name w:val="Balloon Text"/>
    <w:basedOn w:val="Normal"/>
    <w:link w:val="BalloonTextChar"/>
    <w:uiPriority w:val="99"/>
    <w:semiHidden/>
    <w:unhideWhenUsed/>
    <w:rsid w:val="002D177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1777"/>
    <w:rPr>
      <w:rFonts w:ascii="Segoe UI" w:hAnsi="Segoe UI" w:cs="Segoe UI"/>
      <w:sz w:val="18"/>
      <w:szCs w:val="18"/>
    </w:rPr>
  </w:style>
  <w:style w:type="paragraph" w:customStyle="1" w:styleId="EndNoteBibliographyTitle">
    <w:name w:val="EndNote Bibliography Title"/>
    <w:basedOn w:val="Normal"/>
    <w:link w:val="EndNoteBibliographyTitleChar"/>
    <w:rsid w:val="00A06174"/>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A06174"/>
    <w:rPr>
      <w:rFonts w:ascii="Calibri" w:hAnsi="Calibri" w:cs="Calibri"/>
      <w:noProof/>
    </w:rPr>
  </w:style>
  <w:style w:type="paragraph" w:customStyle="1" w:styleId="EndNoteBibliography">
    <w:name w:val="EndNote Bibliography"/>
    <w:basedOn w:val="Normal"/>
    <w:link w:val="EndNoteBibliographyChar"/>
    <w:rsid w:val="00A06174"/>
    <w:pPr>
      <w:spacing w:line="240" w:lineRule="auto"/>
      <w:jc w:val="both"/>
    </w:pPr>
    <w:rPr>
      <w:rFonts w:ascii="Calibri" w:hAnsi="Calibri" w:cs="Calibri"/>
      <w:noProof/>
    </w:rPr>
  </w:style>
  <w:style w:type="character" w:customStyle="1" w:styleId="EndNoteBibliographyChar">
    <w:name w:val="EndNote Bibliography Char"/>
    <w:basedOn w:val="DefaultParagraphFont"/>
    <w:link w:val="EndNoteBibliography"/>
    <w:rsid w:val="00A06174"/>
    <w:rPr>
      <w:rFonts w:ascii="Calibri" w:hAnsi="Calibri" w:cs="Calibri"/>
      <w:noProof/>
    </w:rPr>
  </w:style>
  <w:style w:type="paragraph" w:styleId="ListParagraph">
    <w:name w:val="List Paragraph"/>
    <w:basedOn w:val="Normal"/>
    <w:uiPriority w:val="34"/>
    <w:qFormat/>
    <w:rsid w:val="0042245E"/>
    <w:pPr>
      <w:ind w:left="720"/>
      <w:contextualSpacing/>
    </w:pPr>
  </w:style>
  <w:style w:type="paragraph" w:styleId="ListBullet">
    <w:name w:val="List Bullet"/>
    <w:basedOn w:val="Normal"/>
    <w:uiPriority w:val="99"/>
    <w:unhideWhenUsed/>
    <w:rsid w:val="004B5201"/>
    <w:pPr>
      <w:numPr>
        <w:numId w:val="4"/>
      </w:numPr>
      <w:contextualSpacing/>
    </w:pPr>
  </w:style>
  <w:style w:type="character" w:styleId="Hyperlink">
    <w:name w:val="Hyperlink"/>
    <w:basedOn w:val="DefaultParagraphFont"/>
    <w:uiPriority w:val="99"/>
    <w:unhideWhenUsed/>
    <w:rsid w:val="00372CA7"/>
    <w:rPr>
      <w:color w:val="0563C1" w:themeColor="hyperlink"/>
      <w:u w:val="single"/>
    </w:rPr>
  </w:style>
  <w:style w:type="paragraph" w:styleId="Header">
    <w:name w:val="header"/>
    <w:basedOn w:val="Normal"/>
    <w:link w:val="HeaderChar"/>
    <w:uiPriority w:val="99"/>
    <w:unhideWhenUsed/>
    <w:rsid w:val="00EF60F5"/>
    <w:pPr>
      <w:tabs>
        <w:tab w:val="center" w:pos="4153"/>
        <w:tab w:val="right" w:pos="8306"/>
      </w:tabs>
      <w:spacing w:after="0" w:line="240" w:lineRule="auto"/>
    </w:pPr>
  </w:style>
  <w:style w:type="character" w:customStyle="1" w:styleId="HeaderChar">
    <w:name w:val="Header Char"/>
    <w:basedOn w:val="DefaultParagraphFont"/>
    <w:link w:val="Header"/>
    <w:uiPriority w:val="99"/>
    <w:rsid w:val="00EF60F5"/>
  </w:style>
  <w:style w:type="paragraph" w:styleId="Footer">
    <w:name w:val="footer"/>
    <w:basedOn w:val="Normal"/>
    <w:link w:val="FooterChar"/>
    <w:uiPriority w:val="99"/>
    <w:unhideWhenUsed/>
    <w:rsid w:val="00EF60F5"/>
    <w:pPr>
      <w:tabs>
        <w:tab w:val="center" w:pos="4153"/>
        <w:tab w:val="right" w:pos="8306"/>
      </w:tabs>
      <w:spacing w:after="0" w:line="240" w:lineRule="auto"/>
    </w:pPr>
  </w:style>
  <w:style w:type="character" w:customStyle="1" w:styleId="FooterChar">
    <w:name w:val="Footer Char"/>
    <w:basedOn w:val="DefaultParagraphFont"/>
    <w:link w:val="Footer"/>
    <w:uiPriority w:val="99"/>
    <w:rsid w:val="00EF60F5"/>
  </w:style>
  <w:style w:type="character" w:styleId="FollowedHyperlink">
    <w:name w:val="FollowedHyperlink"/>
    <w:basedOn w:val="DefaultParagraphFont"/>
    <w:uiPriority w:val="99"/>
    <w:semiHidden/>
    <w:unhideWhenUsed/>
    <w:rsid w:val="007D5A89"/>
    <w:rPr>
      <w:color w:val="954F72" w:themeColor="followedHyperlink"/>
      <w:u w:val="single"/>
    </w:rPr>
  </w:style>
  <w:style w:type="paragraph" w:styleId="Revision">
    <w:name w:val="Revision"/>
    <w:hidden/>
    <w:uiPriority w:val="99"/>
    <w:semiHidden/>
    <w:rsid w:val="000718F7"/>
    <w:pPr>
      <w:spacing w:after="0" w:line="240" w:lineRule="auto"/>
    </w:pPr>
  </w:style>
  <w:style w:type="paragraph" w:styleId="NormalWeb">
    <w:name w:val="Normal (Web)"/>
    <w:basedOn w:val="Normal"/>
    <w:uiPriority w:val="99"/>
    <w:semiHidden/>
    <w:unhideWhenUsed/>
    <w:rsid w:val="001F7C66"/>
    <w:pPr>
      <w:spacing w:before="100" w:beforeAutospacing="1" w:after="100" w:afterAutospacing="1" w:line="240" w:lineRule="auto"/>
    </w:pPr>
    <w:rPr>
      <w:rFonts w:ascii="Times New Roman" w:hAnsi="Times New Roman" w:cs="Times New Roman"/>
      <w:sz w:val="24"/>
      <w:szCs w:val="24"/>
    </w:rPr>
  </w:style>
  <w:style w:type="character" w:customStyle="1" w:styleId="Heading1Char">
    <w:name w:val="Heading 1 Char"/>
    <w:basedOn w:val="DefaultParagraphFont"/>
    <w:link w:val="Heading1"/>
    <w:uiPriority w:val="9"/>
    <w:rsid w:val="00730E16"/>
    <w:rPr>
      <w:rFonts w:ascii="Times New Roman" w:eastAsia="Times New Roman" w:hAnsi="Times New Roman" w:cs="Times New Roman"/>
      <w:b/>
      <w:bCs/>
      <w:kern w:val="36"/>
      <w:sz w:val="48"/>
      <w:szCs w:val="48"/>
      <w:lang w:val="en-US" w:eastAsia="en-US"/>
    </w:rPr>
  </w:style>
  <w:style w:type="character" w:customStyle="1" w:styleId="highlight">
    <w:name w:val="highlight"/>
    <w:basedOn w:val="DefaultParagraphFont"/>
    <w:rsid w:val="00730E16"/>
  </w:style>
  <w:style w:type="character" w:customStyle="1" w:styleId="cit-name-surname">
    <w:name w:val="cit-name-surname"/>
    <w:basedOn w:val="DefaultParagraphFont"/>
    <w:rsid w:val="0075432B"/>
  </w:style>
  <w:style w:type="character" w:customStyle="1" w:styleId="apple-converted-space">
    <w:name w:val="apple-converted-space"/>
    <w:basedOn w:val="DefaultParagraphFont"/>
    <w:rsid w:val="0075432B"/>
  </w:style>
  <w:style w:type="character" w:customStyle="1" w:styleId="cit-name-given-names">
    <w:name w:val="cit-name-given-names"/>
    <w:basedOn w:val="DefaultParagraphFont"/>
    <w:rsid w:val="0075432B"/>
  </w:style>
  <w:style w:type="character" w:customStyle="1" w:styleId="cit-etal">
    <w:name w:val="cit-etal"/>
    <w:basedOn w:val="DefaultParagraphFont"/>
    <w:rsid w:val="0075432B"/>
  </w:style>
  <w:style w:type="character" w:styleId="HTMLCite">
    <w:name w:val="HTML Cite"/>
    <w:basedOn w:val="DefaultParagraphFont"/>
    <w:uiPriority w:val="99"/>
    <w:semiHidden/>
    <w:unhideWhenUsed/>
    <w:rsid w:val="0075432B"/>
    <w:rPr>
      <w:i/>
      <w:iCs/>
    </w:rPr>
  </w:style>
  <w:style w:type="character" w:customStyle="1" w:styleId="cit-article-title">
    <w:name w:val="cit-article-title"/>
    <w:basedOn w:val="DefaultParagraphFont"/>
    <w:rsid w:val="0075432B"/>
  </w:style>
  <w:style w:type="character" w:customStyle="1" w:styleId="cit-pub-date">
    <w:name w:val="cit-pub-date"/>
    <w:basedOn w:val="DefaultParagraphFont"/>
    <w:rsid w:val="0075432B"/>
  </w:style>
  <w:style w:type="character" w:customStyle="1" w:styleId="cit-vol">
    <w:name w:val="cit-vol"/>
    <w:basedOn w:val="DefaultParagraphFont"/>
    <w:rsid w:val="0075432B"/>
  </w:style>
  <w:style w:type="character" w:customStyle="1" w:styleId="cit-fpage">
    <w:name w:val="cit-fpage"/>
    <w:basedOn w:val="DefaultParagraphFont"/>
    <w:rsid w:val="0075432B"/>
  </w:style>
  <w:style w:type="character" w:customStyle="1" w:styleId="cit-lpage">
    <w:name w:val="cit-lpage"/>
    <w:basedOn w:val="DefaultParagraphFont"/>
    <w:rsid w:val="0075432B"/>
  </w:style>
  <w:style w:type="character" w:customStyle="1" w:styleId="highwire-cite-journal">
    <w:name w:val="highwire-cite-journal"/>
    <w:basedOn w:val="DefaultParagraphFont"/>
    <w:rsid w:val="000115EA"/>
  </w:style>
  <w:style w:type="character" w:customStyle="1" w:styleId="highwire-cite-published-year">
    <w:name w:val="highwire-cite-published-year"/>
    <w:basedOn w:val="DefaultParagraphFont"/>
    <w:rsid w:val="000115EA"/>
  </w:style>
  <w:style w:type="character" w:customStyle="1" w:styleId="highwire-cite-volume-issue">
    <w:name w:val="highwire-cite-volume-issue"/>
    <w:basedOn w:val="DefaultParagraphFont"/>
    <w:rsid w:val="000115EA"/>
  </w:style>
  <w:style w:type="character" w:customStyle="1" w:styleId="highwire-cite-doi">
    <w:name w:val="highwire-cite-doi"/>
    <w:basedOn w:val="DefaultParagraphFont"/>
    <w:rsid w:val="000115EA"/>
  </w:style>
  <w:style w:type="character" w:customStyle="1" w:styleId="highwire-cite-date">
    <w:name w:val="highwire-cite-date"/>
    <w:basedOn w:val="DefaultParagraphFont"/>
    <w:rsid w:val="000115EA"/>
  </w:style>
  <w:style w:type="character" w:customStyle="1" w:styleId="highwire-cite-article-as">
    <w:name w:val="highwire-cite-article-as"/>
    <w:basedOn w:val="DefaultParagraphFont"/>
    <w:rsid w:val="000115EA"/>
  </w:style>
  <w:style w:type="character" w:customStyle="1" w:styleId="italic">
    <w:name w:val="italic"/>
    <w:basedOn w:val="DefaultParagraphFont"/>
    <w:rsid w:val="000115EA"/>
  </w:style>
  <w:style w:type="character" w:customStyle="1" w:styleId="name">
    <w:name w:val="name"/>
    <w:basedOn w:val="DefaultParagraphFont"/>
    <w:rsid w:val="000115EA"/>
  </w:style>
  <w:style w:type="character" w:customStyle="1" w:styleId="contrib-role">
    <w:name w:val="contrib-role"/>
    <w:basedOn w:val="DefaultParagraphFont"/>
    <w:rsid w:val="000115EA"/>
  </w:style>
  <w:style w:type="paragraph" w:styleId="HTMLPreformatted">
    <w:name w:val="HTML Preformatted"/>
    <w:basedOn w:val="Normal"/>
    <w:link w:val="HTMLPreformattedChar"/>
    <w:uiPriority w:val="99"/>
    <w:semiHidden/>
    <w:unhideWhenUsed/>
    <w:rsid w:val="00C2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s-PE" w:eastAsia="es-PE"/>
    </w:rPr>
  </w:style>
  <w:style w:type="character" w:customStyle="1" w:styleId="HTMLPreformattedChar">
    <w:name w:val="HTML Preformatted Char"/>
    <w:basedOn w:val="DefaultParagraphFont"/>
    <w:link w:val="HTMLPreformatted"/>
    <w:uiPriority w:val="99"/>
    <w:semiHidden/>
    <w:rsid w:val="00C226E8"/>
    <w:rPr>
      <w:rFonts w:ascii="Courier New" w:eastAsia="Times New Roman" w:hAnsi="Courier New" w:cs="Courier New"/>
      <w:sz w:val="20"/>
      <w:szCs w:val="20"/>
      <w:lang w:val="es-PE" w:eastAsia="es-PE"/>
    </w:rPr>
  </w:style>
  <w:style w:type="character" w:customStyle="1" w:styleId="ref-journal">
    <w:name w:val="ref-journal"/>
    <w:basedOn w:val="DefaultParagraphFont"/>
    <w:rsid w:val="00C93FAA"/>
  </w:style>
  <w:style w:type="character" w:customStyle="1" w:styleId="ref-vol">
    <w:name w:val="ref-vol"/>
    <w:basedOn w:val="DefaultParagraphFont"/>
    <w:rsid w:val="00C93FAA"/>
  </w:style>
  <w:style w:type="paragraph" w:styleId="PlainText">
    <w:name w:val="Plain Text"/>
    <w:basedOn w:val="Normal"/>
    <w:link w:val="PlainTextChar"/>
    <w:uiPriority w:val="99"/>
    <w:semiHidden/>
    <w:unhideWhenUsed/>
    <w:rsid w:val="005D2E4F"/>
    <w:pPr>
      <w:spacing w:after="0" w:line="240" w:lineRule="auto"/>
    </w:pPr>
    <w:rPr>
      <w:rFonts w:ascii="Calibri" w:hAnsi="Calibri"/>
      <w:szCs w:val="21"/>
    </w:rPr>
  </w:style>
  <w:style w:type="character" w:customStyle="1" w:styleId="PlainTextChar">
    <w:name w:val="Plain Text Char"/>
    <w:basedOn w:val="DefaultParagraphFont"/>
    <w:link w:val="PlainText"/>
    <w:uiPriority w:val="99"/>
    <w:semiHidden/>
    <w:rsid w:val="005D2E4F"/>
    <w:rPr>
      <w:rFonts w:ascii="Calibri" w:hAnsi="Calibri"/>
      <w:szCs w:val="21"/>
    </w:rPr>
  </w:style>
  <w:style w:type="character" w:customStyle="1" w:styleId="jrnl">
    <w:name w:val="jrnl"/>
    <w:basedOn w:val="DefaultParagraphFont"/>
    <w:rsid w:val="0058575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30E16"/>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2D1777"/>
    <w:rPr>
      <w:sz w:val="16"/>
      <w:szCs w:val="16"/>
    </w:rPr>
  </w:style>
  <w:style w:type="paragraph" w:styleId="CommentText">
    <w:name w:val="annotation text"/>
    <w:basedOn w:val="Normal"/>
    <w:link w:val="CommentTextChar"/>
    <w:uiPriority w:val="99"/>
    <w:unhideWhenUsed/>
    <w:rsid w:val="002D1777"/>
    <w:pPr>
      <w:spacing w:line="240" w:lineRule="auto"/>
    </w:pPr>
    <w:rPr>
      <w:sz w:val="20"/>
      <w:szCs w:val="20"/>
    </w:rPr>
  </w:style>
  <w:style w:type="character" w:customStyle="1" w:styleId="CommentTextChar">
    <w:name w:val="Comment Text Char"/>
    <w:basedOn w:val="DefaultParagraphFont"/>
    <w:link w:val="CommentText"/>
    <w:uiPriority w:val="99"/>
    <w:rsid w:val="002D1777"/>
    <w:rPr>
      <w:sz w:val="20"/>
      <w:szCs w:val="20"/>
    </w:rPr>
  </w:style>
  <w:style w:type="paragraph" w:styleId="CommentSubject">
    <w:name w:val="annotation subject"/>
    <w:basedOn w:val="CommentText"/>
    <w:next w:val="CommentText"/>
    <w:link w:val="CommentSubjectChar"/>
    <w:uiPriority w:val="99"/>
    <w:semiHidden/>
    <w:unhideWhenUsed/>
    <w:rsid w:val="002D1777"/>
    <w:rPr>
      <w:b/>
      <w:bCs/>
    </w:rPr>
  </w:style>
  <w:style w:type="character" w:customStyle="1" w:styleId="CommentSubjectChar">
    <w:name w:val="Comment Subject Char"/>
    <w:basedOn w:val="CommentTextChar"/>
    <w:link w:val="CommentSubject"/>
    <w:uiPriority w:val="99"/>
    <w:semiHidden/>
    <w:rsid w:val="002D1777"/>
    <w:rPr>
      <w:b/>
      <w:bCs/>
      <w:sz w:val="20"/>
      <w:szCs w:val="20"/>
    </w:rPr>
  </w:style>
  <w:style w:type="paragraph" w:styleId="BalloonText">
    <w:name w:val="Balloon Text"/>
    <w:basedOn w:val="Normal"/>
    <w:link w:val="BalloonTextChar"/>
    <w:uiPriority w:val="99"/>
    <w:semiHidden/>
    <w:unhideWhenUsed/>
    <w:rsid w:val="002D177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1777"/>
    <w:rPr>
      <w:rFonts w:ascii="Segoe UI" w:hAnsi="Segoe UI" w:cs="Segoe UI"/>
      <w:sz w:val="18"/>
      <w:szCs w:val="18"/>
    </w:rPr>
  </w:style>
  <w:style w:type="paragraph" w:customStyle="1" w:styleId="EndNoteBibliographyTitle">
    <w:name w:val="EndNote Bibliography Title"/>
    <w:basedOn w:val="Normal"/>
    <w:link w:val="EndNoteBibliographyTitleChar"/>
    <w:rsid w:val="00A06174"/>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A06174"/>
    <w:rPr>
      <w:rFonts w:ascii="Calibri" w:hAnsi="Calibri" w:cs="Calibri"/>
      <w:noProof/>
    </w:rPr>
  </w:style>
  <w:style w:type="paragraph" w:customStyle="1" w:styleId="EndNoteBibliography">
    <w:name w:val="EndNote Bibliography"/>
    <w:basedOn w:val="Normal"/>
    <w:link w:val="EndNoteBibliographyChar"/>
    <w:rsid w:val="00A06174"/>
    <w:pPr>
      <w:spacing w:line="240" w:lineRule="auto"/>
      <w:jc w:val="both"/>
    </w:pPr>
    <w:rPr>
      <w:rFonts w:ascii="Calibri" w:hAnsi="Calibri" w:cs="Calibri"/>
      <w:noProof/>
    </w:rPr>
  </w:style>
  <w:style w:type="character" w:customStyle="1" w:styleId="EndNoteBibliographyChar">
    <w:name w:val="EndNote Bibliography Char"/>
    <w:basedOn w:val="DefaultParagraphFont"/>
    <w:link w:val="EndNoteBibliography"/>
    <w:rsid w:val="00A06174"/>
    <w:rPr>
      <w:rFonts w:ascii="Calibri" w:hAnsi="Calibri" w:cs="Calibri"/>
      <w:noProof/>
    </w:rPr>
  </w:style>
  <w:style w:type="paragraph" w:styleId="ListParagraph">
    <w:name w:val="List Paragraph"/>
    <w:basedOn w:val="Normal"/>
    <w:uiPriority w:val="34"/>
    <w:qFormat/>
    <w:rsid w:val="0042245E"/>
    <w:pPr>
      <w:ind w:left="720"/>
      <w:contextualSpacing/>
    </w:pPr>
  </w:style>
  <w:style w:type="paragraph" w:styleId="ListBullet">
    <w:name w:val="List Bullet"/>
    <w:basedOn w:val="Normal"/>
    <w:uiPriority w:val="99"/>
    <w:unhideWhenUsed/>
    <w:rsid w:val="004B5201"/>
    <w:pPr>
      <w:numPr>
        <w:numId w:val="4"/>
      </w:numPr>
      <w:contextualSpacing/>
    </w:pPr>
  </w:style>
  <w:style w:type="character" w:styleId="Hyperlink">
    <w:name w:val="Hyperlink"/>
    <w:basedOn w:val="DefaultParagraphFont"/>
    <w:uiPriority w:val="99"/>
    <w:unhideWhenUsed/>
    <w:rsid w:val="00372CA7"/>
    <w:rPr>
      <w:color w:val="0563C1" w:themeColor="hyperlink"/>
      <w:u w:val="single"/>
    </w:rPr>
  </w:style>
  <w:style w:type="paragraph" w:styleId="Header">
    <w:name w:val="header"/>
    <w:basedOn w:val="Normal"/>
    <w:link w:val="HeaderChar"/>
    <w:uiPriority w:val="99"/>
    <w:unhideWhenUsed/>
    <w:rsid w:val="00EF60F5"/>
    <w:pPr>
      <w:tabs>
        <w:tab w:val="center" w:pos="4153"/>
        <w:tab w:val="right" w:pos="8306"/>
      </w:tabs>
      <w:spacing w:after="0" w:line="240" w:lineRule="auto"/>
    </w:pPr>
  </w:style>
  <w:style w:type="character" w:customStyle="1" w:styleId="HeaderChar">
    <w:name w:val="Header Char"/>
    <w:basedOn w:val="DefaultParagraphFont"/>
    <w:link w:val="Header"/>
    <w:uiPriority w:val="99"/>
    <w:rsid w:val="00EF60F5"/>
  </w:style>
  <w:style w:type="paragraph" w:styleId="Footer">
    <w:name w:val="footer"/>
    <w:basedOn w:val="Normal"/>
    <w:link w:val="FooterChar"/>
    <w:uiPriority w:val="99"/>
    <w:unhideWhenUsed/>
    <w:rsid w:val="00EF60F5"/>
    <w:pPr>
      <w:tabs>
        <w:tab w:val="center" w:pos="4153"/>
        <w:tab w:val="right" w:pos="8306"/>
      </w:tabs>
      <w:spacing w:after="0" w:line="240" w:lineRule="auto"/>
    </w:pPr>
  </w:style>
  <w:style w:type="character" w:customStyle="1" w:styleId="FooterChar">
    <w:name w:val="Footer Char"/>
    <w:basedOn w:val="DefaultParagraphFont"/>
    <w:link w:val="Footer"/>
    <w:uiPriority w:val="99"/>
    <w:rsid w:val="00EF60F5"/>
  </w:style>
  <w:style w:type="character" w:styleId="FollowedHyperlink">
    <w:name w:val="FollowedHyperlink"/>
    <w:basedOn w:val="DefaultParagraphFont"/>
    <w:uiPriority w:val="99"/>
    <w:semiHidden/>
    <w:unhideWhenUsed/>
    <w:rsid w:val="007D5A89"/>
    <w:rPr>
      <w:color w:val="954F72" w:themeColor="followedHyperlink"/>
      <w:u w:val="single"/>
    </w:rPr>
  </w:style>
  <w:style w:type="paragraph" w:styleId="Revision">
    <w:name w:val="Revision"/>
    <w:hidden/>
    <w:uiPriority w:val="99"/>
    <w:semiHidden/>
    <w:rsid w:val="000718F7"/>
    <w:pPr>
      <w:spacing w:after="0" w:line="240" w:lineRule="auto"/>
    </w:pPr>
  </w:style>
  <w:style w:type="paragraph" w:styleId="NormalWeb">
    <w:name w:val="Normal (Web)"/>
    <w:basedOn w:val="Normal"/>
    <w:uiPriority w:val="99"/>
    <w:semiHidden/>
    <w:unhideWhenUsed/>
    <w:rsid w:val="001F7C66"/>
    <w:pPr>
      <w:spacing w:before="100" w:beforeAutospacing="1" w:after="100" w:afterAutospacing="1" w:line="240" w:lineRule="auto"/>
    </w:pPr>
    <w:rPr>
      <w:rFonts w:ascii="Times New Roman" w:hAnsi="Times New Roman" w:cs="Times New Roman"/>
      <w:sz w:val="24"/>
      <w:szCs w:val="24"/>
    </w:rPr>
  </w:style>
  <w:style w:type="character" w:customStyle="1" w:styleId="Heading1Char">
    <w:name w:val="Heading 1 Char"/>
    <w:basedOn w:val="DefaultParagraphFont"/>
    <w:link w:val="Heading1"/>
    <w:uiPriority w:val="9"/>
    <w:rsid w:val="00730E16"/>
    <w:rPr>
      <w:rFonts w:ascii="Times New Roman" w:eastAsia="Times New Roman" w:hAnsi="Times New Roman" w:cs="Times New Roman"/>
      <w:b/>
      <w:bCs/>
      <w:kern w:val="36"/>
      <w:sz w:val="48"/>
      <w:szCs w:val="48"/>
      <w:lang w:val="en-US" w:eastAsia="en-US"/>
    </w:rPr>
  </w:style>
  <w:style w:type="character" w:customStyle="1" w:styleId="highlight">
    <w:name w:val="highlight"/>
    <w:basedOn w:val="DefaultParagraphFont"/>
    <w:rsid w:val="00730E16"/>
  </w:style>
  <w:style w:type="character" w:customStyle="1" w:styleId="cit-name-surname">
    <w:name w:val="cit-name-surname"/>
    <w:basedOn w:val="DefaultParagraphFont"/>
    <w:rsid w:val="0075432B"/>
  </w:style>
  <w:style w:type="character" w:customStyle="1" w:styleId="apple-converted-space">
    <w:name w:val="apple-converted-space"/>
    <w:basedOn w:val="DefaultParagraphFont"/>
    <w:rsid w:val="0075432B"/>
  </w:style>
  <w:style w:type="character" w:customStyle="1" w:styleId="cit-name-given-names">
    <w:name w:val="cit-name-given-names"/>
    <w:basedOn w:val="DefaultParagraphFont"/>
    <w:rsid w:val="0075432B"/>
  </w:style>
  <w:style w:type="character" w:customStyle="1" w:styleId="cit-etal">
    <w:name w:val="cit-etal"/>
    <w:basedOn w:val="DefaultParagraphFont"/>
    <w:rsid w:val="0075432B"/>
  </w:style>
  <w:style w:type="character" w:styleId="HTMLCite">
    <w:name w:val="HTML Cite"/>
    <w:basedOn w:val="DefaultParagraphFont"/>
    <w:uiPriority w:val="99"/>
    <w:semiHidden/>
    <w:unhideWhenUsed/>
    <w:rsid w:val="0075432B"/>
    <w:rPr>
      <w:i/>
      <w:iCs/>
    </w:rPr>
  </w:style>
  <w:style w:type="character" w:customStyle="1" w:styleId="cit-article-title">
    <w:name w:val="cit-article-title"/>
    <w:basedOn w:val="DefaultParagraphFont"/>
    <w:rsid w:val="0075432B"/>
  </w:style>
  <w:style w:type="character" w:customStyle="1" w:styleId="cit-pub-date">
    <w:name w:val="cit-pub-date"/>
    <w:basedOn w:val="DefaultParagraphFont"/>
    <w:rsid w:val="0075432B"/>
  </w:style>
  <w:style w:type="character" w:customStyle="1" w:styleId="cit-vol">
    <w:name w:val="cit-vol"/>
    <w:basedOn w:val="DefaultParagraphFont"/>
    <w:rsid w:val="0075432B"/>
  </w:style>
  <w:style w:type="character" w:customStyle="1" w:styleId="cit-fpage">
    <w:name w:val="cit-fpage"/>
    <w:basedOn w:val="DefaultParagraphFont"/>
    <w:rsid w:val="0075432B"/>
  </w:style>
  <w:style w:type="character" w:customStyle="1" w:styleId="cit-lpage">
    <w:name w:val="cit-lpage"/>
    <w:basedOn w:val="DefaultParagraphFont"/>
    <w:rsid w:val="0075432B"/>
  </w:style>
  <w:style w:type="character" w:customStyle="1" w:styleId="highwire-cite-journal">
    <w:name w:val="highwire-cite-journal"/>
    <w:basedOn w:val="DefaultParagraphFont"/>
    <w:rsid w:val="000115EA"/>
  </w:style>
  <w:style w:type="character" w:customStyle="1" w:styleId="highwire-cite-published-year">
    <w:name w:val="highwire-cite-published-year"/>
    <w:basedOn w:val="DefaultParagraphFont"/>
    <w:rsid w:val="000115EA"/>
  </w:style>
  <w:style w:type="character" w:customStyle="1" w:styleId="highwire-cite-volume-issue">
    <w:name w:val="highwire-cite-volume-issue"/>
    <w:basedOn w:val="DefaultParagraphFont"/>
    <w:rsid w:val="000115EA"/>
  </w:style>
  <w:style w:type="character" w:customStyle="1" w:styleId="highwire-cite-doi">
    <w:name w:val="highwire-cite-doi"/>
    <w:basedOn w:val="DefaultParagraphFont"/>
    <w:rsid w:val="000115EA"/>
  </w:style>
  <w:style w:type="character" w:customStyle="1" w:styleId="highwire-cite-date">
    <w:name w:val="highwire-cite-date"/>
    <w:basedOn w:val="DefaultParagraphFont"/>
    <w:rsid w:val="000115EA"/>
  </w:style>
  <w:style w:type="character" w:customStyle="1" w:styleId="highwire-cite-article-as">
    <w:name w:val="highwire-cite-article-as"/>
    <w:basedOn w:val="DefaultParagraphFont"/>
    <w:rsid w:val="000115EA"/>
  </w:style>
  <w:style w:type="character" w:customStyle="1" w:styleId="italic">
    <w:name w:val="italic"/>
    <w:basedOn w:val="DefaultParagraphFont"/>
    <w:rsid w:val="000115EA"/>
  </w:style>
  <w:style w:type="character" w:customStyle="1" w:styleId="name">
    <w:name w:val="name"/>
    <w:basedOn w:val="DefaultParagraphFont"/>
    <w:rsid w:val="000115EA"/>
  </w:style>
  <w:style w:type="character" w:customStyle="1" w:styleId="contrib-role">
    <w:name w:val="contrib-role"/>
    <w:basedOn w:val="DefaultParagraphFont"/>
    <w:rsid w:val="000115EA"/>
  </w:style>
  <w:style w:type="paragraph" w:styleId="HTMLPreformatted">
    <w:name w:val="HTML Preformatted"/>
    <w:basedOn w:val="Normal"/>
    <w:link w:val="HTMLPreformattedChar"/>
    <w:uiPriority w:val="99"/>
    <w:semiHidden/>
    <w:unhideWhenUsed/>
    <w:rsid w:val="00C2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s-PE" w:eastAsia="es-PE"/>
    </w:rPr>
  </w:style>
  <w:style w:type="character" w:customStyle="1" w:styleId="HTMLPreformattedChar">
    <w:name w:val="HTML Preformatted Char"/>
    <w:basedOn w:val="DefaultParagraphFont"/>
    <w:link w:val="HTMLPreformatted"/>
    <w:uiPriority w:val="99"/>
    <w:semiHidden/>
    <w:rsid w:val="00C226E8"/>
    <w:rPr>
      <w:rFonts w:ascii="Courier New" w:eastAsia="Times New Roman" w:hAnsi="Courier New" w:cs="Courier New"/>
      <w:sz w:val="20"/>
      <w:szCs w:val="20"/>
      <w:lang w:val="es-PE" w:eastAsia="es-PE"/>
    </w:rPr>
  </w:style>
  <w:style w:type="character" w:customStyle="1" w:styleId="ref-journal">
    <w:name w:val="ref-journal"/>
    <w:basedOn w:val="DefaultParagraphFont"/>
    <w:rsid w:val="00C93FAA"/>
  </w:style>
  <w:style w:type="character" w:customStyle="1" w:styleId="ref-vol">
    <w:name w:val="ref-vol"/>
    <w:basedOn w:val="DefaultParagraphFont"/>
    <w:rsid w:val="00C93FAA"/>
  </w:style>
  <w:style w:type="paragraph" w:styleId="PlainText">
    <w:name w:val="Plain Text"/>
    <w:basedOn w:val="Normal"/>
    <w:link w:val="PlainTextChar"/>
    <w:uiPriority w:val="99"/>
    <w:semiHidden/>
    <w:unhideWhenUsed/>
    <w:rsid w:val="005D2E4F"/>
    <w:pPr>
      <w:spacing w:after="0" w:line="240" w:lineRule="auto"/>
    </w:pPr>
    <w:rPr>
      <w:rFonts w:ascii="Calibri" w:hAnsi="Calibri"/>
      <w:szCs w:val="21"/>
    </w:rPr>
  </w:style>
  <w:style w:type="character" w:customStyle="1" w:styleId="PlainTextChar">
    <w:name w:val="Plain Text Char"/>
    <w:basedOn w:val="DefaultParagraphFont"/>
    <w:link w:val="PlainText"/>
    <w:uiPriority w:val="99"/>
    <w:semiHidden/>
    <w:rsid w:val="005D2E4F"/>
    <w:rPr>
      <w:rFonts w:ascii="Calibri" w:hAnsi="Calibri"/>
      <w:szCs w:val="21"/>
    </w:rPr>
  </w:style>
  <w:style w:type="character" w:customStyle="1" w:styleId="jrnl">
    <w:name w:val="jrnl"/>
    <w:basedOn w:val="DefaultParagraphFont"/>
    <w:rsid w:val="005857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1749294">
      <w:bodyDiv w:val="1"/>
      <w:marLeft w:val="0"/>
      <w:marRight w:val="0"/>
      <w:marTop w:val="0"/>
      <w:marBottom w:val="0"/>
      <w:divBdr>
        <w:top w:val="none" w:sz="0" w:space="0" w:color="auto"/>
        <w:left w:val="none" w:sz="0" w:space="0" w:color="auto"/>
        <w:bottom w:val="none" w:sz="0" w:space="0" w:color="auto"/>
        <w:right w:val="none" w:sz="0" w:space="0" w:color="auto"/>
      </w:divBdr>
    </w:div>
    <w:div w:id="518546129">
      <w:bodyDiv w:val="1"/>
      <w:marLeft w:val="0"/>
      <w:marRight w:val="0"/>
      <w:marTop w:val="0"/>
      <w:marBottom w:val="0"/>
      <w:divBdr>
        <w:top w:val="none" w:sz="0" w:space="0" w:color="auto"/>
        <w:left w:val="none" w:sz="0" w:space="0" w:color="auto"/>
        <w:bottom w:val="none" w:sz="0" w:space="0" w:color="auto"/>
        <w:right w:val="none" w:sz="0" w:space="0" w:color="auto"/>
      </w:divBdr>
    </w:div>
    <w:div w:id="549801862">
      <w:bodyDiv w:val="1"/>
      <w:marLeft w:val="0"/>
      <w:marRight w:val="0"/>
      <w:marTop w:val="0"/>
      <w:marBottom w:val="0"/>
      <w:divBdr>
        <w:top w:val="none" w:sz="0" w:space="0" w:color="auto"/>
        <w:left w:val="none" w:sz="0" w:space="0" w:color="auto"/>
        <w:bottom w:val="none" w:sz="0" w:space="0" w:color="auto"/>
        <w:right w:val="none" w:sz="0" w:space="0" w:color="auto"/>
      </w:divBdr>
      <w:divsChild>
        <w:div w:id="1280531303">
          <w:marLeft w:val="0"/>
          <w:marRight w:val="0"/>
          <w:marTop w:val="0"/>
          <w:marBottom w:val="0"/>
          <w:divBdr>
            <w:top w:val="none" w:sz="0" w:space="0" w:color="auto"/>
            <w:left w:val="none" w:sz="0" w:space="0" w:color="auto"/>
            <w:bottom w:val="none" w:sz="0" w:space="0" w:color="auto"/>
            <w:right w:val="none" w:sz="0" w:space="0" w:color="auto"/>
          </w:divBdr>
          <w:divsChild>
            <w:div w:id="1212498850">
              <w:marLeft w:val="0"/>
              <w:marRight w:val="0"/>
              <w:marTop w:val="0"/>
              <w:marBottom w:val="0"/>
              <w:divBdr>
                <w:top w:val="none" w:sz="0" w:space="0" w:color="auto"/>
                <w:left w:val="none" w:sz="0" w:space="0" w:color="auto"/>
                <w:bottom w:val="none" w:sz="0" w:space="0" w:color="auto"/>
                <w:right w:val="none" w:sz="0" w:space="0" w:color="auto"/>
              </w:divBdr>
            </w:div>
            <w:div w:id="1564607774">
              <w:marLeft w:val="0"/>
              <w:marRight w:val="0"/>
              <w:marTop w:val="0"/>
              <w:marBottom w:val="0"/>
              <w:divBdr>
                <w:top w:val="none" w:sz="0" w:space="0" w:color="auto"/>
                <w:left w:val="none" w:sz="0" w:space="0" w:color="auto"/>
                <w:bottom w:val="none" w:sz="0" w:space="0" w:color="auto"/>
                <w:right w:val="none" w:sz="0" w:space="0" w:color="auto"/>
              </w:divBdr>
            </w:div>
          </w:divsChild>
        </w:div>
        <w:div w:id="1920601076">
          <w:marLeft w:val="0"/>
          <w:marRight w:val="0"/>
          <w:marTop w:val="0"/>
          <w:marBottom w:val="0"/>
          <w:divBdr>
            <w:top w:val="none" w:sz="0" w:space="0" w:color="auto"/>
            <w:left w:val="none" w:sz="0" w:space="0" w:color="auto"/>
            <w:bottom w:val="none" w:sz="0" w:space="0" w:color="auto"/>
            <w:right w:val="none" w:sz="0" w:space="0" w:color="auto"/>
          </w:divBdr>
          <w:divsChild>
            <w:div w:id="260381798">
              <w:marLeft w:val="0"/>
              <w:marRight w:val="0"/>
              <w:marTop w:val="0"/>
              <w:marBottom w:val="0"/>
              <w:divBdr>
                <w:top w:val="none" w:sz="0" w:space="0" w:color="auto"/>
                <w:left w:val="none" w:sz="0" w:space="0" w:color="auto"/>
                <w:bottom w:val="none" w:sz="0" w:space="0" w:color="auto"/>
                <w:right w:val="none" w:sz="0" w:space="0" w:color="auto"/>
              </w:divBdr>
            </w:div>
            <w:div w:id="37114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995787">
      <w:bodyDiv w:val="1"/>
      <w:marLeft w:val="0"/>
      <w:marRight w:val="0"/>
      <w:marTop w:val="0"/>
      <w:marBottom w:val="0"/>
      <w:divBdr>
        <w:top w:val="none" w:sz="0" w:space="0" w:color="auto"/>
        <w:left w:val="none" w:sz="0" w:space="0" w:color="auto"/>
        <w:bottom w:val="none" w:sz="0" w:space="0" w:color="auto"/>
        <w:right w:val="none" w:sz="0" w:space="0" w:color="auto"/>
      </w:divBdr>
    </w:div>
    <w:div w:id="629284633">
      <w:bodyDiv w:val="1"/>
      <w:marLeft w:val="0"/>
      <w:marRight w:val="0"/>
      <w:marTop w:val="0"/>
      <w:marBottom w:val="0"/>
      <w:divBdr>
        <w:top w:val="none" w:sz="0" w:space="0" w:color="auto"/>
        <w:left w:val="none" w:sz="0" w:space="0" w:color="auto"/>
        <w:bottom w:val="none" w:sz="0" w:space="0" w:color="auto"/>
        <w:right w:val="none" w:sz="0" w:space="0" w:color="auto"/>
      </w:divBdr>
    </w:div>
    <w:div w:id="656029932">
      <w:bodyDiv w:val="1"/>
      <w:marLeft w:val="0"/>
      <w:marRight w:val="0"/>
      <w:marTop w:val="0"/>
      <w:marBottom w:val="0"/>
      <w:divBdr>
        <w:top w:val="none" w:sz="0" w:space="0" w:color="auto"/>
        <w:left w:val="none" w:sz="0" w:space="0" w:color="auto"/>
        <w:bottom w:val="none" w:sz="0" w:space="0" w:color="auto"/>
        <w:right w:val="none" w:sz="0" w:space="0" w:color="auto"/>
      </w:divBdr>
    </w:div>
    <w:div w:id="933898457">
      <w:bodyDiv w:val="1"/>
      <w:marLeft w:val="0"/>
      <w:marRight w:val="0"/>
      <w:marTop w:val="0"/>
      <w:marBottom w:val="0"/>
      <w:divBdr>
        <w:top w:val="none" w:sz="0" w:space="0" w:color="auto"/>
        <w:left w:val="none" w:sz="0" w:space="0" w:color="auto"/>
        <w:bottom w:val="none" w:sz="0" w:space="0" w:color="auto"/>
        <w:right w:val="none" w:sz="0" w:space="0" w:color="auto"/>
      </w:divBdr>
    </w:div>
    <w:div w:id="1111628326">
      <w:bodyDiv w:val="1"/>
      <w:marLeft w:val="0"/>
      <w:marRight w:val="0"/>
      <w:marTop w:val="0"/>
      <w:marBottom w:val="0"/>
      <w:divBdr>
        <w:top w:val="none" w:sz="0" w:space="0" w:color="auto"/>
        <w:left w:val="none" w:sz="0" w:space="0" w:color="auto"/>
        <w:bottom w:val="none" w:sz="0" w:space="0" w:color="auto"/>
        <w:right w:val="none" w:sz="0" w:space="0" w:color="auto"/>
      </w:divBdr>
    </w:div>
    <w:div w:id="1229849107">
      <w:bodyDiv w:val="1"/>
      <w:marLeft w:val="0"/>
      <w:marRight w:val="0"/>
      <w:marTop w:val="0"/>
      <w:marBottom w:val="0"/>
      <w:divBdr>
        <w:top w:val="none" w:sz="0" w:space="0" w:color="auto"/>
        <w:left w:val="none" w:sz="0" w:space="0" w:color="auto"/>
        <w:bottom w:val="none" w:sz="0" w:space="0" w:color="auto"/>
        <w:right w:val="none" w:sz="0" w:space="0" w:color="auto"/>
      </w:divBdr>
    </w:div>
    <w:div w:id="1239901823">
      <w:bodyDiv w:val="1"/>
      <w:marLeft w:val="0"/>
      <w:marRight w:val="0"/>
      <w:marTop w:val="0"/>
      <w:marBottom w:val="0"/>
      <w:divBdr>
        <w:top w:val="none" w:sz="0" w:space="0" w:color="auto"/>
        <w:left w:val="none" w:sz="0" w:space="0" w:color="auto"/>
        <w:bottom w:val="none" w:sz="0" w:space="0" w:color="auto"/>
        <w:right w:val="none" w:sz="0" w:space="0" w:color="auto"/>
      </w:divBdr>
    </w:div>
    <w:div w:id="1319111031">
      <w:bodyDiv w:val="1"/>
      <w:marLeft w:val="0"/>
      <w:marRight w:val="0"/>
      <w:marTop w:val="0"/>
      <w:marBottom w:val="0"/>
      <w:divBdr>
        <w:top w:val="none" w:sz="0" w:space="0" w:color="auto"/>
        <w:left w:val="none" w:sz="0" w:space="0" w:color="auto"/>
        <w:bottom w:val="none" w:sz="0" w:space="0" w:color="auto"/>
        <w:right w:val="none" w:sz="0" w:space="0" w:color="auto"/>
      </w:divBdr>
    </w:div>
    <w:div w:id="1333754156">
      <w:bodyDiv w:val="1"/>
      <w:marLeft w:val="0"/>
      <w:marRight w:val="0"/>
      <w:marTop w:val="0"/>
      <w:marBottom w:val="0"/>
      <w:divBdr>
        <w:top w:val="none" w:sz="0" w:space="0" w:color="auto"/>
        <w:left w:val="none" w:sz="0" w:space="0" w:color="auto"/>
        <w:bottom w:val="none" w:sz="0" w:space="0" w:color="auto"/>
        <w:right w:val="none" w:sz="0" w:space="0" w:color="auto"/>
      </w:divBdr>
    </w:div>
    <w:div w:id="1359356104">
      <w:bodyDiv w:val="1"/>
      <w:marLeft w:val="0"/>
      <w:marRight w:val="0"/>
      <w:marTop w:val="0"/>
      <w:marBottom w:val="0"/>
      <w:divBdr>
        <w:top w:val="none" w:sz="0" w:space="0" w:color="auto"/>
        <w:left w:val="none" w:sz="0" w:space="0" w:color="auto"/>
        <w:bottom w:val="none" w:sz="0" w:space="0" w:color="auto"/>
        <w:right w:val="none" w:sz="0" w:space="0" w:color="auto"/>
      </w:divBdr>
    </w:div>
    <w:div w:id="1360467309">
      <w:bodyDiv w:val="1"/>
      <w:marLeft w:val="0"/>
      <w:marRight w:val="0"/>
      <w:marTop w:val="0"/>
      <w:marBottom w:val="0"/>
      <w:divBdr>
        <w:top w:val="none" w:sz="0" w:space="0" w:color="auto"/>
        <w:left w:val="none" w:sz="0" w:space="0" w:color="auto"/>
        <w:bottom w:val="none" w:sz="0" w:space="0" w:color="auto"/>
        <w:right w:val="none" w:sz="0" w:space="0" w:color="auto"/>
      </w:divBdr>
    </w:div>
    <w:div w:id="1405032921">
      <w:bodyDiv w:val="1"/>
      <w:marLeft w:val="0"/>
      <w:marRight w:val="0"/>
      <w:marTop w:val="0"/>
      <w:marBottom w:val="0"/>
      <w:divBdr>
        <w:top w:val="none" w:sz="0" w:space="0" w:color="auto"/>
        <w:left w:val="none" w:sz="0" w:space="0" w:color="auto"/>
        <w:bottom w:val="none" w:sz="0" w:space="0" w:color="auto"/>
        <w:right w:val="none" w:sz="0" w:space="0" w:color="auto"/>
      </w:divBdr>
    </w:div>
    <w:div w:id="1493719378">
      <w:bodyDiv w:val="1"/>
      <w:marLeft w:val="0"/>
      <w:marRight w:val="0"/>
      <w:marTop w:val="0"/>
      <w:marBottom w:val="0"/>
      <w:divBdr>
        <w:top w:val="none" w:sz="0" w:space="0" w:color="auto"/>
        <w:left w:val="none" w:sz="0" w:space="0" w:color="auto"/>
        <w:bottom w:val="none" w:sz="0" w:space="0" w:color="auto"/>
        <w:right w:val="none" w:sz="0" w:space="0" w:color="auto"/>
      </w:divBdr>
    </w:div>
    <w:div w:id="1731802886">
      <w:bodyDiv w:val="1"/>
      <w:marLeft w:val="0"/>
      <w:marRight w:val="0"/>
      <w:marTop w:val="0"/>
      <w:marBottom w:val="0"/>
      <w:divBdr>
        <w:top w:val="none" w:sz="0" w:space="0" w:color="auto"/>
        <w:left w:val="none" w:sz="0" w:space="0" w:color="auto"/>
        <w:bottom w:val="none" w:sz="0" w:space="0" w:color="auto"/>
        <w:right w:val="none" w:sz="0" w:space="0" w:color="auto"/>
      </w:divBdr>
    </w:div>
    <w:div w:id="1850557613">
      <w:bodyDiv w:val="1"/>
      <w:marLeft w:val="0"/>
      <w:marRight w:val="0"/>
      <w:marTop w:val="0"/>
      <w:marBottom w:val="0"/>
      <w:divBdr>
        <w:top w:val="none" w:sz="0" w:space="0" w:color="auto"/>
        <w:left w:val="none" w:sz="0" w:space="0" w:color="auto"/>
        <w:bottom w:val="none" w:sz="0" w:space="0" w:color="auto"/>
        <w:right w:val="none" w:sz="0" w:space="0" w:color="auto"/>
      </w:divBdr>
    </w:div>
    <w:div w:id="1961647492">
      <w:bodyDiv w:val="1"/>
      <w:marLeft w:val="0"/>
      <w:marRight w:val="0"/>
      <w:marTop w:val="0"/>
      <w:marBottom w:val="0"/>
      <w:divBdr>
        <w:top w:val="none" w:sz="0" w:space="0" w:color="auto"/>
        <w:left w:val="none" w:sz="0" w:space="0" w:color="auto"/>
        <w:bottom w:val="none" w:sz="0" w:space="0" w:color="auto"/>
        <w:right w:val="none" w:sz="0" w:space="0" w:color="auto"/>
      </w:divBdr>
    </w:div>
    <w:div w:id="1971665567">
      <w:bodyDiv w:val="1"/>
      <w:marLeft w:val="0"/>
      <w:marRight w:val="0"/>
      <w:marTop w:val="0"/>
      <w:marBottom w:val="0"/>
      <w:divBdr>
        <w:top w:val="none" w:sz="0" w:space="0" w:color="auto"/>
        <w:left w:val="none" w:sz="0" w:space="0" w:color="auto"/>
        <w:bottom w:val="none" w:sz="0" w:space="0" w:color="auto"/>
        <w:right w:val="none" w:sz="0" w:space="0" w:color="auto"/>
      </w:divBdr>
    </w:div>
    <w:div w:id="2016103677">
      <w:bodyDiv w:val="1"/>
      <w:marLeft w:val="0"/>
      <w:marRight w:val="0"/>
      <w:marTop w:val="0"/>
      <w:marBottom w:val="0"/>
      <w:divBdr>
        <w:top w:val="none" w:sz="0" w:space="0" w:color="auto"/>
        <w:left w:val="none" w:sz="0" w:space="0" w:color="auto"/>
        <w:bottom w:val="none" w:sz="0" w:space="0" w:color="auto"/>
        <w:right w:val="none" w:sz="0" w:space="0" w:color="auto"/>
      </w:divBdr>
    </w:div>
    <w:div w:id="2103918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microsoft.com/office/2011/relationships/commentsExtended" Target="commentsExtended.xml"/><Relationship Id="rId10" Type="http://schemas.openxmlformats.org/officeDocument/2006/relationships/hyperlink" Target="http://apps.who.int/iris/bitstream/10665/94384/1/9789241506236_eng.pdf?ua=1" TargetMode="External"/><Relationship Id="rId4" Type="http://schemas.microsoft.com/office/2007/relationships/stylesWithEffects" Target="stylesWithEffect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BCCC05-2189-47D9-B3BC-09D88D5D1F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52</Pages>
  <Words>20033</Words>
  <Characters>114189</Characters>
  <Application>Microsoft Office Word</Application>
  <DocSecurity>0</DocSecurity>
  <Lines>951</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Zhou, Bin</dc:creator>
  <cp:lastModifiedBy>Majid</cp:lastModifiedBy>
  <cp:revision>3</cp:revision>
  <cp:lastPrinted>2016-08-26T14:24:00Z</cp:lastPrinted>
  <dcterms:created xsi:type="dcterms:W3CDTF">2016-10-20T20:30:00Z</dcterms:created>
  <dcterms:modified xsi:type="dcterms:W3CDTF">2016-10-20T20:32:00Z</dcterms:modified>
</cp:coreProperties>
</file>